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rtl w:val="0"/>
        </w:rPr>
        <w:t xml:space="preserve">Tip 1 Diyabet Tanılı Çocuklar, Sağlıklı Kardeşleri ve Annelerinde Ebeveynlik Tutumu Algısı</w:t>
      </w:r>
    </w:p>
    <w:p w:rsidR="00000000" w:rsidDel="00000000" w:rsidP="00000000" w:rsidRDefault="00000000" w:rsidRPr="00000000" w14:paraId="00000002">
      <w:pPr>
        <w:keepNext w:val="1"/>
        <w:keepLines w:val="1"/>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Özlem Murzoğlu Kurt</w:t>
      </w:r>
    </w:p>
    <w:p w:rsidR="00000000" w:rsidDel="00000000" w:rsidP="00000000" w:rsidRDefault="00000000" w:rsidRPr="00000000" w14:paraId="00000003">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f4761"/>
          <w:sz w:val="28"/>
          <w:szCs w:val="28"/>
          <w:u w:val="none"/>
          <w:shd w:fill="auto" w:val="clear"/>
          <w:vertAlign w:val="baseline"/>
          <w:rtl w:val="0"/>
        </w:rPr>
        <w:t xml:space="preserve">İÇİNDEKİLER</w:t>
      </w:r>
    </w:p>
    <w:sdt>
      <w:sdtPr>
        <w:id w:val="-305508524"/>
        <w:docPartObj>
          <w:docPartGallery w:val="Table of Contents"/>
          <w:docPartUnique w:val="1"/>
        </w:docPartObj>
      </w:sdtPr>
      <w:sdtContent>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f4761"/>
          <w:sz w:val="28"/>
          <w:szCs w:val="28"/>
          <w:u w:val="none"/>
          <w:shd w:fill="auto" w:val="clear"/>
          <w:vertAlign w:val="baseline"/>
          <w:rtl w:val="0"/>
        </w:rPr>
        <w:t xml:space="preserve">ŞEKİLLER DİZİNİ</w:t>
      </w:r>
    </w:p>
    <w:sdt>
      <w:sdtPr>
        <w:id w:val="975048831"/>
        <w:docPartObj>
          <w:docPartGallery w:val="Table of Contents"/>
          <w:docPartUnique w:val="1"/>
        </w:docPartObj>
      </w:sdtPr>
      <w:sdtContent>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40" w:line="259" w:lineRule="auto"/>
        <w:ind w:left="0" w:right="0" w:firstLine="0"/>
        <w:jc w:val="both"/>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rPr>
          <w:rFonts w:ascii="Play" w:cs="Play" w:eastAsia="Play" w:hAnsi="Play"/>
          <w:b w:val="0"/>
          <w:bCs w:val="0"/>
          <w:i w:val="0"/>
          <w:iCs w:val="0"/>
          <w:smallCaps w:val="0"/>
          <w:strike w:val="0"/>
          <w:color w:val="0f4761"/>
          <w:sz w:val="28"/>
          <w:szCs w:val="28"/>
          <w:u w:val="none"/>
          <w:shd w:fill="auto" w:val="clear"/>
          <w:vertAlign w:val="baseline"/>
          <w:rtl w:val="0"/>
        </w:rPr>
        <w:t xml:space="preserve">TABLOLAR DİZİNİ</w:t>
      </w:r>
    </w:p>
    <w:sdt>
      <w:sdtPr>
        <w:id w:val="309785748"/>
        <w:docPartObj>
          <w:docPartGallery w:val="Table of Contents"/>
          <w:docPartUnique w:val="1"/>
        </w:docPartObj>
      </w:sdtPr>
      <w:sdtContent>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Play" w:cs="Play" w:eastAsia="Play" w:hAnsi="Play"/>
              <w:b w:val="0"/>
              <w:bCs w:val="0"/>
              <w:i w:val="0"/>
              <w:iCs w:val="0"/>
              <w:smallCaps w:val="0"/>
              <w:strike w:val="0"/>
              <w:color w:val="0f4761"/>
              <w:sz w:val="28"/>
              <w:szCs w:val="28"/>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0B">
      <w:pPr>
        <w:rPr/>
      </w:pPr>
      <w:r w:rsidDel="00000000" w:rsidR="00000000" w:rsidRPr="00000000">
        <w:rPr>
          <w:rtl w:val="0"/>
        </w:rPr>
      </w:r>
    </w:p>
    <w:bookmarkStart w:colFirst="0" w:colLast="0" w:name="pmqv194ky54q" w:id="0"/>
    <w:bookmarkEnd w:id="0"/>
    <w:p w:rsidR="00000000" w:rsidDel="00000000" w:rsidP="00000000" w:rsidRDefault="00000000" w:rsidRPr="00000000" w14:paraId="0000000C">
      <w:pPr>
        <w:pStyle w:val="Heading1"/>
        <w:rPr/>
      </w:pPr>
      <w:r w:rsidDel="00000000" w:rsidR="00000000" w:rsidRPr="00000000">
        <w:rPr>
          <w:rtl w:val="0"/>
        </w:rPr>
        <w:t xml:space="preserve">TEZ ONAYI</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Üniversitesi Sağlık Bilimleri Enstitüsü Sosyal Pediatri Doktora Programı öğrencisi Uzm. Dr. Özlem Murzoğlu Kurt’un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“Tip 1 Diyabet Tanılı Çocuklar, Sağlıklı Kardeşleri ve Annelerinde Ebeveynlik Tutumu Algısı”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başlıklı tez çalışması, {SAVUNMA TARİHİ} tarihinde yapılan tez savunma sınavı sonrasında başarılı bulunarak jürimiz tarafından Doktora Tezi olarak kabul edilmiştir.</w:t>
      </w:r>
    </w:p>
    <w:tbl>
      <w:tblPr>
        <w:tblStyle w:val="Table1"/>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Görev</w:t>
            </w:r>
          </w:p>
        </w:tc>
        <w:tc>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w:t>
            </w:r>
          </w:p>
        </w:tc>
      </w:tr>
      <w:tr>
        <w:trPr>
          <w:cantSplit w:val="0"/>
          <w:tblHeader w:val="0"/>
        </w:trPr>
        <w:tc>
          <w:tcPr/>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Danışman</w:t>
            </w:r>
          </w:p>
        </w:tc>
        <w:tc>
          <w:tcPr/>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Prof. Dr. Eren Özek</w:t>
            </w:r>
          </w:p>
        </w:tc>
        <w:tc>
          <w:tcPr/>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 Tıp Fakültesi</w:t>
            </w:r>
          </w:p>
        </w:tc>
        <w:tc>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w:t>
            </w:r>
          </w:p>
        </w:tc>
        <w:tc>
          <w:tcPr/>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w:t>
            </w:r>
          </w:p>
        </w:tc>
        <w:tc>
          <w:tcPr/>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w:t>
            </w:r>
          </w:p>
        </w:tc>
        <w:tc>
          <w:tcPr/>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Üye</w:t>
            </w:r>
          </w:p>
        </w:tc>
        <w:tc>
          <w:tcPr/>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{Unvan, Ad Soyad}</w:t>
            </w:r>
          </w:p>
        </w:tc>
        <w:tc>
          <w:tcPr/>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tez, Marmara Üniversitesi Sağlık Bilimleri Enstitüsü Yönetim Kurulu’nun {…/…/……} tarih ve {……} sayılı kararı ile onaylanmıştır.</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{Enstitü Müdürü}</w:t>
      </w:r>
    </w:p>
    <w:p w:rsidR="00000000" w:rsidDel="00000000" w:rsidP="00000000" w:rsidRDefault="00000000" w:rsidRPr="00000000" w14:paraId="00000028">
      <w:pPr>
        <w:rPr/>
      </w:pPr>
      <w:r w:rsidDel="00000000" w:rsidR="00000000" w:rsidRPr="00000000">
        <w:br w:type="page"/>
      </w:r>
      <w:r w:rsidDel="00000000" w:rsidR="00000000" w:rsidRPr="00000000">
        <w:rPr>
          <w:rtl w:val="0"/>
        </w:rPr>
      </w:r>
    </w:p>
    <w:bookmarkStart w:colFirst="0" w:colLast="0" w:name="e05l7zsv79m0" w:id="1"/>
    <w:bookmarkEnd w:id="1"/>
    <w:p w:rsidR="00000000" w:rsidDel="00000000" w:rsidP="00000000" w:rsidRDefault="00000000" w:rsidRPr="00000000" w14:paraId="00000029">
      <w:pPr>
        <w:pStyle w:val="Heading1"/>
        <w:rPr/>
      </w:pPr>
      <w:r w:rsidDel="00000000" w:rsidR="00000000" w:rsidRPr="00000000">
        <w:rPr>
          <w:rtl w:val="0"/>
        </w:rPr>
        <w:t xml:space="preserve">BEYAN</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tezin kendi çalışmam olduğunu, planlanmasından yazımına kadar hiçbir aşamasında etik dışı davranışımın olmadığını, tezdeki bütün bilgileri akademik ve etik kurallar içinde elde ettiğimi, tez çalışmasıyla elde edilmeyen bütün bilgi ve yorumlara kaynak gösterdiğimi ve bu kaynakları kaynaklar listesine aldığımı, tez çalışması ve yazımı sırasında patent ve telif haklarını ihlal edici bir davranışımın olmadığını beyan ederim.</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{TARİH}</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Uzm. Dr. Özlem Murzoğlu Kurt</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{İMZA}</w:t>
      </w:r>
    </w:p>
    <w:p w:rsidR="00000000" w:rsidDel="00000000" w:rsidP="00000000" w:rsidRDefault="00000000" w:rsidRPr="00000000" w14:paraId="0000002E">
      <w:pPr>
        <w:rPr/>
      </w:pPr>
      <w:r w:rsidDel="00000000" w:rsidR="00000000" w:rsidRPr="00000000">
        <w:br w:type="page"/>
      </w:r>
      <w:r w:rsidDel="00000000" w:rsidR="00000000" w:rsidRPr="00000000">
        <w:rPr>
          <w:rtl w:val="0"/>
        </w:rPr>
      </w:r>
    </w:p>
    <w:bookmarkStart w:colFirst="0" w:colLast="0" w:name="95ge1ifpz4g7" w:id="2"/>
    <w:bookmarkEnd w:id="2"/>
    <w:p w:rsidR="00000000" w:rsidDel="00000000" w:rsidP="00000000" w:rsidRDefault="00000000" w:rsidRPr="00000000" w14:paraId="0000002F">
      <w:pPr>
        <w:pStyle w:val="Heading1"/>
        <w:rPr/>
      </w:pPr>
      <w:r w:rsidDel="00000000" w:rsidR="00000000" w:rsidRPr="00000000">
        <w:rPr>
          <w:rtl w:val="0"/>
        </w:rPr>
        <w:t xml:space="preserve">TEŞEKKÜR</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Doktora eğitimim ve tez sürecim boyunca bilgisi, deneyimi ve yönlendirmeleriyle bana yol gösteren danışmanım Prof. Dr. Eren Özek’e teşekkürlerimi sunarım. Tez izleme komitemde yer alarak çalışmanın her aşamasına katkı veren {TİK üyeleri} hocalarıma; çalışmanın klinik yürütülmesindeki katkıları için pediatrik endokrinoloji alanındaki değerli katkısıyla Doç. Dr. Belma Haliloğlu’na; nitel görüşmelerdeki iş birliği ve refleksif değerlendirmeleri için {ikinci araştırmacı} teşekkür ederim.</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Araştırmaya katılmayı kabul eden çocuklara, sağlıklı kardeşlerine ve annelerine; deneyimlerini benimle paylaştıkları için içtenlikle teşekkür ederim.</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süreçte desteğini esirgemeyen aileme minnettarım.</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 herhangi bir kurum veya kuruluş tarafından desteklenmemiştir. — Proje/fon desteği alındıysa Marmara §2.3 uyarınca proje adı, kuruluş ve numara ile burada beyan edilir.}</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Uzm. Dr. Özlem Murzoğlu Kurt</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{YIL}</w:t>
      </w:r>
    </w:p>
    <w:bookmarkStart w:colFirst="0" w:colLast="0" w:name="n5sdl61odshd" w:id="3"/>
    <w:bookmarkEnd w:id="3"/>
    <w:p w:rsidR="00000000" w:rsidDel="00000000" w:rsidP="00000000" w:rsidRDefault="00000000" w:rsidRPr="00000000" w14:paraId="00000036">
      <w:pPr>
        <w:pStyle w:val="Heading1"/>
        <w:rPr/>
      </w:pPr>
      <w:r w:rsidDel="00000000" w:rsidR="00000000" w:rsidRPr="00000000">
        <w:rPr>
          <w:rtl w:val="0"/>
        </w:rPr>
        <w:t xml:space="preserve">KISALTMALAR</w:t>
      </w:r>
    </w:p>
    <w:tbl>
      <w:tblPr>
        <w:tblStyle w:val="Table2"/>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Kısaltma</w:t>
            </w:r>
          </w:p>
        </w:tc>
        <w:tc>
          <w:tcPr/>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Açıklama</w:t>
            </w:r>
          </w:p>
        </w:tc>
      </w:tr>
      <w:tr>
        <w:trPr>
          <w:cantSplit w:val="0"/>
          <w:tblHeader w:val="0"/>
        </w:trPr>
        <w:tc>
          <w:tcPr/>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ABD</w:t>
            </w:r>
          </w:p>
        </w:tc>
        <w:tc>
          <w:tcPr/>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Amerika Birleşik Devletleri</w:t>
            </w:r>
          </w:p>
        </w:tc>
      </w:tr>
      <w:tr>
        <w:trPr>
          <w:cantSplit w:val="0"/>
          <w:tblHeader w:val="0"/>
        </w:trPr>
        <w:tc>
          <w:tcPr/>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AC1</w:t>
            </w:r>
          </w:p>
        </w:tc>
        <w:tc>
          <w:tcPr/>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Gwet Uyum Katsayısı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Gwet’s Agreement Coefficient AC1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AID</w:t>
            </w:r>
          </w:p>
        </w:tc>
        <w:tc>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Otomatik İnsülin İletim sistemi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Automated Insulin Delivery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w:t>
            </w:r>
          </w:p>
        </w:tc>
        <w:tc>
          <w:tcPr/>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Amerikan Psikoloji Derneği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American Psychological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APIM</w:t>
            </w:r>
          </w:p>
        </w:tc>
        <w:tc>
          <w:tcPr/>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Aktör–Partner Karşılıklı Bağımlılık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Actor–Partner Interdependence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AUC</w:t>
            </w:r>
          </w:p>
        </w:tc>
        <w:tc>
          <w:tcPr/>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Eğri Altı Alan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Area Under the Curve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BDI</w:t>
            </w:r>
          </w:p>
        </w:tc>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Beck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Türkçe uyarlamada BDÖ)</w:t>
            </w:r>
          </w:p>
        </w:tc>
      </w:tr>
      <w:tr>
        <w:trPr>
          <w:cantSplit w:val="0"/>
          <w:tblHeader w:val="0"/>
        </w:trPr>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BDI-PC</w:t>
            </w:r>
          </w:p>
        </w:tc>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Basamak İçin Beck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Beck Depression Inventory for Primary Care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BDÖ</w:t>
            </w:r>
          </w:p>
        </w:tc>
        <w:tc>
          <w:tcPr/>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Beck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c>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Benjamini-Hochberg Yanlış-Keşif Oranı Düzeltmesi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Benjamini-Hochberg False Discovery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BIC</w:t>
            </w:r>
          </w:p>
        </w:tc>
        <w:tc>
          <w:tcPr/>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Bayesçi Bilgi Ölçütü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Bayesian Information Criterion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BLRT</w:t>
            </w:r>
          </w:p>
        </w:tc>
        <w:tc>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Bootstrap Olabilirlik Oranı Testi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Bootstrap Likelihood Ratio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BSEM</w:t>
            </w:r>
          </w:p>
        </w:tc>
        <w:tc>
          <w:tcPr/>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Bayesçi Yapısal Eşitlik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Bayesian Structural Equation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CART</w:t>
            </w:r>
          </w:p>
        </w:tc>
        <w:tc>
          <w:tcPr/>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Sınıflandırma ve Regresyon Ağaçları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Classification and Regression Trees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CDI</w:t>
            </w:r>
          </w:p>
        </w:tc>
        <w:tc>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Children’s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CES-D</w:t>
            </w:r>
          </w:p>
        </w:tc>
        <w:tc>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Epidemiyolojik Araştırmalar Merkezi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Center for Epidemiologic Studies Depression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CFA</w:t>
            </w:r>
          </w:p>
        </w:tc>
        <w:tc>
          <w:tcPr/>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Doğrulayıcı Faktör Analizi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Confirmatory Factor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Karşılaştırmalı Uyum İndeksi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Comparative Fit 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CGM</w:t>
            </w:r>
          </w:p>
        </w:tc>
        <w:tc>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Sürekli Glukoz İzlemi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Continuous Glucose Monitoring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CRPBI</w:t>
            </w:r>
          </w:p>
        </w:tc>
        <w:tc>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 Ebeveyn Davranışı Bildirimi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Children’s Reports of Parental Behavior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COREQ</w:t>
            </w:r>
          </w:p>
        </w:tc>
        <w:tc>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Araştırma Raporlama Ölçütleri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Consolidated Criteria for Reporting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COSMIN</w:t>
            </w:r>
          </w:p>
        </w:tc>
        <w:tc>
          <w:tcPr/>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 Ölçme Araçları Seçim Standartları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COnsensus-based Standards for the selection of health Measurement INstruments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CT-C(M-1)</w:t>
            </w:r>
          </w:p>
        </w:tc>
        <w:tc>
          <w:tcPr/>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İlişkili Özellik–İlişkili Yöntem Eksi Bir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Correlated Trait–Correlated Method minus one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ÇAA</w:t>
            </w:r>
          </w:p>
        </w:tc>
        <w:tc>
          <w:tcPr/>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Çeyrekler Arası Aralık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Interquartile Range, IQR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DAG</w:t>
            </w:r>
          </w:p>
        </w:tc>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Yönlü Asiklik Çizge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Directed Acyclic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DCA</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Eğrisi Analizi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Decision Curve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DCCT</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Diyabet Kontrol ve Komplikasyonları Çalışması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Diabetes Control and Complications Trial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DKA</w:t>
            </w:r>
          </w:p>
        </w:tc>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Diyabetik Ketoasidoz</w:t>
            </w:r>
          </w:p>
        </w:tc>
      </w:tr>
      <w:tr>
        <w:trPr>
          <w:cantSplit w:val="0"/>
          <w:tblHeader w:val="0"/>
        </w:trPr>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Diabetes Mellitus (çalışmada Tip 1 diyabet grubu)</w:t>
            </w:r>
          </w:p>
        </w:tc>
      </w:tr>
      <w:tr>
        <w:trPr>
          <w:cantSplit w:val="0"/>
          <w:tblHeader w:val="0"/>
        </w:trPr>
        <w:tc>
          <w:tcPr/>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DSM</w:t>
            </w:r>
          </w:p>
        </w:tc>
        <w:tc>
          <w:tcPr/>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Ruhsal Bozuklukların Tanısal ve İstatistiksel El Kitabı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Diagnostic and Statistical Manual of Mental Disorders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EBIC-LASSO</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Genişletilmiş Bayesçi Bilgi Ölçütü ile Düzenlenmiş LASSO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Extended Bayesian Information Criterion LASSO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ECV</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Açıklanan Ortak Varyans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Explained Common Variance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EGP</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Erikson-Goldthorpe-Portocarero Sınıf Şeması</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Algılanan Ebeveyn Tutumları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Egna Minnen Beträffande Uppfostran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 Çocuk Formu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EMBU-Child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w:t>
            </w:r>
          </w:p>
        </w:tc>
        <w:tc>
          <w:tcPr/>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 Ebeveyn Formu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EMBU-Parent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ESEM</w:t>
            </w:r>
          </w:p>
        </w:tc>
        <w:tc>
          <w:tcPr/>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Keşifsel Yapısal Eşitlik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Exploratory Structural Equation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ESS</w:t>
            </w:r>
          </w:p>
        </w:tc>
        <w:tc>
          <w:tcPr/>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Etkin Örneklem Büyüklüğü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Effective Sample Size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FDR</w:t>
            </w:r>
          </w:p>
        </w:tc>
        <w:tc>
          <w:tcPr/>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Yanlış-Keşif Oranı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False Discovery Rate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FIML</w:t>
            </w:r>
          </w:p>
        </w:tc>
        <w:tc>
          <w:tcPr/>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 Bilgi Maksimum Olabilirlik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Full Information Maximum Likelihood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FMSF</w:t>
            </w:r>
          </w:p>
        </w:tc>
        <w:tc>
          <w:tcPr/>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Yönetim Tarzı Çerçevesi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Family Management Style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w:t>
            </w:r>
          </w:p>
        </w:tc>
        <w:tc>
          <w:tcPr/>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Güven Aralığı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Confidence Interval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GCP</w:t>
            </w:r>
          </w:p>
        </w:tc>
        <w:tc>
          <w:tcPr/>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İyi Klinik Uygulamalar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Good Clinical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GGM</w:t>
            </w:r>
          </w:p>
        </w:tc>
        <w:tc>
          <w:tcPr/>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Gauss Grafik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Gaussian Graphical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GRAMMS</w:t>
            </w:r>
          </w:p>
        </w:tc>
        <w:tc>
          <w:tcPr/>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Çalışması Raporlama Ölçütleri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Good Reporting of A Mixed Methods Study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HADS</w:t>
            </w:r>
          </w:p>
        </w:tc>
        <w:tc>
          <w:tcPr/>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Hastane Anksiyete ve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Hospital Anxiety and Depression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w:t>
            </w:r>
          </w:p>
        </w:tc>
        <w:tc>
          <w:tcPr/>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Glikozile Hemoglobin</w:t>
            </w:r>
          </w:p>
        </w:tc>
      </w:tr>
      <w:tr>
        <w:trPr>
          <w:cantSplit w:val="0"/>
          <w:tblHeader w:val="0"/>
        </w:trPr>
        <w:tc>
          <w:tcPr/>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HC3</w:t>
            </w:r>
          </w:p>
        </w:tc>
        <w:tc>
          <w:tcPr/>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Değişen Varyansa Dayanıklı Tip-3 Standart Hata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Heteroskedasticity-Consistent type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HDI</w:t>
            </w:r>
          </w:p>
        </w:tc>
        <w:tc>
          <w:tcPr/>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Yüksek Yoğunluklu Aralık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Highest Density Interval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HSCL-25</w:t>
            </w:r>
          </w:p>
        </w:tc>
        <w:tc>
          <w:tcPr/>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Hopkins Belirti Tarama Listesi-25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Hopkins Symptom Checklist-25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ICC</w:t>
            </w:r>
          </w:p>
        </w:tc>
        <w:tc>
          <w:tcPr/>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Sınıf-İçi Korelasyon Katsayısı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Intraclass Correlation Coefficient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IDF</w:t>
            </w:r>
          </w:p>
        </w:tc>
        <w:tc>
          <w:tcPr/>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Uluslararası Diyabet Federasyonu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Diabetes Federation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IMM</w:t>
            </w:r>
          </w:p>
        </w:tc>
        <w:tc>
          <w:tcPr/>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Moderatörlü Aracılık İndeksi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Index of Moderated Mediation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IPTW</w:t>
            </w:r>
          </w:p>
        </w:tc>
        <w:tc>
          <w:tcPr/>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 Olasılık Ağırlıklandırma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Inverse Probability of Treatment Weighting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IRT</w:t>
            </w:r>
          </w:p>
        </w:tc>
        <w:tc>
          <w:tcPr/>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Madde-Yanıt Teorisi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Item Response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ISEI</w:t>
            </w:r>
          </w:p>
        </w:tc>
        <w:tc>
          <w:tcPr/>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Uluslararası Sosyoekonomik İndeks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Socio-Economic Index</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ISPAD</w:t>
            </w:r>
          </w:p>
        </w:tc>
        <w:tc>
          <w:tcPr/>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Uluslararası Pediatrik ve Adolesan Diyabet Derneği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Society for Pediatric and Adolescent Diabetes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JARS</w:t>
            </w:r>
          </w:p>
        </w:tc>
        <w:tc>
          <w:tcPr/>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Dergi Makalesi Raporlama Standartları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Journal Article Reporting Standards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KAET-Ç</w:t>
            </w:r>
          </w:p>
        </w:tc>
        <w:tc>
          <w:tcPr/>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Kısaltılmış Algılanan Ebeveyn Tutumları Ölçeği – Çocuk Formu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s-EMBU-C Türkçe uyarlaması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w:t>
            </w:r>
          </w:p>
        </w:tc>
        <w:tc>
          <w:tcPr/>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İlişkileri Anketi</w:t>
            </w:r>
          </w:p>
        </w:tc>
      </w:tr>
      <w:tr>
        <w:trPr>
          <w:cantSplit w:val="0"/>
          <w:tblHeader w:val="0"/>
        </w:trPr>
        <w:tc>
          <w:tcPr/>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KMO</w:t>
            </w:r>
          </w:p>
        </w:tc>
        <w:tc>
          <w:tcPr/>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Kaiser-Meyer-Olkin ölçütü</w:t>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KVKK</w:t>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Kişisel Verilerin Korunması Kanunu</w:t>
            </w:r>
          </w:p>
        </w:tc>
      </w:tr>
      <w:tr>
        <w:trPr>
          <w:cantSplit w:val="0"/>
          <w:tblHeader w:val="0"/>
        </w:trPr>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LASSO</w:t>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Küçük Mutlak Büzülme ve Seçim Operatörü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Least Absolute Shrinkage and Selection Operator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LLM</w:t>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Büyük Dil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Large Language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LRT</w:t>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Olabilirlik Oranı Testi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Likelihood Ratio 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w:t>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Rastgele Eksiklik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Missing At Random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MCAR</w:t>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Tamamen Rastgele Eksiklik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Missing Completely At Random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MCMC</w:t>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Markov Zinciri Monte Carlo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Markov Chain Monte Carlo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w:t>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Atama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Multiple Imputation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MNAR</w:t>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Rastgele Olmayan Eksiklik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Missing Not At Random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MTMM</w:t>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Çok-Özellik Çok-Yöntem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Multitrait–Multimethod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NPV</w:t>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Negatif Kestirim Değeri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Negative Predictive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w:t>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Olasılık Oranı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Odds Ratio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OSF</w:t>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 Bilim Çerçevesi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Open Science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PARI</w:t>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Tutumlarını Araştırma Aracı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Attitude Research Instrument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PBI</w:t>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Bağlanma Aracı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Bonding Instrument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PDT</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Diferansiyel Muamelesi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Differential Treatment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PHQ-9</w:t>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 Sağlığı Anketi-9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Patient Health Questionnaire-9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PPV</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Pozitif Kestirim Değeri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Positive Predictive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REML</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Kısıtlı Maksimum Olabilirlik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Restricted Maximum Likelihood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Yaklaşık Hata Kareler Ortalamasının Karekökü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Root Mean Square Error of Approximation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ROC</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Alıcı İşletim Karakteristiği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Receiver Operating Characteristic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ROPE</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Pratik Eşdeğerlik Bölgesi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Region of Practical Equivalence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RV</w:t>
            </w:r>
          </w:p>
        </w:tc>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Sağlamlık Değeri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Robustness Value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s-EMBU-C</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Kısaltılmış EMBU – Çocuk Formu</w:t>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s-EMBU-P</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Kısaltılmış EMBU – Ebeveyn Formu</w:t>
            </w:r>
          </w:p>
        </w:tc>
      </w:tr>
      <w:tr>
        <w:trPr>
          <w:cantSplit w:val="0"/>
          <w:tblHeader w:val="0"/>
        </w:trPr>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w:t>
            </w:r>
          </w:p>
        </w:tc>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Standart Sapma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 Deviation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SDQ</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Güçler ve Güçlükler Anketi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Strengths and Difficulties Questionnaire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w:t>
            </w:r>
          </w:p>
        </w:tc>
        <w:tc>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Yapısal Eşitlik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Structural Equation Modeling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w:t>
            </w:r>
          </w:p>
        </w:tc>
        <w:tc>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Sosyoekonomik Durum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Socioeconomic 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SHA-256</w:t>
            </w:r>
          </w:p>
        </w:tc>
        <w:tc>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Güvenli Özet Algoritması-256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Secure Hash Algorithm 256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SIOPS</w:t>
            </w:r>
          </w:p>
        </w:tc>
        <w:tc>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Standart Uluslararası Mesleki Prestij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 International Occupational Prestige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SMD</w:t>
            </w:r>
          </w:p>
        </w:tc>
        <w:tc>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Edilmiş Ortalama Fark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Standardized Mean Difference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sNB</w:t>
            </w:r>
          </w:p>
        </w:tc>
        <w:tc>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Net Fayda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Standardized Net Benefit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Artık Kareler Ortalamasının Karekökü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Standardized Root Mean Square Residual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SRQ</w:t>
            </w:r>
          </w:p>
        </w:tc>
        <w:tc>
          <w:tcPr/>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Sibling Relationship Questionnaire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Kardeş İlişkileri Anketi’nin (KİA) özgün İngilizce adı</w:t>
            </w:r>
          </w:p>
        </w:tc>
      </w:tr>
      <w:tr>
        <w:trPr>
          <w:cantSplit w:val="0"/>
          <w:tblHeader w:val="0"/>
        </w:trPr>
        <w:tc>
          <w:tcPr/>
          <w:p w:rsidR="00000000" w:rsidDel="00000000" w:rsidP="00000000" w:rsidRDefault="00000000" w:rsidRPr="00000000" w14:paraId="00000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SRQR</w:t>
            </w:r>
          </w:p>
        </w:tc>
        <w:tc>
          <w:tcPr/>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Araştırma Raporlama Standartları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Standards for Reporting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STROBE</w:t>
            </w:r>
          </w:p>
        </w:tc>
        <w:tc>
          <w:tcPr/>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Gözlemsel Çalışmaların Raporlanmasının Güçlendirilmesi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Strengthening the Reporting of Observational Studies in Epidemiology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w:t>
            </w:r>
          </w:p>
        </w:tc>
        <w:tc>
          <w:tcPr/>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Diabetes Mellitus</w:t>
            </w:r>
          </w:p>
        </w:tc>
      </w:tr>
      <w:tr>
        <w:trPr>
          <w:cantSplit w:val="0"/>
          <w:tblHeader w:val="0"/>
        </w:trPr>
        <w:tc>
          <w:tcPr/>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TİK</w:t>
            </w:r>
          </w:p>
        </w:tc>
        <w:tc>
          <w:tcPr/>
          <w:p w:rsidR="00000000" w:rsidDel="00000000" w:rsidP="00000000" w:rsidRDefault="00000000" w:rsidRPr="00000000" w14:paraId="000001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 İzleme Komitesi</w:t>
            </w:r>
          </w:p>
        </w:tc>
      </w:tr>
      <w:tr>
        <w:trPr>
          <w:cantSplit w:val="0"/>
          <w:tblHeader w:val="0"/>
        </w:trPr>
        <w:tc>
          <w:tcPr/>
          <w:p w:rsidR="00000000" w:rsidDel="00000000" w:rsidP="00000000" w:rsidRDefault="00000000" w:rsidRPr="00000000" w14:paraId="000001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Tucker-Lewis İndeksi</w:t>
            </w:r>
          </w:p>
        </w:tc>
      </w:tr>
      <w:tr>
        <w:trPr>
          <w:cantSplit w:val="0"/>
          <w:tblHeader w:val="0"/>
        </w:trPr>
        <w:tc>
          <w:tcPr/>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w:t>
            </w:r>
          </w:p>
        </w:tc>
        <w:tc>
          <w:tcPr/>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Tek-Yönlü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Two One-Sided Tests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TRIPOD</w:t>
            </w:r>
          </w:p>
        </w:tc>
        <w:tc>
          <w:tcPr/>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 Değişkenli Öngörü Modeli Raporlama Ölçütleri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Transparent Reporting of a multivariable prediction model for Individual Prognosis Or Diagnosis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WLSMV</w:t>
            </w:r>
          </w:p>
        </w:tc>
        <w:tc>
          <w:tcPr/>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Ağırlıklı En Küçük Kareler – Ortalama ve Varyans Ayarlı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Weighted Least Squares Mean and Variance adjusted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r>
      <w:tr>
        <w:trPr>
          <w:cantSplit w:val="0"/>
          <w:tblHeader w:val="0"/>
        </w:trPr>
        <w:tc>
          <w:tcPr/>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YÖK</w:t>
            </w:r>
          </w:p>
        </w:tc>
        <w:tc>
          <w:tcPr/>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Yükseköğretim Kurulu</w:t>
            </w:r>
          </w:p>
        </w:tc>
      </w:tr>
    </w:tbl>
    <w:bookmarkStart w:colFirst="0" w:colLast="0" w:name="9yzrphxld1dy" w:id="4"/>
    <w:bookmarkEnd w:id="4"/>
    <w:p w:rsidR="00000000" w:rsidDel="00000000" w:rsidP="00000000" w:rsidRDefault="00000000" w:rsidRPr="00000000" w14:paraId="0000010B">
      <w:pPr>
        <w:pStyle w:val="Heading1"/>
        <w:rPr/>
      </w:pPr>
      <w:r w:rsidDel="00000000" w:rsidR="00000000" w:rsidRPr="00000000">
        <w:rPr>
          <w:rtl w:val="0"/>
        </w:rPr>
        <w:t xml:space="preserve">ÖZET</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Tezin Başlığı: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 1 Diyabet Tanılı Çocuklar, Sağlıklı Kardeşleri ve Annelerinde Ebeveynlik Tutumu Algısı</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Uzm. Dr. Özlem Murzoğlu Kurt</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Danışman: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 Dr. Eren Özek</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Marmara Üniversitesi Sağlık Bilimleri Enstitüsü, Sosyal Pediatri Doktora Programı</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Amaç: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çalışmanın amacı, Tip 1 diyabet (T1DM) tanılı çocuğu olan aileler ile sağlıklı kontrol ailelerinde ebeveynlik tutumu, anne depresif belirtileri ve kardeş ilişkilerini; anne, T1DM tanılı çocuk ve sağlıklı kardeş bakış açılarını aynı aile içinde birlikte değerlendirerek incelemektir.</w:t>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Gereç ve Yöntem: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Araştırma, aile-kümeli bir olgu–kontrol kesitsel tasarımını iç içe yerleşen bir nitel bileşenle birleştiren karma yöntemle yürütülmüştür. Birebir vaka-kontrol eşleştirmesi uygulanmamış; gruplar arası denge çözümleme aşamasında eğilim skoru temelli yöntemlerle sağlanmıştır. Nicel örneklem 241 aileden (482 çocuk gözlemi); nitel örneklem yedi aile triadından (21 bireysel görüşme) oluşmuştur. Çocuğun algıladığı ve annenin öz-bildirdiği ebeveynlik tutumu Kısaltılmış Ebeveyn Tutumları Ölçeği’nin çocuk ve ebeveyn formlarıyla, kardeş ilişkisi Kardeş İlişkileri Anketi’yle, anne depresif belirti düzeyi Beck Depresyon Envanteri’yle ölçülmüştür. Ebeveyn öz-bildirim formu ve Türkçe uyarlamaya özgü Karşılaştırma alt ölçeği için çalışma-içi psikometrik değerlendirme yapılmıştır. Nicel veriler çok düzeyli modeller, ordinal yapısal eşitlik modeli ve diadik tutarlılık çözümlemeleriyle; nitel veriler refleksif tematik analizle değerlendirilmiştir.</w:t>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Bulgular: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Çocuk bildiriminde, ön-kayıtlı grup ana etkisi test ailesinde (dört EMBU-C alt ölçeği, BH-FDR) T1DM ailelerindeki çocuklar -indeks çocuk ve sağlıklı kardeş rolleri eşit ağırlıklandırılarak- kontrol grubuna göre reddetme (q = 0,001; Bayes BF₁₀ = 10,55) ve aşırı koruma (q = 0,003; BF₁₀ = 6,93) algısını daha yüksek bildirmiş (en güçlü sinyal reddetme, iki-grup ham karşılaştırmada Hedges g ≈ 0,38); sıcaklıktaki frekansçı marjinal fark (q = 0,029) Bayesçi hatta H0 lehine kaldığından (BF₁₀ = 0,29) sağlam kabul edilmemiş, karşılaştırmada fark saptanmamıştır. Anne öz-bildiriminde gruplar arası anlamlı fark bulunmamıştır. Sınırlı global uyuma sahip ordinal yapısal eşitlik modelinde anne depresif belirti düzeyi ile ebeveynlik tutumu alt ölçekleri arasında dört yapısal yolun üçünde model-koşullu ilişki gözlenmiştir. Anne ile çocuk algısı arasındaki diadik tutarlılık düşük düzeyde kalmıştır. Kardeş ilişkisi boyutlarında gruplar arası fark için kanıt yetersiz kalmıştır. Çocuk bildiriminde saptanan reddetme ve aşırı koruma farklarının yorumu bir tasarım kısıtıyla sınırlıdır: merkez, tanı grubu ve veri toplama dönemi bu örneklemde kısmen örtüşmüş; her iki grubun en geniş ortak takvim desteğine sahip olduğu 2023 alt örnekleminde reddetme farkı yaklaşık sıfıra inmiş, aşırı koruma farkı ise anlamsızlığa gerilemiştir. Bu nedenle gözlenen farkların T1DM’ye özgü, dönem/merkezden bağımsız birer grup etkisi olduğu gösterilememiştir. Nitel bulgular dört makro temada toplanmıştır: sağlıklı kardeşin görünmeyen yükü, annenin tıbbi bakıcı rolüne kayması, çocuğun hastalığı içeriden deneyimi ve aynı evde üç farklı deneyim.</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örneklemde aile rollerine ve bilgi vericiye göre farklılaşan algı örüntüleri gözlenmiştir; ancak çocuk-bildirimli grup farkları (başta reddetme) takvim dönemi ve merkez örtüşmesinden bağımsız bir T1DM etkisi olarak gösterilememiştir. Anne ve çocuk bildirimleri birbirinden farklı ve olası biçimde tamamlayıcı bilgi sağlamış; bu nedenle çocuk algısı ile anne–çocuk diadik tutarlılık ölçümleri klinik değerlendirmeye katkı sağlayabilir.</w:t>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Anahtar Sözcükler: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 1 diabetes mellitus, ebeveynlik tutumu, kardeş ilişkileri, maternal depresyon, karma yöntem</w:t>
      </w:r>
    </w:p>
    <w:p w:rsidR="00000000" w:rsidDel="00000000" w:rsidP="00000000" w:rsidRDefault="00000000" w:rsidRPr="00000000" w14:paraId="00000115">
      <w:pPr>
        <w:rPr/>
      </w:pPr>
      <w:r w:rsidDel="00000000" w:rsidR="00000000" w:rsidRPr="00000000">
        <w:br w:type="page"/>
      </w:r>
      <w:r w:rsidDel="00000000" w:rsidR="00000000" w:rsidRPr="00000000">
        <w:rPr>
          <w:rtl w:val="0"/>
        </w:rPr>
      </w:r>
    </w:p>
    <w:bookmarkStart w:colFirst="0" w:colLast="0" w:name="3q8eiu55f7fl" w:id="5"/>
    <w:bookmarkEnd w:id="5"/>
    <w:p w:rsidR="00000000" w:rsidDel="00000000" w:rsidP="00000000" w:rsidRDefault="00000000" w:rsidRPr="00000000" w14:paraId="00000116">
      <w:pPr>
        <w:pStyle w:val="Heading1"/>
        <w:rPr/>
      </w:pPr>
      <w:r w:rsidDel="00000000" w:rsidR="00000000" w:rsidRPr="00000000">
        <w:rPr>
          <w:rtl w:val="0"/>
        </w:rPr>
        <w:t xml:space="preserve">SUMMARY</w:t>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Title of Thesis: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Perception of Parenting Attitudes in Children with Type 1 Diabetes, Their Healthy Siblings and Mothers</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Özlem Murzoğlu Kurt, MD</w:t>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Supervisor: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Prof. Eren Özek, MD</w:t>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Marmara University Institute of Health Sciences, Doctoral Programme in Social Pediatrics</w:t>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This study aimed to examine parenting attitudes, maternal depressive symptoms and sibling relationships in families of children with Type 1 diabetes mellitus (T1DM) compared with healthy control families, by jointly evaluating the perspectives of the mother, the child with T1DM and the healthy sibling within the same family.</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Material and Method: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 mixed-methods design was used, combining a family-clustered case–control cross-sectional study with a nested qualitative component. No pairwise case–control matching was applied; between-group balance was achieved analytically through propensity-score-based methods. The quantitative sample comprised 241 families (482 child observations) and the qualitative sample comprised seven family triads (21 individual interviews). Child-perceived and mother-reported parenting attitudes were measured with the child and parent forms of the Short-EMBU, sibling relationships with the Sibling Relationship Questionnaire, and maternal depressive symptoms with the Beck Depression Inventory. A within-study psychometric evaluation was conducted for the parent self-report form and the Comparison subscale specific to the Turkish adaptation. Quantitative data were analysed with multilevel models, ordinal structural equation modelling and dyadic concordance analyses; qualitative data were analysed with reflexive thematic analysis.</w:t>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Results:</w:t>
      </w:r>
      <w:r w:rsidDel="00000000" w:rsidR="00000000" w:rsidRPr="00000000">
        <w:rPr>
          <w:rFonts w:ascii="Caudex" w:cs="Caudex" w:eastAsia="Caudex" w:hAnsi="Caudex"/>
          <w:b w:val="0"/>
          <w:bCs w:val="0"/>
          <w:i w:val="0"/>
          <w:iCs w:val="0"/>
          <w:smallCaps w:val="0"/>
          <w:strike w:val="0"/>
          <w:color w:val="000000"/>
          <w:sz w:val="24"/>
          <w:szCs w:val="24"/>
          <w:u w:val="none"/>
          <w:shd w:fill="auto" w:val="clear"/>
          <w:vertAlign w:val="baseline"/>
          <w:rtl w:val="0"/>
        </w:rPr>
        <w:t xml:space="preserve"> By child report, within the preregistered group-main-effect test family (four EMBU-C subscales, BH-FDR), children from T1DM-affected families — averaging the index-child and healthy-sibling roles equally — reported higher perceived rejection (q = 0.001; Bayesian BF₁₀ = 10.55) and overprotection (q = 0.003; BF₁₀ = 6.93) than control children; the strongest and most consistent signal was rejection (two-group unadjusted Hedges g ≈ 0.38). For warmth, a frequentist marginal difference (q = 0.029) was not corroborated by the Bayesian line, which favoured H0 (BF₁₀ = 0.29), and was therefore not deemed robust; no group difference was found for comparison. No significant group difference emerged in mother self-report. In an ordinal structural equation model with limited global fit, maternal depressive symptom level showed a model-conditional association with parenting subscales along three of four structural paths. Mother–child dyadic concordance remained low. Evidence was insufficient to establish group differences across sibling relationship dimensions. The interpretation of the child-reported rejection and overprotection differences, however, is constrained by a design limitation: centre, diagnostic group, and data-collection period were partially confounded in this sample, and in the 2023 subsample, in which the two groups had their broadest common calendar overlap, the rejection difference attenuated to near zero and the overprotection difference attenuated to non-significance. Consequently, the observed differences could not be shown to be T1DM-specific group effects independent of period or centre. Qualitative findings were organised into four macro-themes: the invisible burden of the healthy sibling, the mother’s shift toward a medical-caregiver role, the child’s experience of the illness from within, and three different experiences within the same home.</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Conclusion: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this sample, perception patterns differed by family role and informant; however, the child-reported group differences (chiefly rejection) could not be shown to be T1DM-specific effects independent of calendar period and centre overlap. Mother and child reports provided non-equivalent, potentially complementary information, so child perception together with mother–child dyadic concordance measures may add value to clinical assessment.</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Type 1 diabetes mellitus, parenting attitudes, sibling relationships, maternal depression, mixed methods</w:t>
      </w:r>
    </w:p>
    <w:bookmarkStart w:colFirst="0" w:colLast="0" w:name="4zfjanxhq53m" w:id="6"/>
    <w:bookmarkEnd w:id="6"/>
    <w:p w:rsidR="00000000" w:rsidDel="00000000" w:rsidP="00000000" w:rsidRDefault="00000000" w:rsidRPr="00000000" w14:paraId="00000120">
      <w:pPr>
        <w:pStyle w:val="Heading1"/>
        <w:rPr/>
      </w:pPr>
      <w:r w:rsidDel="00000000" w:rsidR="00000000" w:rsidRPr="00000000">
        <w:rPr>
          <w:rtl w:val="0"/>
        </w:rPr>
        <w:t xml:space="preserve">1. GİRİŞ ve AMAÇ</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mellitus (T1DM), çocukluk çağının en sık görülen kronik hastalıklarından biridir ve küresel epidemiyolojik veriler, çocukluk ve ergenlik döneminde hastalıkla yaşayan birey sayısının artmaya devam ettiğini göstermektedir (Bell ve Lain, 2025). Uluslararası Diyabet Federasyonu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Diabetes Federation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IDF) Atlası’nın onuncu baskısı, 2021 yılında dünya genelinde 15 yaş altındaki çocuklarda yaklaşık 108.300, yaş aralığı 20 yaş altına genişletildiğinde ise yaklaşık 149.500 yeni T1DM tanısı konduğunu tahmin etmektedir (Ogle ve ark., 2022). Türkiye’de ulusal kayda dayalı ilk çalışma, 18 yaş altındaki çocuklarda T1DM prevalansını binde 0,75 ve yaşa göre standardize edilmiş yıllık insidansı yüz binde 10,8 olarak bildirmiştir (Yeşilkaya ve ark., 2017). Bu değerler, iki kıta arasında köprü konumundaki Türkiye’yi Asya’dan yüksek, Avrupa’dan düşük bir insidans kuşağında konumlandırmaktadır.</w:t>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bu dönemde yalnızca glisemik izlemi gerektiren biyomedikal bir durum değil, aile yaşamını süreklilik gösteren bakım, izlem ve karar verme sorumluluklarıyla yeniden düzenleyen kronik bir hastalıktır. Hastalığın yönetimi; günlük rutinlerin, beslenme ve etkinlik kararlarının, hipoglisemi/hiperglisemi kaygısının ve ebeveyn-çocuk sorumluluk paylaşımının sürekli yeniden müzakere edilmesini gerektirir. Bu nedenle T1DM tanısı, hasta çocuk kadar bakım veren anne ve aynı evde yaşayan sağlıklı kardeş açısından da psikososyal bir aile olgusudur. Nitekim Whittemore ve arkadaşlarının (2012) sistematik derlemesi, bakım sorumluluğunun aile rutinlerinde belirgin değişim yarattığını; ebeveyn psikolojik sıkıntısının çocuğun stres ve depresif belirti bildirimleri, davranış sorunları, yaşam kalitesi ve diyabet yönetimiyle ilişkili olabildiğini ortaya koymaktadır.</w:t>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psikososyal etkinin merkezinde, hastalığa özgü bakım görevlerinin ötesine geçen ebeveynlik davranışları yer alır. Kronik hastalığı olan çocuklarda ebeveynlik yalnızca hastalığa özgü bakım görevleriyle sınırlı değildir; sıcaklık, reddetme, yapılandırma, özerklik desteği ve zorlayıcı kontrol gibi olağan ebeveynlik boyutları da çocuk uyumu ve iyilik haliyle ilişkilidir. Kronik hastalığı olan çocukların aileleri ile sağlıklı kontrolleri karşılaştıran meta-analitik kanıt, ebeveyn-çocuk ilişkisinde ve ebeveynlik davranışlarında sıcaklık/duyarlılık düzeyinde küçük düzeyde azalma ve aşırı koruyuculuk düzeyinde orta düzeyde artış yönünde, hastalıklar arasında değişkenlik gösteren farklara işaret etmektedir (Pinquart, 2013). Ebeveynlik boyutları ile psikososyal sonuçlar arasındaki ilişkiye odaklanan meta-analitik bulgular ise ebeveyn sıcaklığının daha iyi psikososyal işlevsellik ve yaşam kalitesiyle, reddedici veya zorlayıcı ebeveynlik boyutlarının daha olumsuz psikososyal göstergelerle ilişkili olabileceğini ortaya koymaktadır (Crandell ve ark., 2018). Doğrudan T1DM’li çocuk ve ergenlere odaklanan sistematik derleme de bu örüntüyü desteklemektedir: destekleyici ebeveynlik, ebeveyn ilgisi ve olumlu ebeveyn-çocuk ilişkisi daha iyi psikolojik sağlıkla; eleştirel ebeveynlik ve aile içi çatışma ise daha yüksek içselleştirme ve dışsallaştırma belirtileriyle ilişkilendirilmektedir (Trojanowski ve ark., 2021). Bu çerçeve, T1DM bağlamında anne öz-bildirimiyle sınırlı bir değerlendirme yerine çocuğun algıladığı ebeveynlik tutumu ile annenin kendi ebeveynlik bildirimini birlikte ele almayı gerekli kılar.</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tutumunun yanında annenin ruhsal durumu da aile düzeyi değerlendirmenin temel bileşenidir; çünkü T1DM’de günlük bakım yükü çoğu ailede öncelikli olarak anne üzerinde toplanmaktadır. T1DM’li çocuk ve ergenlerin ebeveynlerinde öz-bildirime dayalı depresif belirti yaygınlığını inceleyen meta-analitik kanıt, bu yaygınlığı ebeveynlerin genelinde %22,4, annelerde ise %31,5 olarak bildirmekte ve küçük yaş grubundaki çocukların ebeveynlerinde belirti yükünün daha yüksek olduğuna işaret etmektedir (Chen ve ark., 2023). Depresif belirtiler yalnızca annenin bireysel iyilik haliyle ilişkili değildir; ebeveynlik davranışlarının duygusal tonu, tutarlılığı ve çocuk tarafından algılanışı ile de bağlantılı olabilir. Nitekim sistematik derleme ve meta-analiz kanıtı, annenin depresif belirtilerinin ebeveynlik davranışlarını biçimlendiren bir öncül olduğunu ve ebeveynliğin, annenin depresyonu ile çocuğun işlevselliği arasındaki ilişkiyi taşıyan bir kanal işlevi görebileceğini ortaya koymaktadır (Goodman ve ark., 2020). Tip 1 diyabet örnekleminde de ebeveyn depresif belirtilerinin, ebeveyn ilgi ve izleminin azalması yoluyla çocuğun depresif belirtileri ve metabolik kontrolüyle dolaylı biçimde ilişkili olduğu gösterilmiştir (Eckshtain ve ark., 2010). Bu kanıtlar, depresyon ile ebeveynlik arasındaki bağın bu mekanizmanın üst-akışındaki kritik eşik olduğunu göstermektedir; bu nedenle mevcut tez, anne depresif belirti düzeyi ile ebeveynlik tutumu boyutları arasındaki ilişkiyi, anne öz-bildirimi ve bunun çocuğun ebeveynlik algısına yansımasıyla birlikte aynı örneklemde ele almaktadır.</w:t>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aile içi etkileri hasta çocuk ve anne ikilisiyle sınırlı görülmemelidir. Çocukluk çağı kronik hastalıklarında sağlıklı kardeşler de aile rollerinin, rutinlerin ve dikkat dağılımının değişmesinden etkilenebilir; kardeş uyumuna ilişkin bütünleştirici bir derleme, deneyim, psikososyal uyum, baş etme ve iletişim alanlarını sağlıklı kardeş açısından temel değerlendirme başlıkları olarak tanımlamaktadır (Lummer-Aikey ve Goldstein, 2021). T1DM özelindeki güncel nitel kanıt da sağlıklı kardeşlerin tanı dönemini ve sonrasını sıklıkla karşılanmamış gereksinimler çerçevesinde deneyimlediğini ortaya koymaktadır; bu gereksinimler aile atmosferindeki değişim, günlük yaşamın hastalık çevresinde yeniden örgütlenmesi, bakıma dâhil edilme isteği ve bilgi, duygusal destek ile aile içi görünürlük alanlarında yoğunlaşmaktadır (Ludvigsen ve Haugstvedt, 2026). Bu nedenle T1DM ailesinde kardeş ilişkisi, yalnızca hasta çocuğa destek veren çevresel bir unsur olarak değil; sıcaklık/yakınlık, göreli statü/güç, çatışma ve rekabet boyutlarında ayrı ölçülmesi gereken bir aile ilişkisi alanı olarak değerlendirilmelidir (Furman ve Buhrmester, 1985).</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üç eksen —ebeveynlik tutumu, anne depresif belirtileri ve kardeş ilişkisi— aile üyelerinin aynı ebeveynlik davranışını veya aynı hastalık rutinini farklı konumlardan deneyimleyebilmesi nedeniyle tek bir bilgi kaynağıyla yeterince kavranamaz. De Los Reyes ve arkadaşlarının (2015) çoklu bilgi kaynağı çerçevesi, farklı bilgi kaynaklarının raporları arasındaki düşük ya da orta düzeydeki örtüşmenin yalnızca ölçüm hatası olarak değil, bağlama ve role özgü anlamlı bilgi olarak da yorumlanabileceğini savunmaktadır. Nitekim Tip 1 diyabet bağlamında ebeveyn ile ergenin, ergenin yeterliği ve bağımsızlığına ilişkin bildirimleri arasındaki ayrışmanın hem ergen özerkliğiyle hem de metabolik kontrol ve ebeveyn iyilik hali göstergeleriyle ilişkili olabildiği bildirilmiştir (Butner ve ark., 2009). T1DM bağlamında anne için koruma ve risk yönetimi anlamı taşıyan bir davranış; hasta çocuk için kontrol veya özerklik kısıtlılığı, sağlıklı kardeş için ise adalet ve görünürlük gerilimi biçiminde deneyimlenebilir. Bu nedenle anne, T1DM tanılı çocuk ve sağlıklı kardeş perspektiflerinin aynı çalışma içinde birlikte değerlendirilmesi, aile sistemindeki algı ayrışmalarını görünür kılmak açısından gereklidir.</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 pediatrik T1DM izlemi kapsamlı aile eğitimi, çok disiplinli ekip yaklaşımı ve tedavi teknolojileriyle yürütülmekte olup, tek merkezli programların bu yaklaşımla metabolik sonuçları iyileştirebildiği gösterilmiştir (Eviz ve ark., 2026). Bununla birlikte bu kanıtların ağırlıklı olarak tek merkez verisine dayanması, T1DM’nin psikososyal boyutlarında ulusal düzeyde sistematik ve bütünleşik verinin görece sınırlı kaldığını düşündürmektedir. Ulusal hakemli literatürde T1DM’li çocuk ve ergenlerde ebeveyn katılımı ve izlemi, ebeveyn öz-yönetimi ve depresyon, anksiyete ve yaşam kalitesi gibi psikososyal sonuçlar giderek artan biçimde çalışılmaktadır (Özgüven Öztornacı ve ark., 2025; Ceran ve ark., 2024; Adal ve ark., 2015; Yuksel ve ark., 2024). Ancak bu hatta sağlıklı kardeşi ayrı bir bilgi kaynağı olarak konumlandıran ve anne, hasta çocuk ile sağlıklı kardeşin bildirimlerini aynı aile içinde eş zamanlı karşılaştıran çok bilgi kaynaklı desenler belirgin değildir. Uluslararası literatürde de ebeveynlik tutumu, anne depresif belirtileri ve kardeş ilişkisi eksenlerinin aynı örneklemde, olgu-kontrol karşılaştırmasına ve aile içi algı uyumuna izin verecek biçimde bir arada incelendiği çalışmalar sınırlıdır. Bu tablo, tezin ele aldığı temel bilinmeyeni oluşturmaktadır.</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doğrultuda tezin temel araştırma sorusu, T1DM tanılı çocuğu olan ailelerde ebeveynlik tutumu, anne depresif belirtileri ve kardeş ilişkilerinin sağlıklı kontrol ailelerine göre nasıl örüntülendiği ve bu örüntülerin anne, hasta çocuk ve sağlıklı kardeş bakış açıları arasında nasıl ayrıştığıdır. Bu sorunun yanıtlanması, aile merkezli pediatrik diyabet bakımında hangi aile üyesinin hangi alanda desteklenmesi gerektiğine ilişkin uygulamaya dönük bilgi üretmesi ve çok bilgi kaynaklı aile araştırması literatürüne Türkiye örnekleminden üçlü (triadik) kanıt kazandırması bakımından önem taşımaktadır.</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araştırma, T1DM tanılı çocuklar, sağlıklı kardeşleri ve annelerinde ebeveynlik tutumu, anne depresif belirtileri ve kardeş ilişkilerini çoklu bilgi kaynağına dayalı karma yöntem tasarımıyla incelemektedir. Nicel bölüm; anne öz-bildirimi, çocuk bildirimi ve kardeş ilişkisi ölçümlerini aile düzeyinde yapılandırılmış bir olgu-kontrol tasarımı içinde değerlendirmektedir. Nitel bölüm ise anne, T1DM tanılı çocuk ve sağlıklı kardeşin aynı aile olgusunu farklı bakım, kontrol, özerklik, adalet ve görünürlük çerçeveleriyle nasıl anlamlandırdığını bağlamsallaştırmak için kullanılmaktadır. Bu karma yaklaşımda nitel bulgular, nicel hipotezleri doğrulayan ikincil kanıt olarak değil; ölçeklerin yakalayamayabileceği rol-temelli deneyim katmanlarını açıklayan tamamlayıcı kanıt türü olarak konumlandırılmıştır.</w:t>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tezin ana amacı; T1DM tanılı çocukların, sağlıklı kardeşlerinin ve annelerinin ebeveynlik tutumu, anne depresif belirtileri ve kardeş ilişkileri bakımından nasıl bir aile düzeyi örüntü gösterdiğini, nicel ve nitel kanıt türlerini birlikte kullanarak incelemektir. Bu amaç doğrultusunda nicel bölümde beş alt amaç (hipotez) belirlenmiştir. İlk üç alt amaç, aile üyelerinin ebeveynlik ve ilişki bildirimlerini gruplar arasında karşılaştırmaya yöneliktir: T1DM tanılı çocuklar ile sağlıklı kardeşlerinin algıladığı ebeveynlik tutumlarının kontrol grubuyla karşılaştırılması (H1), kardeş ilişkisinin sıcaklık, statü/güç, çatışma ve rekabet boyutlarında değerlendirilmesi (H2) ve annelerin kendi ebeveynlik tutumu bildirimlerinin gruplar arasında incelenmesi (H3). Son iki alt amaç ise aile içi ilişki örüntülerine odaklanır: anne depresif belirti düzeyinin ebeveynlik tutumu boyutlarıyla ilişkisinin test edilmesi (H4) ve anne öz-bildirimi ile çocuk algısı arasındaki ikili (diadik) tutarlılığın değerlendirilmesi (H5). Nitel bölümün amacı, bu nicel örüntüleri anne, hasta çocuk ve sağlıklı kardeş deneyimleri üzerinden bağlamsallaştırmaktır; karma yöntem bütünleştirmesinin amacı ise nicel ve nitel bulguların uyum, tamamlayıcılık, ayrışma ve açıklayıcı genişleme düzeylerini tartışmaya hazırlamaktır.</w:t>
      </w:r>
    </w:p>
    <w:p w:rsidR="00000000" w:rsidDel="00000000" w:rsidP="00000000" w:rsidRDefault="00000000" w:rsidRPr="00000000" w14:paraId="0000012B">
      <w:pPr>
        <w:rPr/>
      </w:pPr>
      <w:r w:rsidDel="00000000" w:rsidR="00000000" w:rsidRPr="00000000">
        <w:br w:type="page"/>
      </w:r>
      <w:r w:rsidDel="00000000" w:rsidR="00000000" w:rsidRPr="00000000">
        <w:rPr>
          <w:rtl w:val="0"/>
        </w:rPr>
      </w:r>
    </w:p>
    <w:bookmarkStart w:colFirst="0" w:colLast="0" w:name="nnpuxbju2up8" w:id="7"/>
    <w:bookmarkEnd w:id="7"/>
    <w:p w:rsidR="00000000" w:rsidDel="00000000" w:rsidP="00000000" w:rsidRDefault="00000000" w:rsidRPr="00000000" w14:paraId="0000012C">
      <w:pPr>
        <w:pStyle w:val="Heading1"/>
        <w:rPr/>
      </w:pPr>
      <w:r w:rsidDel="00000000" w:rsidR="00000000" w:rsidRPr="00000000">
        <w:rPr>
          <w:rtl w:val="0"/>
        </w:rPr>
        <w:t xml:space="preserve">2. GENEL BİLGİLER</w:t>
      </w:r>
    </w:p>
    <w:bookmarkStart w:colFirst="0" w:colLast="0" w:name="bxajcfcogn85" w:id="8"/>
    <w:bookmarkEnd w:id="8"/>
    <w:p w:rsidR="00000000" w:rsidDel="00000000" w:rsidP="00000000" w:rsidRDefault="00000000" w:rsidRPr="00000000" w14:paraId="0000012D">
      <w:pPr>
        <w:pStyle w:val="Heading2"/>
        <w:rPr/>
      </w:pPr>
      <w:r w:rsidDel="00000000" w:rsidR="00000000" w:rsidRPr="00000000">
        <w:rPr>
          <w:rtl w:val="0"/>
        </w:rPr>
        <w:t xml:space="preserve">2.1 Tip 1 Diyabet ve Bakım Bağlamı</w:t>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çocukluk çağında başlayan ve yaşam boyu süren bakım yüküyle yalnız tanılı çocuğun değil, tüm ailenin gündelik yaşamını yeniden düzenleyen bir hastalıktır. Bu tezin odaklandığı aile dinamiklerini anlamlandırabilmek için hastalığın klinik tablosunu, pediatrik bakımın psikososyal boyutunu ve Türkiye’deki bakım bağlamını birlikte ele almak gerekir.</w:t>
      </w:r>
    </w:p>
    <w:bookmarkStart w:colFirst="0" w:colLast="0" w:name="f2akh2luj6cq" w:id="9"/>
    <w:bookmarkEnd w:id="9"/>
    <w:p w:rsidR="00000000" w:rsidDel="00000000" w:rsidP="00000000" w:rsidRDefault="00000000" w:rsidRPr="00000000" w14:paraId="0000012F">
      <w:pPr>
        <w:pStyle w:val="Heading3"/>
        <w:rPr/>
      </w:pPr>
      <w:r w:rsidDel="00000000" w:rsidR="00000000" w:rsidRPr="00000000">
        <w:rPr>
          <w:rtl w:val="0"/>
        </w:rPr>
        <w:t xml:space="preserve">2.1.1 Çocukluk çağında Tip 1 diyabet</w:t>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mellitus (T1DM), pankreas Langerhans adacıklarındaki beta hücrelerinin, bağışıklık sisteminin kendi dokusunu hedef aldığı otoimmün süreçlerle yıkımı sonucu ortaya çıkan mutlak insülin eksikliği ve buna bağlı kronik hiperglisemi ile tanımlanan, çoğunlukla çocukluk ve ergenlik döneminde başlayan yaşam boyu bir hastalıktır (DiMeglio ve ark., 2018). Patogenezde genetik yatkınlık, çevresel tetikleyiciler ve beta hücrelerine yönelik hem hücresel hem de antikor aracılı (humoral) otoimmün yanıt birlikte rol oynar (DiMeglio ve ark., 2018). Yeni tanı alan bireylerin %90’ından fazlasında insülin, glutamik asit dekarboksilaz (GAD), adacık antijeni 2 (IA-2), çinko taşıyıcı 8 (ZnT8) ve tetraspanin-7 gibi beta-hücre proteinlerine karşı ölçülebilir otoantikorlardan en az biri saptanır ve insülin salgısının ilerleyici kaybı, dışarıdan insülin verilmesini yaşamsal zorunluluk haline getirir (DiMeglio ve ark., 2018). Çocuk ve ergenlerde diyabetin sınıflandırılması T1DM’yi tip 2 diyabet, monogenik diyabet (örneğin gençlerde erişkin tipi diyabet [MODY]; çocukluk çağı diyabet olgularının yaklaşık %1-6’sı) ve diğer formlardan ayırır; bu ayrım tanı, tedavi ve izlem kararlarının temelini oluşturur (DiMeglio ve ark., 2018; American Diabetes Association Professional Practice Committee for Diabetes, 2026).</w:t>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klinik başlangıcı çoğu zaman aylar ya da yıllar süren, belirti vermeyen bir otoimmün sürecin sonunda ortaya çıkar; adacık otoantikorlarının belirmesi (serokonversiyon) bu sürecin ölçülebilir ilk işaretidir (DiMeglio ve ark., 2018). Çok merkezli izlem çalışmaları, iki veya daha fazla adacık otoantikoru gelişen çocuklarda klinik T1DM’ye ilerlemenin on yıl içinde %69,7 (%95 güven aralığı 65,1-74,3) olduğunu; tek otoantikor taşıyanlarda bu oranın %14,5’e, hiç otoantikoru olmayanlarda ise on beş yaşına kadar %0,4’e düştüğünü göstermiştir (Ziegler ve ark., 2013). Bu yüksek ilerleme riski hastalığın evrelenmesini beraberinde getirmiştir: Evre 1, iki veya daha fazla otoantikorun bulunduğu ancak kan şekerinin normal olduğu presemptomatik dönemi; Evre 2, glukoz düzensizliğinin (disglisemi) geliştiği ama hastalığın hâlâ belirtisiz olduğu dönemi; Evre 3 ise klinik/semptomatik diyabetin ortaya çıktığı dönemi tanımlar (DiMeglio ve ark., 2018; Haller ve ark., 2024; American Diabetes Association Professional Practice Committee for Diabetes, 2026). Bu çerçeve, T1DM’yi tanı anıyla başlayan değil, öncesinde uzun bir hazırlık evresi bulunan bir süreç olarak görünür kılar (Haller ve ark., 2024). </w:t>
      </w:r>
      <w:hyperlink w:anchor="d7iqcgl9shnf">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evrelemeyi temel klinik ölçütler ve aile açısından anlamıyla birlikte özetlemektedir.</w:t>
      </w:r>
    </w:p>
    <w:tbl>
      <w:tblPr>
        <w:tblStyle w:val="Table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d7iqcgl9shnf" w:id="10"/>
          <w:bookmarkEnd w:id="10"/>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T1DM’nin evrelemesi ve her evrenin aile açısından anlamı (DiMeglio ve ark., 2018; Haller ve ark., 2024).</w:t>
            </w:r>
          </w:p>
          <w:tbl>
            <w:tblPr>
              <w:tblStyle w:val="Table4"/>
              <w:tblW w:w="7920.0" w:type="dxa"/>
              <w:jc w:val="left"/>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Evre</w:t>
                  </w:r>
                </w:p>
              </w:tc>
              <w:tc>
                <w:tcPr/>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Otoantikor</w:t>
                  </w:r>
                </w:p>
              </w:tc>
              <w:tc>
                <w:tcPr/>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Glisemi</w:t>
                  </w:r>
                </w:p>
              </w:tc>
              <w:tc>
                <w:tcPr/>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Belirti</w:t>
                  </w:r>
                </w:p>
              </w:tc>
              <w:tc>
                <w:tcPr/>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açısından anlamı</w:t>
                  </w:r>
                </w:p>
              </w:tc>
            </w:tr>
            <w:tr>
              <w:trPr>
                <w:cantSplit w:val="0"/>
                <w:tblHeader w:val="0"/>
              </w:trPr>
              <w:tc>
                <w:tcPr/>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Evre 1</w:t>
                  </w:r>
                </w:p>
              </w:tc>
              <w:tc>
                <w:tcPr/>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pozitif</w:t>
                  </w:r>
                </w:p>
              </w:tc>
              <w:tc>
                <w:tcPr/>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w:t>
                  </w:r>
                </w:p>
              </w:tc>
              <w:tc>
                <w:tcPr/>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Yok (presemptomatik)</w:t>
                  </w:r>
                </w:p>
              </w:tc>
              <w:tc>
                <w:tcPr/>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Belirsizlik yükü; klinik tanı zamanı bilinmez</w:t>
                  </w:r>
                </w:p>
              </w:tc>
            </w:tr>
            <w:tr>
              <w:trPr>
                <w:cantSplit w:val="0"/>
                <w:tblHeader w:val="0"/>
              </w:trPr>
              <w:tc>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Evre 2</w:t>
                  </w:r>
                </w:p>
              </w:tc>
              <w:tc>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≥2 pozitif</w:t>
                  </w:r>
                </w:p>
              </w:tc>
              <w:tc>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Disglisemi</w:t>
                  </w:r>
                </w:p>
              </w:tc>
              <w:tc>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Yok</w:t>
                  </w:r>
                </w:p>
              </w:tc>
              <w:tc>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 izlem; artan bakım-veren kaygısı</w:t>
                  </w:r>
                </w:p>
              </w:tc>
            </w:tr>
            <w:tr>
              <w:trPr>
                <w:cantSplit w:val="0"/>
                <w:tblHeader w:val="0"/>
              </w:trPr>
              <w:tc>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Evre 3</w:t>
                  </w:r>
                </w:p>
              </w:tc>
              <w:tc>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Pozitif olabilir; zamanla kaybolabilir, tanı için zorunlu değildir</w:t>
                  </w:r>
                </w:p>
              </w:tc>
              <w:tc>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Standart tanı ölçütlerini karşılayan aşikâr hiperglisemi</w:t>
                  </w:r>
                </w:p>
              </w:tc>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Klinik/overt diyabet; sıklıkla semptomatik</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krizi; aile rutininin yeniden örgütlenmesi</w:t>
                  </w:r>
                </w:p>
              </w:tc>
            </w:tr>
          </w:tbl>
          <w:p w:rsidR="00000000" w:rsidDel="00000000" w:rsidP="00000000" w:rsidRDefault="00000000" w:rsidRPr="00000000" w14:paraId="00000147">
            <w:pPr>
              <w:rPr/>
            </w:pPr>
            <w:r w:rsidDel="00000000" w:rsidR="00000000" w:rsidRPr="00000000">
              <w:rPr>
                <w:rtl w:val="0"/>
              </w:rPr>
            </w:r>
          </w:p>
        </w:tc>
      </w:tr>
    </w:tbl>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Otoantikor temelli tarama programları, popülasyon genelinde ya da genetik risk veya aile öyküsü olan çocuklarda erken evre T1DM’yi klinik başlangıçtan önce belirleyebilir; taramanın başlıca gerekçelerinden biri, tanı anındaki diyabetik ketoasidozu (DKA) ve buna bağlı hastaneye yatışı azaltmasıdır (Haller ve ark., 2024). Erken evrede saptanan bireylere yönelik teplizumab gibi immünoterapiler Evre 3’e ilerlemeyi geciktirmeye yönelik seçenekler olarak gündeme girmiştir (Haller ve ark., 2024). Ancak tarama aile için yalnız klinik bir fırsat değil, aynı zamanda psikososyal bir yüktür; çocuğun çoklu otoantikor pozitifliği sonucu, bakım verenlerde -özellikle annelerde- kaygı ve depresif belirtilerin artmasıyla ilişkilendirilmiş, klinik tanının ne zaman geleceğinin belirsiz olması bu yükü sürdürebilen bir etken olarak tanımlanmıştır (Haller ve ark., 2024). Dahası, Evre 3 T1DM tanısı alan çocukların ruhsal sonuçları bakım verenlerinin kendi ruh sağlığı ve hastalıkla baş etmeleriyle ilişkili bulunduğundan, psikososyal desteğin hem çocuğa hem bakım verene yönelik olması gerektiği vurgulanır (Haller ve ark., 2024; Quinn ve ark., 2026). Tarama ve evreleme ufku, bu tezin odaklandığı ebeveyn-çocuk ilişkisini hastalığın klinik başlangıcından önceki döneme taşıyan bir boyut ekler (Quinn ve ark., 2026).</w:t>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anı birçok aile için ani ve sarsıcı bir kriz olarak yaşanır; çocuklar tipik olarak sık ve bol idrara çıkma (poliüri), aşırı susama (polidipsi) ve kilo kaybı ile başvurur, yaklaşık üçte biri ise tanı anında DKA tablosundadır (DiMeglio ve ark., 2018). Tanıda DKA sıklığı ülkeler arasında dünya genelinde yaklaşık %15-80 gibi çok geniş bir aralıkta değişir ve bu değişkenlik erken tanı, sağlık hizmetine erişim ve farkındalık farklarını yansıtır; tarama ile yakın izlem programları bu oranı %5’in altına indirebilmektedir (Haller ve ark., 2024). DKA yalnız tanı anında değil, belirgin insülin eksikliği ve araya giren hastalıklarla izlem sırasında da görülebilen, yaşamı tehdit eden akut bir komplikasyondur (DiMeglio ve ark., 2018). Bu nedenle tanı dönemi, hem çocuğun klinik olarak dengelenmesi hem de ailenin yoğun bir öğrenme ve yeniden düzenlenme sürecine girmesi anlamına gelir.</w:t>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Küresel epidemiyolojik veriler, çocukluk ve ergenlik döneminde T1DM görülme sıklığının arttığını; buna karşılık ülkeler arasında kayıt sistemleri, insidans, tanı yaşı, DKA ile başvuru ve teknoloji erişimi verilerinin eşit güçte olmadığını göstermektedir (Bell ve Lain, 2025). Bu eşitsizlik, T1DM’yi yalnız biyolojik bir hastalık değil, sağlık sistemi kapasitesi, erken tanı, eğitim ve aile kaynaklarıyla birlikte değerlendirilmesi gereken bir çocuk sağlığı alanı haline getirir (Bell ve Lain, 2025). Tanı yaşı ve hastalık süresi, hem klinik risklerin hem de aile bakım düzeninin zaman içindeki seyrini etkileyebilir (DiMeglio ve ark., 2018).</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klinik önemi insülin eksikliğiyle sınırlı değildir; hastalık, çocuğun gününe yayılan çok sayıda bakım davranışı gerektirir: kan glukozu ölçümü, insülin dozlama, karbonhidrat sayımı, öğün ve etkinlik planlama, hipoglisemi ve hiperglisemi belirtilerini tanıma, okul ile sosyal ortamlarda güvenlik düzenlemeleri (American Diabetes Association Professional Practice Committee for Diabetes, 2026). Bu nedenle pediatrik diyabet bakımı; yaş, gelişim dönemi, aile katılımı, eğitim, glisemik izlem, komorbiditeler ve psikososyal gereksinimlerin birlikte değerlendirilmesini gerektiren bütüncül bir çerçeve olarak tanımlanır ve T1DM yalnız biyomedikal bir durum değil, aile yaşamını yeniden düzenleyen kronik bir bakım bağlamı olarak ele alınır (American Diabetes Association Professional Practice Committee for Diabetes, 2026).</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yönetimi, insülin tedavisi ile glukoz izleminin birlikte yürütülmesine dayanır. Fizyolojik insülin salınımını taklit eden çoklu doz (bazal-bolus) rejimlerde, gece ve öğün araları için bazal insülin ile öğünlerdeki karbonhidratı karşılamak ve hiperglisemiyi düzeltmek için hızlı etkili bolus dozları birlikte kullanılır (DiMeglio ve ark., 2018). İnsülin; kalemle enjeksiyon, insülin pompası (sürekli subkutan insülin infüzyonu) veya sensör verisini pompaya bağlayarak insülin verilişini kısmen otomatikleştiren otomatik insülin iletim (AID) sistemleri gibi farklı yollarla uygulanabilir (DiMeglio ve ark., 2018; Tauschmann ve ark., 2025). İnsülin dozunun karbonhidrat alımı, fiziksel etkinlik ve araya giren hastalık ya da strese göre sık sık ayarlanması gerekir (DiMeglio ve ark., 2018). Yoğun glisemik yönetimin uzun dönem yararı, 1993’te yayımlanan Diyabet Kontrol ve Komplikasyonları Çalışması (DCCT) ve onu izleyen gözlemsel çalışmayla ortaya konmuştur (DiMeglio ve ark., 2018). Kan şekerini olabildiğince normale yakın tutmak, mikrovasküler ve kardiyovasküler komplikasyonların azalmasıyla ilişkilendirilmiştir (DiMeglio ve ark., 2018).</w:t>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Glukoz izlemi parmak ucu kan şekeri ölçümleri ve sürekli glukoz izlem (CGM) sistemleriyle yapılır. Uluslararası Pediatrik ve Adolesan Diyabet Derneği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International Society for Pediatric and Adolescent Diabetes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ISPAD), çocuk ve ergenlerde düzenli izlemin yönetimin temel bileşeni olduğunu, CGM’nin birçok ülkede standart bakıma yaklaştığını ve mümkün olduğunda tanıdan kısa süre sonra başlatılmasının önerildiğini, ancak erişimin olmadığı veya sensör verisiyle klinik belirti arasında uyumsuzluk bulunduğu durumlarda kapiller ölçümün önemini koruduğunu belirtir (Tauschmann ve ark., 2025). Bu teknolojiler bakım güvenliğini artırırken alarm takibi, cihaz sorumluluğu ve verinin kim tarafından yorumlanacağı gibi yeni aile içi sorular da doğurur (Tauschmann ve ark., 2025).</w:t>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Günlük yönetim, tıbbi tedavinin yanında beslenme ve fiziksel etkinliğin de düzenlenmesini gerektirir. Karbonhidrat sayımı ve yaşa, gelişim dönemine, kültürel ile ailesel beslenme örüntüsüne göre bireyselleştirilmiş beslenme planlaması bakımın temel bileşenidir (American Diabetes Association Professional Practice Committee for Diabetes, 2026; DiMeglio ve ark., 2018). Egzersiz sağlıklı büyüme ve iyilik hali için önerilir; ancak insülin ve karbonhidrat dengesini etkilediğinden, özellikle hipoglisemi riski nedeniyle önceden planlama, izlem ve doz ya da atıştırmalık ayarlaması gerektirir (Adolfsson ve ark., 2022). Bu düzenlemelerin büyük bölümü öğün hazırlama, okul ile etkinlik planlaması yoluyla ailenin günlük emeğine eklenir (American Diabetes Association Professional Practice Committee for Diabetes, 2026).</w:t>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Günlük öz yönetim tek bir davranış değil, çok sayıda küçük karar döngüsünden oluşur; öğün içeriği, karbonhidrat miktarı, etkinlik düzeyi, araya giren hastalık, stres, uyku ve glukoz eğilimi birlikte yorumlanarak insülin ve beslenme kararları verilir (American Diabetes Association Professional Practice Committee for Diabetes, 2026). Bu kararların bir bölümü rutinleşirken bir bölümü beklenmedik durumlarda hızlı müdahale gerektirir; böylece hastalık, dışarıdan yalnız ölçüm ve enjeksiyon olarak görülse de arka planda sürekli bir karar verme, risk değerlendirme ve hazırlık etkinliği üretir.</w:t>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Hipoglisemi ve hiperglisemi günlük bakımın iki temel risk alanıdır. Hipoglisemi ani belirtiler ve özellikle gece güvenlik kaygısı nedeniyle yoğun uyanıklık gerektirebilir; ISPAD, hipoglisemiyi ve hipoglisemi korkusunu optimal glisemik hedeflere ulaşmada hem fizyolojik hem psikolojik bir engel olarak konumlandırır ve duygusal morbidite, yaşam kalitesi etkisi, gece izlem ile kaçınma davranışlarını bu alanın psikososyal boyutu olarak tanımlar (Abraham ve ark., 2022). Belirgin insülin eksikliği ve araya giren hastalıklarda hiperglisemi ketoza ve yaşamı tehdit eden diyabetik ketoasidoza (DKA) ilerleyebilir; DKA hem tanı anında hem izlem sırasında görülebilen akut bir komplikasyondur (DiMeglio ve ark., 2018).</w:t>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Glisemik kontrolün uzun dönem izleminde HbA1c, önceki yaklaşık iki-üç aylık ortalama glisemiyi yansıtan ve uzun dönem komplikasyon riskiyle ilişkilendirilen geriye dönük bir göstergedir (Bock ve ark., 2022). ISPAD, çoğu çocuk ve ergen için hedef HbA1c düzeyini ve CGM’nin yaygınlaşmasıyla giderek önem kazanan “hedef aralıkta geçirilen süre” (time in range) gibi ölçütleri glisemik hedef çerçevesi içinde tanımlar (Bock ve ark., 2022). HbA1c yalnız bir laboratuvar sonucu değil, bakım düzeni, tedaviye erişim, teknoloji kullanımı ve okul/ev desteğiyle birlikte yorumlanması gereken bir göstergedir (Bock ve ark., 2022).</w:t>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bakımında akut riskler ile uzun dönem hedefler aynı anda yönetilir: hipoglisemi gibi kısa vadeli güvenlik kaygıları anlık müdahale ve yakın izlem gerektirirken, HbA1c hedefleri, komplikasyon riski ve sağlıklı büyüme gibi uzun dönem hedefler süreklilik ister (Bock ve ark., 2022). Bakımın anlamı gelişim dönemiyle de değişir; okul öncesi ve erken okul çağında yönetimin büyük bölümü ebeveyn tarafından üstlenilirken, ergenlikte öz yönetim becerileri, mahremiyet, akran yaşamı, beden algısı ve bağımsızlık isteği öne çıkar, bu nedenle bakım sorumluluğunun aile içinde gelişimsel olarak yeniden paylaşılması gerekir (American Diabetes Association Professional Practice Committee for Diabetes, 2026).</w:t>
      </w:r>
    </w:p>
    <w:bookmarkStart w:colFirst="0" w:colLast="0" w:name="kltmjsabgxqz" w:id="11"/>
    <w:bookmarkEnd w:id="11"/>
    <w:p w:rsidR="00000000" w:rsidDel="00000000" w:rsidP="00000000" w:rsidRDefault="00000000" w:rsidRPr="00000000" w14:paraId="00000153">
      <w:pPr>
        <w:pStyle w:val="Heading3"/>
        <w:rPr/>
      </w:pPr>
      <w:r w:rsidDel="00000000" w:rsidR="00000000" w:rsidRPr="00000000">
        <w:rPr>
          <w:rtl w:val="0"/>
        </w:rPr>
        <w:t xml:space="preserve">2.1.2 Pediatrik T1DM’de psikososyal bakım</w:t>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Pediatrik diyabet bakımında psikososyal değerlendirme, tıbbi tedaviden ayrı bir ek hizmet değil, bakımın çekirdek bileşenidir; çocuğun ve ergenin diyabetle yaşama biçimi yaş, bilişsel gelişim, aile desteği, okul ortamı, akran ilişkileri, ekonomik kaynaklar, bakım verenin ruhsal durumu ve diyabet teknolojilerine erişimle birlikte şekillenir (Wit ve ark., 2022). ISPAD psikolojik bakım kılavuzu ve Amerikan Diyabet Birliği’nin psikososyal bakım bildirisi, çocuk, ergen ve genç yetişkinlerde diyabet bakımının aile işlevselliği, ebeveyn ruhsal durumu, bakım rolleri, iletişim, ebeveyn katılımı ve gelişimsel özerklik başlıklarını düzenli izlem içinde kapsamasını önerir (Wit ve ark., 2022; Young-Hyman ve ark., 2016). Aynı kaynaklar, depresyon, diyabet sıkıntısı, anksiyete ve bozulmuş yeme davranışı gibi alanların valide araçlarla rutin taranmasını ve psikososyal desteğin tanı anından itibaren bakımın parçası olmasını önerir (Wit ve ark., 2022; Young-Hyman ve ark., 2016). Bu yaklaşım, diyabet bakımını glisemik hedeflerle sınırlı olmaktan çıkaran bütüncül bir çerçeve sunar (American Diabetes Association Professional Practice Committee for Diabetes, 2026).</w:t>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Psikososyal değerlendirmenin bu merkezî konumu, T1DM’li çocuk ve ergenlerde ruhsal belirtilerin yaygınlığıyla da desteklenir. Sistematik derleme ve meta-analiz bulguları, bu grupta depresif belirtilerin havuzlanmış (birden çok çalışmanın istatistiksel olarak birleştirilmesiyle elde edilen) prevalansını %30,04 (%95 güven aralığı 16,33-43,74) ve anksiyete belirtilerini hastaların %32’sine varan oranlarda bildirmekte; belirti düzeylerinin glisemik kontrolle ilişkili olduğunu ve tanıdan itibaren erken psikososyal taramanın önemini vurgulamaktadır (Buchberger ve ark., 2016). Bu değerler, tanısal görüşmeden çok öz-bildirime dayalı tarama ölçeklerine dayandığından klinik tanı değil belirti düzeyindeki yaygınlığı yansıtır; güven aralığının genişliği ise çalışmalar arasındaki ileri düzey değişkenliği ve dahil edilen çalışmaların sınırlı metodolojik kalitesini yansıtır (Buchberger ve ark., 2016). Bu örüntü, çocuğun ruhsal iyilik halinin diyabet yönetiminden ayrı bir alan olmadığını ve belirti taramasının bakımın rutin bir parçası olması gerektiğini destekler (Buchberger ve ark., 2016; Wit ve ark., 2022).</w:t>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Yapılandırılmış diyabet eğitimi bu psikososyal omurganın uygulamadaki temelidir. ISPAD eğitim kılavuzu, eğitimin yalnız tanı anındaki bilgi aktarımı olmadığını; çocuğun olgunlaşması, aile gereksinimleri, teknoloji değişimi ve yerel bakım pratikleriyle birlikte düzenli gözden geçirilen sürekli bir süreç olduğunu ve bu sürecin güncel kılavuzlarla uyumlu bir müfredat, eğitimli diyabet eğitimcileri ve kalite güvencesini gerektirdiğini vurgular (Lindholm Olinder ve ark., 2022). Eğitim, karbonhidrat sayımı ve insülin uygulaması gibi teknik becerilerin yanında problem çözme, hedef belirleme, iletişim, aile çatışması yönetimi, baş etme ve stres yönetimi gibi psikososyal bileşenleri de kapsar ve böylece ebeveynin çocuğu adına yürüttüğü bakım ile çocuğun yaşına uygun öz yönetim becerisi arasında köprü kurar (Lindholm Olinder ve ark., 2022).</w:t>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Diyabet sıkıntısı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diabetes distress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diyabetle yaşamanın getirdiği sürekli dikkat, karar verme ve öz yönetim yüküne verilen olumsuz duygusal yanıtları tanımlayan; psikiyatrik bir tanı olmayan, ancak depresyon ve anksiyeteyle ilişkili biçimde bir arada bulunabilen ayrı bir kavramdır (Wit ve ark., 2022; Hagger ve ark., 2016). Ergenlerde yürütülen bir sistematik derleme, yaklaşık üçte birinin yüksek düzeyde diyabet sıkıntısı yaşadığını ve bu sıkıntının suboptimal glisemik kontrol, düşük öz-yeterlik (bireyin diyabet öz-yönetimini başarıyla yürütebileceğine dair inancı) ile azalmış öz-bakımla ilişkili olduğunu göstermektedir (Hagger ve ark., 2016). Diyabet sıkıntısı; aile, akran ve sağlık çalışanlarıyla olumsuz etkileşimler ve yönetimin taleplerinin bunaltıcı gelmesiyle şiddetlenebildiğinden, yalnız bireysel bir belirti olarak değil, ilişkisel bağlam içinde şekillenen bir yük olarak da değerlendirilir (Hagger ve ark., 2016).</w:t>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Hipoglisemi korkusu, hipoglisemi yaşama olasılığına ilişkin kaygı ile bundan kaçınmaya yönelik davranışları kapsayan, çocuk ve bakım verenlerde ölçülebilen bir yapıdır (Abraham ve ark., 2022). ISPAD bunu optimal glisemik hedeflere ulaşmada hem fizyolojik hem psikolojik bir engel olarak konumlandırır ve duygusal morbidite, yaşam kalitesi etkisi ile kaçınma davranışlarını bu alanın psikososyal boyutu olarak tanımlar; gece glukoz izlemini ise öncelikle nokturnal hipoglisemiye karşı klinik bir izlem önerisi olarak konumlandırır (Abraham ve ark., 2022). Korkunun kaygı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worry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davranış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behavior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boyutlarıyla ele alınması, ebeveyn izlem davranışlarının bir bölümünün klinik olarak gerekli güvenlik önlemi, bir bölümünün ise çocuğun günlük hareket alanını daraltan kaçınma davranışı olabileceğini gösterir; aynı izlem davranışı, bağlamına göre uyum sağlayıcı bir tetikte-olma ya da uyum bozucu bir kaçınma işlevi taşıyabilir (Abraham ve ark., 2022; Vieira ve ark., 2026).</w:t>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Diyabet teknolojilerinin yaygınlaşması psikososyal tabloyu dönüştürmüş, ancak yükü tekdüze biçimde azaltmamıştır. Bu teknolojiler arasında aralıklı taranan glukoz izlemi (isCGM), sensörün elle okutulmasıyla veri veren ve sürekli otomatik uyarı üretmeyen bir sistemken; gerçek zamanlı sürekli glukoz izlemi (rtCGM) sürekli veri akışına ek olarak düşük ve yüksek glukoz uyarıları sunar (Franceschi ve ark., 2021). Pediatrik çalışmaların sistematik derlemesi, aralıklı taranan glukoz izlemin (isCGM) ergenlerde diyabet sıkıntısı, aile çatışması, hipoglisemi korkusu ile yaşam kalitesini iyileştirebildiğini; gerçek zamanlı CGM’nin ise ebeveyn ve hastalarda memnuniyet ve yaşam kalitesini artırmakla birlikte diyabet yükü, diyabete özgü aile çatışması ve depresif belirtiler üzerinde belirgin etki göstermediğini bildirmektedir (Franceschi ve ark., 2021). Benzer biçimde, otomatik insülin iletim sistemlerinin diyabet sıkıntısı üzerindeki etkisini inceleyen meta-analiz, bakım verenlerde -özellikle küçük çocuk ebeveynlerinde- orta düzeyde bir sıkıntı azalmasıyla ilişki bulurken çocuk ve ergen hastalarda anlamlı bir değişiklik saptamamıştır (Canha ve ark., 2025). Bu son bulgu, teknolojinin çocuk ve ergenlerde etkisiz olduğu biçiminde değil, mevcut ölçüm araçlarının bu yaş grubundaki sıkıntı kaynaklarını yeterince yakalayamayabileceği ve sıkıntının büyük ölçüde bakım verenlerce taşınıyor olabileceği biçiminde de okunabilir (Canha ve ark., 2025). Bu bulgular, teknolojinin bakım güvenliğini artırırken alarm takibi, veri paylaşımı ve gece izlem gibi yeni sorumluluklar doğurduğunu ve bu sorumluluklar ile teknolojinin sağladığı yararın bakım verenler ile çocuk ve ergen hastalar arasında farklı biçimde deneyimlenebildiğini göstermektedir (Tauschmann ve ark., 2025; Franceschi ve ark., 2021).</w:t>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Psikososyal bakımın aile merkezli olması, çocuğun yalnız bireysel ruhsal belirtilerle değerlendirilmemesi anlamına gelir; çocuğun kaygısı, bakım verenin yorgunluğu, kardeşin adalet algısı ve ailenin okul/teknoloji kaynakları aynı bakım düzeninin parçalarıdır (Wit ve ark., 2022). T1DM’li çocukların ebeveynleri günlük bakım sorumluluğu, gece kan şekeri takibi ve gece hipoglisemisine ilişkin süregelen kaygı, sürekli tetikte olma ve çocuğun sağlığı ile gelişimine yönelik artmış sorumluluk gibi kendine özgü bir psikolojik deneyim yaşar (Whittemore ve ark., 2012). Kronik fiziksel hastalık bağlamında ise ebeveynlik davranışlarının -ebeveyn sıcaklığı, reddetme, özerklik desteği ve denetim gibi boyutlar üzerinden- çocuğun iyilik haliyle ilişkilendirildiği gösterilmiştir (Crandell ve ark., 2018). Bir ailede çocuk belirti bildirmese bile bakım veren yüksek uyanıklık içinde olabilir; başka bir ailede bakım düzeni sürüyor görünse de bir aile üyesi dışarıda kalmış hissedebilir. Bu nedenle psikososyal bakım, belirtileri tek tek taramanın ötesinde, aile üyelerinin aynı hastalık bağlamında nasıl konumlandığını anlamayı gerektirir (Wit ve ark., 2022).</w:t>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psikososyal bakımın en önemli sahalarından biridir; çocuğun uyanık saatlerinin büyük bölümünü geçirdiği okul ve gündüz bakımı ortamlarında personelin bireyselleştirilmiş diyabet tıbbi yönetim planına uygun bakım verebilmesi, optimal yönetim ve okul etkinliklerine güvenli katılım için gereklidir; bu gereksinim özellikle insülin kullanan çocuklarda belirginleşir (American Diabetes Association Professional Practice Committee for Diabetes, 2026). Akran ilişkileri açısından çocuk cihaz kullanımı, ölçüm yapma, ara öğün alma veya hipoglisemi belirtileri nedeniyle kendini farklı hissedebilir; özellikle ergenlik döneminde görünür cihazlar ve hastalık rutinleri, ait olma ve normalleşme arzusuyla gerilim oluşturabilir (Wit ve ark., 2022).</w:t>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Kırsal bir bağlamda yürütülen güncel bir karma yöntem çalışması, diyabet sıkıntısı deneyiminin ergen ve ebeveyn açısından ilişkisel biçimde yaşandığını göstermektedir (Sangha ve ark., 2026). Bu çalışmada ergenler için günlük yaşamın kesintiye uğraması, akranların ve öğretmenlerin hastalığı yanlış anlaması, stigma, gelecekteki maliyet kaygısı ve pediatriden erişkin bakımına geçişle iç içe geçen bağımsızlaşma gerilimi; ebeveynler için ise sorumluluğun çocuğa güvenli biçimde devri ve yeterli destek bulma gereksinimi öne çıkabilir (Sangha ve ark., 2026). Altı ergen ve altı ebeveynle yürütülen bu çalışmanın görece küçük ve homojen örneklemi bulguların genellenmesini sınırlasa da, deneyimin ilişkisel doğasını görünür kılması bakımından değerlidir (Sangha ve ark., 2026). Bu bulgular, psikososyal bakımın yalnız bireysel belirti taraması değil, ergen-ebeveyn ilişkisinde sorumluluğun nasıl paylaşıldığını ve hastalığın okul/akran ekosisteminde nasıl karşılandığını anlamayı gerektirdiğini gösterir (Sangha ve ark., 2026).</w:t>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Psikososyal bakımın gelişimsel boyutu özerklik ve sorumluluk paylaşımı üzerinden okunur; diyabet yönetimi tümüyle ebeveyn tarafından yürütüldüğünde çocuk öz-yeterlik kazanmakta zorlanabilir, buna karşılık sorumluluk çok erken ve desteksiz devredildiğinde tedavi güvenliği ve ruhsal yük riske girebilir (Wit ve ark., 2022). Bu nedenle aşamalı ve desteklenen sorumluluk devri önerilir; bu gerilim, aşırı koruyuculuk, kontrol, duygusal sıcaklık ve özerklik desteği gibi ebeveynlik boyutlarının birlikte değerlendirilmesini gerektirir (Wit ve ark., 2022).</w:t>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Psikososyal bakım yalnız sorun ortaya çıktığında devreye giren reaktif bir alan değildir; tanı dönemi, okul geçişleri, ergenliğe giriş, teknolojiye geçiş ve tedavi rejimi değişikliği gibi eşikler çocuğun ve ailenin psikososyal gereksinimlerini artırabilir, bu nedenle düzenli psikososyal değerlendirme aile işlevselliğindeki değişimin erken fark edilmesine yardım eder (Wit ve ark., 2022). Kılavuz, tarama ve sevkin tek başına yeterli olmadığını; psikososyal bakımın diyabet ekibiyle bütünleşik biçimde yürütülmesi gerektiğini vurgular (Wit ve ark., 2022). Aile üyeleri aynı hastalık düzenini farklı konumlardan deneyimlediğinden, aile merkezli bakım bu konumların birlikte ve karşılaştırmalı biçimde değerlendirilmesini gerektirir (Wit ve ark., 2022).</w:t>
      </w:r>
    </w:p>
    <w:bookmarkStart w:colFirst="0" w:colLast="0" w:name="rfossfgkudzs" w:id="12"/>
    <w:bookmarkEnd w:id="12"/>
    <w:p w:rsidR="00000000" w:rsidDel="00000000" w:rsidP="00000000" w:rsidRDefault="00000000" w:rsidRPr="00000000" w14:paraId="0000015F">
      <w:pPr>
        <w:pStyle w:val="Heading3"/>
        <w:rPr/>
      </w:pPr>
      <w:r w:rsidDel="00000000" w:rsidR="00000000" w:rsidRPr="00000000">
        <w:rPr>
          <w:rtl w:val="0"/>
        </w:rPr>
        <w:t xml:space="preserve">2.1.3 Türkiye bağlamında pediatrik T1DM</w:t>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Türkiye’den güncel pediatrik T1DM bakım verileri, çocuk ve aile eğitimini, ekip çalışmasını, bireyselleştirilmiş yazılı tedavi planlarını ve teknoloji kullanımını birlikte ele almanın önemini göstermektedir. Eviz ve arkadaşlarının Türkiye’deki tek merkezli çalışmasında çocuklar ve aileleri beslenme, karbonhidrat sayımı, glukoz izlemi, hipoglisemi/hiperglisemi yönetimi, keton izlemi, cihaz kullanımı ve motivasyonel destek başlıklarını içeren yapılandırılmış bir eğitim sürecinden geçmiştir; yazarlar daha iyi sonuçların yalnız teknolojiyle değil, davranış, eğitim, ekip hedefleri ve aileye verilen yazılı yol haritasıyla ilişkili olduğunu vurgulamıştır (Eviz ve ark., 2026). Aynı çalışma, Türkiye’de ulusal kayıt sisteminin bulunmaması nedeniyle metabolik kontrol verisinin sınırlı olduğunu ve teknoloji erişiminin dönemsel geri ödeme koşullarından etkilendiğini belirtmiştir (Eviz ve ark., 2026). Burada söz konusu olan, sürekli ve amaca yönelik bir hastalık kayıt sisteminin yokluğudur; ülke düzeyindeki epidemiyolojik tablo bunun yerine Sosyal Güvenlik Kurumu (SGK) idari verisine dayalı ulusal ölçekli ilk kesitsel çalışma (Yeşilkaya ve ark., 2017) ile il düzeyindeki kohortlardan derlenmektedir. Bu kaynaklar farklı veri temeli, coğrafya ve dönemleri temsil ettiğinden doğrudan karşılaştırılmadan bir arada değerlendirilmelidir. İl düzeyindeki güncel kohort verileri çocukluk çağı T1DM insidansının Türkiye’de arttığını desteklemektedir (Dündar ve ark., 2023). Örneğin Malatya ilinde 2007-2019 döneminde ortalama insidans yüz binde 13,1 (kızlarda 13,8, erkeklerde 12,4) olarak bildirilmiştir (Dündar ve ark., 2023). Aynı çalışmada artışın ortalama yıllık yüzde değişimi (average annual percent change, AAPC) %8,3, en dik artış ise 15-17 yaş grubunda saptanmıştır (Dündar ve ark., 2023).</w:t>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bağlamında aile eğitimi pediatrik T1DM bakımının merkezinde yer alır; tanı alan çocuk ve ailesi karbonhidrat sayımı, insülin uygulaması, hipoglisemi müdahalesi, keton izlemi, spor ve okul yönetimi gibi çok sayıda uygulamayı öğrenmek zorundadır (Eviz ve ark., 2026). Yapılandırılmış diyabet eğitimi yalnız bilgi aktarımı değildir; aile içindeki görevlerin yeniden paylaşılmasını ve günlük yaşamın hastalıkla uyumlu hale getirilmesini destekler (Lindholm Olinder ve ark., 2022). Eğitim düzeyi, sağlık okuryazarlığı, sağlık hizmetine ulaşım, klinik ekiple iletişim ve ailedeki bakım veren sayısı bu öğrenme sürecinin niteliğini etkileyebilir (Eviz ve ark., 2026).</w:t>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Türkiye’den güncel hakemli çalışmalar, pediatrik T1DM’nin aile boyutunu yerel klinik ve bakım pratikleri içinde anlamak için tamamlayıcı bir kaynak tabakası sunar. Bu çalışmalar; diyabet bakımında ebeveyn katılımı ve izlemi (Özgüven Öztornacı ve ark., 2025), ebeveyn öz-yönetimi (Ceran ve ark., 2024), diyabetin aileye etkisi (Cetintas ve Akgün Kostak, 2021), ebeveyn hipoglisemi korkusu (Şen Celasin ve ark., 2018), ebeveyn tutumları (Şahin ve ark., 2015), annelerin depresyon düzeyi ve duygu düzenleme güçlükleri (Küçükdağ ve ark., 2024) ile depresyon, anksiyete ve yaşam kalitesi gibi psikososyal sonuçlar (Yuksel ve ark., 2024; Adal ve ark., 2015) başlıklarının Türkiye örneklemlerinde çalışıldığını göstermektedir. Bu çalışmaların çoğu tek merkezli ve kesitsel olduğundan tek başına genelleme için yeterli değildir; ancak Türkiye’de aile eğitimi, ebeveyn izlemi, okul-akran yaşamı, psikososyal uyum ve ölçüm aracı geliştirme/geçerleme gündeminin hangi kavramlar etrafında biriktiğini göstermeleri bakımından değerlidir.</w:t>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yerel tablo içinde, tezin odaklandığı iki kavram -algılanan ebeveyn tutumu ve annenin ruhsal durumu- Türkiye örneklemlerinde de doğrudan incelenmiştir. T1DM tanılı ergenlerin ebeveynlerinde otoriter tutumun sağlıklı akranların ebeveynlerine göre daha yaygın olduğu ve bu ebeveynlerin kaçınma temelli baş etme stratejilerini daha sık kullandığı bildirilmiştir (Şahin ve ark., 2015). Buna koşut olarak, T1DM tanılı çocukların annelerinde Beck depresyon puanları ile duygu düzenleme güçlüklerinin kontrol grubundaki annelere göre daha yüksek olduğu gösterilmiştir (Küçükdağ ve ark., 2024). Bu çalışmalar tek merkezli ve kesitsel olduğundan nedensel bir çıkarım sağlamaz; ancak uluslararası literatürdeki ebeveynlik tutumu ve anne depresif belirtileri hatlarının Türkiye bağlamında da gözlemlenebildiğini ve bu tezin kavramsal çerçevesinin yerel örneklemlerle uyumlu olduğunu göstermeleri bakımından değerlidir.</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yerel çalışmaların bir başka değeri, klinik pratiğe yakın araştırma sorularını görünür kılmasıdır. Uluslararası literatür genellikle kılavuz, büyük kohort veya sistematik derleme düzeyinde genellenebilir bilgi sunarken, Türkiye’de yürütülen çalışmalar yerel klinik birimlerde, hemşirelik, sosyal hizmet, çocuk ruh sağlığı ve psikometri ekseninde hangi sorunların çalışıldığını gösterir. Bu kaynaklar tek başına genelleme yapmak için yeterli değildir; ancak Türkiye bağlamını soyut bir kültür anlatısı olmaktan çıkarıp yerel bakım, izlem, ölçek geliştirme ve psikososyal uyum gündemine bağlar.</w:t>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Özellikle okul ve akran yaşamı açısından yerel çalışmalar, teknoloji veya yönetim yöntemi tartışmasının yalnız glisemik metriklerle sınırlı kalmaması gerektiğini hatırlatır. Türkiye örnekleminde yürütülen olgu-kontrol çalışmaları, T1DM tanılı çocuk ve ergenlerde depresyon ile anksiyete düzeyinin sağlıklı akranlara göre daha yüksek, yaşam kalitesinin ise daha düşük olabileceğini göstermektedir (Yuksel ve ark., 2024; Adal ve ark., 2015). Bu örüntü, Türkiye’de T1DM bakımının okul, akran ve psikososyal iyilik haliyle birlikte araştırılmaya başlanan bir alan olduğunu gösterir.</w:t>
      </w:r>
    </w:p>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ve sosyal çevre Türkiye bağlamında ayrıca önemlidir; okulda öğretmen, rehberlik birimi, okul hemşiresi veya diğer erişkinlerin diyabet yönetimine ne kadar hazır olduğu ailelerin günlük yükünü etkiler (American Diabetes Association Professional Practice Committee for Diabetes, 2026). Destek yetersiz olduğunda bakım veren, okul günü boyunca görünmez bir hazır olma hali içinde kalabilir. Teknoloji erişimi olan ailelerde cihaz verisi takibi kolaylaşsa da alarm, veri paylaşımı ve gece izlem yükü artabilir; Türkiye’de teknoloji erişiminin dönemsel geri ödeme koşullarından etkilenebilmesi bu olanağın ve yükün ailelere göre değişmesine yol açabilir (Eviz ve ark., 2026). Teknoloji erişimi sınırlı ailelerde ise parmak ucu ölçümleri, malzeme temini ve klinik kararlar daha fazla manuel çaba gerektirir. Bu farklar, ebeveynlik davranışlarının çocuk tarafından destek veya kontrol olarak algılanma biçimini etkileyebilir.</w:t>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katmanı kültürel genelleme için değil, bakım koşullarının değişkenliğini hatırlatmak için kullanılmalıdır; “Türk aile yapısı” gibi tek tip açıklamalar, ailelerin sosyoekonomik, eğitimsel, bölgesel ve bakım kaynaklarındaki çeşitliliğini örter. Küresel veriler, sosyoekonomik ve coğrafi eşitsizliklerin T1DM insidansı ve bakım sonuçlarıyla ilişkisinin bağlamdan bağlama değişebildiğini göstermektedir (Bell ve Lain, 2025). Bu nedenle yerel bağlam, aile içi bakım emeğinin ve teknoloji, okul ile sağlık sistemi kaynaklarının değişken bir zemin oluşturduğunu ve aynı bakım düzeninin aile üyelerince neden farklı algılanabileceğini anlamak için gereklidir.</w:t>
      </w:r>
    </w:p>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bağlamı ayrıca kavram aktarımı açısından önem taşır; uluslararası literatürde kullanılan “parental monitoring”, “diabetes distress”, “family impact”, “overprotection” veya “informant discrepancy” gibi kavramlar Türkçeye birebir sözcük karşılığıyla aktarıldığında anlam kaybı oluşabilir. Bu nedenle söz konusu kavramlar, yerel aile ve bakım pratiklerini tek tipe indirgemeden, ölçüm araçları ve araştırma tasarımıyla uyumlu biçimde tanımlanmalıdır. Böylece yerel bağlam yalnız örneklemin ülkesi değil, kavramların hangi dil ve bakım düzeni içinde yorumlanacağı sorusu haline gelir.</w:t>
      </w:r>
    </w:p>
    <w:bookmarkStart w:colFirst="0" w:colLast="0" w:name="bnmbc2suezl9" w:id="13"/>
    <w:bookmarkEnd w:id="13"/>
    <w:p w:rsidR="00000000" w:rsidDel="00000000" w:rsidP="00000000" w:rsidRDefault="00000000" w:rsidRPr="00000000" w14:paraId="00000169">
      <w:pPr>
        <w:pStyle w:val="Heading2"/>
        <w:rPr/>
      </w:pPr>
      <w:r w:rsidDel="00000000" w:rsidR="00000000" w:rsidRPr="00000000">
        <w:rPr>
          <w:rtl w:val="0"/>
        </w:rPr>
        <w:t xml:space="preserve">2.2 Kronik Hastalık ve Aile Sistemi</w:t>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klinik zemini kurulduktan sonra hastalık, daha geniş bir çerçeveye -çocukluk çağı kronik hastalığı ve aile sistemi- yerleştirilir. Bu çerçeve, izleyen bölümlerde ele alınacak ebeveynlik, anne ruhsal durumu ve kardeş boyutlarının neden birbirinden ayrı düşünülemeyeceğini gösterir.</w:t>
      </w:r>
    </w:p>
    <w:bookmarkStart w:colFirst="0" w:colLast="0" w:name="x4ithsvom555" w:id="14"/>
    <w:bookmarkEnd w:id="14"/>
    <w:p w:rsidR="00000000" w:rsidDel="00000000" w:rsidP="00000000" w:rsidRDefault="00000000" w:rsidRPr="00000000" w14:paraId="0000016B">
      <w:pPr>
        <w:pStyle w:val="Heading3"/>
        <w:rPr/>
      </w:pPr>
      <w:r w:rsidDel="00000000" w:rsidR="00000000" w:rsidRPr="00000000">
        <w:rPr>
          <w:rtl w:val="0"/>
        </w:rPr>
        <w:t xml:space="preserve">2.2.1 Çocukluk ve ergenlik döneminde kronik hastalık</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Çocukluk ve ergenlik döneminde kronik hastalık, çocuğun olağan gelişim görevleriyle aynı anda yürütülür; çocuk bir yandan bedensel büyüme, bilişsel gelişim, okul başarısı, arkadaşlık ilişkileri ve aileden kademeli özerkleşme gibi görevleri sürdürürken, diğer yandan hastalığın gerektirdiği izlem, tedavi ve sınırlamalarla yaşar (Compas ve ark., 2012). Kronik hastalık bu görevleri ortadan kaldırmaz; ancak bazılarının zamanlamasını, yoğunluğunu ve anlamını değiştirir (Compas ve ark., 2012). T1DM, yönetiminin çocuğun gününün çok sayıda anına yayılması nedeniyle bu etkileşimin belirgin biçimde görüldüğü hastalıklardan biridir (American Diabetes Association Professional Practice Committee for Diabetes, 2026).</w:t>
      </w:r>
    </w:p>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Gelişimsel bakış açısı, kronik hastalığı olan çocuğu yalnız “tedaviye uyan” veya “uymayan” kişi olarak görmeyi engeller (Compas ve ark., 2012). Küçük çocukta bakım büyük ölçüde ebeveynin düzenine bağlıdır; orta çocuklukta çocuk belirtileri tanıma, öz bakım davranışlarını öğrenme ve okul ortamında sorumluluk alma sürecine girer; ergenlikte ise mahremiyet, akran onayı, risk alma, beden algısı ve bağımsız karar verme öne çıkar (American Diabetes Association Professional Practice Committee for Diabetes, 2026). Aynı glukoz ölçümü davranışı küçük çocukta bakım güvenliği, ergende ise görünürlük ve özerklik meselesi olabilir (Wit ve ark., 2022).</w:t>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Kronik hastalık çocuğun zaman algısını da değiştirir; akut hastalıkta bakım iyileşme beklentisiyle geçici bir dönem olarak yaşanırken, T1DM gibi yaşam boyu süren hastalıklarda bakım gündelik yaşamın kalıcı parçası hâline gelir (Compas ve ark., 2012).</w:t>
      </w:r>
    </w:p>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Hastalığın görünürlüğü de gelişimsel uyumu etkiler; T1DM dışarıdan görünmeyebilirken glukoz ölçümü, insülin uygulaması, pompa, sensör veya beslenme düzeni onu sosyal ortamlarda görünür kılabilir (Compas ve ark., 2012). Bu görünürlük çocuk için utanma, açıklama zorunluluğu, farklı hissetme veya kontrol edilme deneyimi yaratabilir; bazı çocuklar sorumluluğu erken üstlenirken, bazıları akran yaşamına uyum için hastalık davranışlarını gizlemeye yönelebilir (Compas ve ark., 2012).</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Kimlik gelişimi açısından kronik hastalık, çocuğun “hasta” ve “normal” olma algıları arasında gidip gelen bir deneyim yaratabilir; ergenlikte bu gerilim, akran kabulü, beden görünümü ve bağımsızlık daha merkezi konular hâline geldiği için belirginleşebilir (Compas ve ark., 2012). Ebeveynin destek dili, hastalığı çocuğun tüm kimliğine yaymadan bakım sorumluluğunu sürdürmeye yardım edebilir (Wit ve ark., 2022).</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Tedaviye uyum, yalnız bilgi ve motivasyon sorunu değil, gelişimsel ve ilişkisel bir davranış olarak anlaşılmalıdır; çocuğun ve ergenin bakım davranışlarını sürdürmesi ebeveyn desteği, aile içi çatışma düzeyi, okul desteği, akran baskısı, hastalık yorgunluğu, depresif belirtiler ve sağlık sistemiyle temas gibi etmenlerle birlikte şekillenir (Compas ve ark., 2012). Gelişimsel bir bakış, öz-düzenleme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self-regulation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becerilerinin -bilişsel, duygusal ve davranışsal düzenlemeyi kapsayan- ergenlikte kronik hastalık öz-yönetiminin temelinde yer aldığını ve bu becerilerin hem bireysel (öz-yeterlik, baş etme, tedaviye uyum) hem de kişilerarası (ebeveyn izlemi, akran desteği) risk ve dayanıklılık kaynaklarını birbirine bağladığını vurgular (Lansing ve Berg, 2014). Kronik hastalıkta baş etme ve uyumu inceleyen kanıtlar, uyum davranışının bu ilişkisel ve gelişimsel zeminden ayrı düşünülemeyeceğini; kaçınmacı baş etmenin (bağlantıyı kesen ya da edilgen baş etme;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disengagement/passive coping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daha kötü, ikincil kontrole dayalı uyum sağlayıcı baş etmenin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secondary control/accommodative coping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ise daha iyi psikososyal sonuçlarla ilişkili olabileceğini göstermektedir (Compas ve ark., 2012).</w:t>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Gelişimsel bakış, bakım sorumluluğunun zamanla yeniden müzakere edildiğini de gösterir; çocuk büyüdükçe aile “kim hatırlatacak”, “kim karar verecek” ve “kim risk alabilir” sorularını tekrar tekrar yanıtlar (Wit ve ark., 2022). Bu müzakere her zaman açık konuşmayla gerçekleşmez; günlük çatışmalar, unutmalar veya okul olayları üzerinden görünür olabilir. Böylece yaş ve hastalık süresi, ailede sorumluluk devrinin hangi aşamada olduğunu gösteren gelişimsel işaretler hâline gelir (Compas ve ark., 2012).</w:t>
      </w:r>
    </w:p>
    <w:bookmarkStart w:colFirst="0" w:colLast="0" w:name="fu2737vsu3oe" w:id="15"/>
    <w:bookmarkEnd w:id="15"/>
    <w:p w:rsidR="00000000" w:rsidDel="00000000" w:rsidP="00000000" w:rsidRDefault="00000000" w:rsidRPr="00000000" w14:paraId="00000173">
      <w:pPr>
        <w:pStyle w:val="Heading3"/>
        <w:rPr/>
      </w:pPr>
      <w:r w:rsidDel="00000000" w:rsidR="00000000" w:rsidRPr="00000000">
        <w:rPr>
          <w:rtl w:val="0"/>
        </w:rPr>
        <w:t xml:space="preserve">2.2.2 Aile sistemleri ve kronik hastalık</w:t>
      </w:r>
    </w:p>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sistemi yaklaşımı, kronik hastalığı yalnız hasta bireyin bir özelliği olarak değil, aile üyeleri arasındaki rol, ilişki ve iletişim düzenini etkileyen bir olay olarak ele alır. Rolland ve Walsh, Rolland’ın hastalığı aile sistemi içinde konumlandıran Aile Sistemleri-Hastalık modelini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Family Systems-Illness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dayanıklılığı çerçevesiyle birleştirerek, aileyi hastalık deneyimi boyunca yönlendiren psikososyal bir harita sunar; bu çerçevede ciddi hastalık aile dinamikleriyle, hastalık davranışıyla, tedaviye uyumla ve hastalığın seyriyle karşılıklı ilişki içinde ilerler (Rolland ve Walsh, 2006). Çocukluk çağı kronik hastalığı ailede bakım sorumluluklarını artırabilir, günlük rutinleri değiştirebilir, ebeveynlerin zaman ve dikkat dağılımını yeniden düzenleyebilir ve kardeşler arasında adalet algısını etkileyebilir (Rolland ve Walsh, 2006). T1DM özelinde bu düzenleme kan şekeri izlemi, insülin uygulaması, öğün planı, gece takibi, okul iletişimi ve acil durum hazırlığı gibi sürekli görevlerle görünür hâle gelir (Whittemore ve ark., 2012).</w:t>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çocukların ebeveynlerine ilişkin karma yöntemli bir sistematik derleme, ebeveynlerin hastalığı aile rutinini bozan, psikolojik sıkıntı yaratan ve zaman içinde uyum gerektiren bir deneyim olarak bildirdiğini göstermektedir (Whittemore ve ark., 2012). Bu bulgu, aile sisteminin hastalığa yalnız kısa süreli bir kriz tepkisi vermediğini; tanıdan sonra yeni bir rutin, iş bölümü ve bakım dili geliştirdiğini gösterir. Aile bazı işlevleri hastalık yönetimi etrafında yeniden örgütlerken, eski aile alışkanlıkları ve kardeş ilişkileri de bu yeni düzenden etkilenebilir. Bu yeniden örgütlenme yalnız T1DM’ye özgü değildir; kronik fiziksel hastalığı olan çocukların aileleri ile sağlıklı kontrol ailelerini karşılaştıran meta-analitik kanıt, ebeveyn-çocuk ilişkisinde ve ebeveynlik davranışlarında sıcaklık/duyarlılık düzeyinde küçük fakat sistematik bir azalma ile aşırı koruyuculuk düzeyinde artış eğilimine işaret etmektedir (Pinquart, 2013). Bu tablo, aile sisteminin kronik hastalıkta bakım güvenliği çevresinde yeniden düzenlenmesinin yaygın bir eğilim olabileceğini gösterir; ancak farkların küçük olması, bu örüntünün her aileye otomatik olarak genellenmemesi gerektiğini de hatırlatır.</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içinde bakım emeği çoğu zaman eşit dağılmaz; birçok ailede anne diyabet yönetiminde teknik bakım, klinik randevu takibi, okul iletişimi, beslenme düzeni, gece izlem ve çocuğun duygusal düzenlenmesi gibi çok sayıda görevi üstlenirken, baba, büyükanne/büyükbaba veya diğer bakım verenlerin rolü aileden aileye değişebilir (Whittemore ve ark., 2012). Bu bakım örgütlenmesinde yalnız görevlerin dağılımı değil duygusal tonu da önemlidir; aile üyelerinin öz-yeterlik ve özerkliği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self-reliance/autonomy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dikkatli yanıt verme kapasitesi daha olumlu, eleştirel veya aşırı koruyucu-kontrolcü örüntüler ise daha olumsuz sonuçlarla ilişkilendirilmiştir (erişkin kronik hastalık aile literatüründen ilke düzeyinde dolaylı aktarım) (Rosland ve ark., 2012).</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sistemi yaklaşımı, aynı davranışın farklı aile üyeleri için farklı anlamlar taşıyabileceğini de kabul eder; gece sensör alarmını izlemek anne için güvenlik sorumluluğu, tanılı çocuk için mahremiyet kaybı, sağlıklı kardeş için ise evdeki dikkat ve yorgunluk atmosferini belirleyen bir olay olabilir. Çocuk ve ergen değerlendirmesinde farklı bilgi kaynakları arasındaki bu ayrışma (bilgi veren uyuşmazlığı;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informant discrepancy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yalnız ölçüm hatasına indirgenemeyen, bağlama ve role özgü anlamlı bilgi de taşıyabilen bir örüntü olarak yorumlanabilir (De Los Reyes ve ark., 2015). Bu nedenle aile, tek bir gözlemcinin raporuyla bütünüyle anlaşılamayan; bakım, kontrol, özerklik, adalet ve görünürlük kavramlarının aynı anda işlediği çok aktörlü bir yapı olarak değerlendirilmelidir (Rolland ve Walsh, 2006).</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içinde uyum, her zaman çatışmanın yokluğu anlamına gelmez; bazı aileler yüksek görev paylaşımı ve açık iletişimle uyum sağlarken, bazılarında bakım sorumluluğu bir kişide yoğunlaşır ve diğer üyeler sürecin çevresinde kalır (Rosland ve ark., 2012). Görünürde düzenli işleyen bir bakım rutini, bir bakım verenin yüksek yük taşıması veya bir kardeşin gereksinimlerini geri çekmesi pahasına sürdürülebilir; bu nedenle aile uyumunu yalnız klinik düzenlilik veya HbA1c üzerinden okumak eksik kalır, ailedeki duygusal maliyet, rol dağılımı ve görünmez emek de dikkate alınmalıdır (Rolland ve Walsh, 2006).</w:t>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iletişimi, kronik hastalık uyumunun en görünür yüzlerinden biridir; hastalık hakkında konuşmanın sıklığı, dili ve tonu aile üyeleri için farklı anlamlar taşıyabilir ve aile iletişim örüntüleri hastalık sonuçlarıyla ilişkilendirilmiştir (Rosland ve ark., 2012). Anne için sık konuşmak sorumluluk ve güvenlik, çocuk için sürekli hatırlatılma, sağlıklı kardeş için evin hastalık etrafında dönmesi anlamına gelebilir; konuşmamak ise bazen normalleşme ve rahatlama, bazen de kaygıların bastırılması sonucunu doğurabilir. Bu nedenle aile sistemi yaklaşımı, yalnız bakım görevlerini değil, hastalığın aile içinde nasıl konuşulduğunu ve kimin ne kadar söz hakkı olduğunu da dikkate alır (Rolland ve Walsh, 2006).</w:t>
      </w:r>
    </w:p>
    <w:bookmarkStart w:colFirst="0" w:colLast="0" w:name="prsfr5smkgem" w:id="16"/>
    <w:bookmarkEnd w:id="16"/>
    <w:p w:rsidR="00000000" w:rsidDel="00000000" w:rsidP="00000000" w:rsidRDefault="00000000" w:rsidRPr="00000000" w14:paraId="0000017A">
      <w:pPr>
        <w:pStyle w:val="Heading2"/>
        <w:rPr/>
      </w:pPr>
      <w:r w:rsidDel="00000000" w:rsidR="00000000" w:rsidRPr="00000000">
        <w:rPr>
          <w:rtl w:val="0"/>
        </w:rPr>
        <w:t xml:space="preserve">2.3 Ebeveynlik ve Hastalık Bağlamı</w:t>
      </w:r>
    </w:p>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sistemi çerçevesi içinde ebeveynlik, bu tezin merkezî değişkenlerinden biridir. Bu bölüm ebeveynliği önce genel kuramlar ve algılanan ebeveynlik düzeyinde, ardından T1DM bakımının hastalığa özgü gereklilikleriyle iç içe geçtiği düzeyde ele alır.</w:t>
      </w:r>
    </w:p>
    <w:bookmarkStart w:colFirst="0" w:colLast="0" w:name="jdrhpbbjb2nf" w:id="17"/>
    <w:bookmarkEnd w:id="17"/>
    <w:p w:rsidR="00000000" w:rsidDel="00000000" w:rsidP="00000000" w:rsidRDefault="00000000" w:rsidRPr="00000000" w14:paraId="0000017C">
      <w:pPr>
        <w:pStyle w:val="Heading3"/>
        <w:rPr/>
      </w:pPr>
      <w:r w:rsidDel="00000000" w:rsidR="00000000" w:rsidRPr="00000000">
        <w:rPr>
          <w:rtl w:val="0"/>
        </w:rPr>
        <w:t xml:space="preserve">2.3.1 Ebeveynlik kuramları</w:t>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kuramları, ebeveyn davranışlarını yalnız tek tek disiplin veya bakım eylemleri olarak değil, çocuğun gelişimsel gereksinimlerine verilen düzenli yanıt örüntüleri olarak ele alır. Bu alanın kuramsal gelişimi, ebeveynliği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tek boyutlu tipolojilerden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çok boyutlu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algı temelli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çerçevelere doğru ilerleyen tarihsel bir çizgi izler. İlk sistematik yaklaşım, Schaefer’in anne davranışını sevgi–düşmanlık ve özerklik–kontrol olmak üzere iki ortogonal eksende konumlandıran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dairesel (circumplex) modeli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olmuştur; bu model, ebeveyn davranışının birbirinden bağımsız iki temel boyutun bileşkesi olarak haritalanabileceğini ilk kez göstermiştir (Schaefer, 1959). Schaefer aynı zamanda çocuğun ebeveyn davranışına ilişkin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bildirimini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ölçen erken bir araç (Children’s Reports of Parental Behavior Inventory, CRPBI) geliştirerek, ölçüm odağını gözlenen davranıştan algılanan davranışa kaydıran ilk adımı atmıştır (Schaefer, 1965). Bu iki eksenli miras, sonraki bütün boyut temelli ebeveynlik ölçeklerinin — EMBU dâhil — kavramsal atasıdır.</w:t>
      </w:r>
    </w:p>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 kuramsal dalga, Baumrind’in ebeveynliği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talepkârlık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(denetim, olgunluk beklentisi)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duyarlılık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(sıcaklık, kabul) boyutlarının kesişiminden doğan tarzlar olarak tanımlamasıyla gelmiştir; Baumrind başlangıçta otoriter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authoritarian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otoritatif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authoritative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izin verici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permissive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tarzları ayırt etmiştir (Baumrind, 1971). Maccoby ve Martin bu çerçeveyi iki boyutu çaprazlayan dört gözlü bir tipolojiye kavramsallaştırarak izin verici kategoriyi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hoşgörülü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indulgent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ihmalkâr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neglectful/uninvolved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biçiminde ikiye ayırmış ve bugün yaygın kullanılan dört tarzlı modeli (otoritatif, otoriter, hoşgörülü, ihmalkâr) yerleştirmiştir (Maccoby ve Martin, 1983). Darling ve Steinberg ise ebeveynlik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tarzını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(çocuğa iletilen duygusal iklim) ile ebeveynlik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uygulamalarını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(belirli hedefe yönelik davranışlar) kavramsal olarak ayırarak, tarzın uygulamaların etkisini biçimlendiren bir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bağlam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olduğunu öne sürmüş ve alanı davranış sayımından anlam-bağlamına taşımıştır (Darling ve Steinberg, 1993). Bu tarihsel çizgi, </w:t>
      </w:r>
      <w:hyperlink w:anchor="dmznk4f1avio">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özetlenmektedir.</w:t>
      </w:r>
    </w:p>
    <w:tbl>
      <w:tblPr>
        <w:tblStyle w:val="Table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dmznk4f1avio" w:id="18"/>
          <w:bookmarkEnd w:id="18"/>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Ebeveynlik kuramlarının tarihsel-kavramsal gelişimi ve bu tezle ilişkisi.</w:t>
            </w:r>
          </w:p>
          <w:tbl>
            <w:tblPr>
              <w:tblStyle w:val="Table6"/>
              <w:tblW w:w="7920.0" w:type="dxa"/>
              <w:jc w:val="left"/>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Kuram / model</w:t>
                  </w:r>
                </w:p>
              </w:tc>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Öncü(ler)</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boyutlar</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odağı</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teze katkısı</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Dairesel model</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(1959)</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Sevgi–düşmanlık × özerklik–kontrol</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davranışı</w:t>
                  </w:r>
                </w:p>
              </w:tc>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eksenli boyut mirası; EMBU’nun kavramsal atası</w:t>
                  </w:r>
                </w:p>
              </w:tc>
            </w:tr>
            <w:tr>
              <w:trPr>
                <w:cantSplit w:val="0"/>
                <w:tblHeader w:val="0"/>
              </w:trPr>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Çocuk-bildirim envanteri (CRPBI)</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(1965)</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Kabul, psikolojik kontrol, sıkı kontrol</w:t>
                  </w:r>
                </w:p>
              </w:tc>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algısı</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Odağı algılanan ebeveynliğe kaydırdı</w:t>
                  </w:r>
                </w:p>
              </w:tc>
            </w:tr>
            <w:tr>
              <w:trPr>
                <w:cantSplit w:val="0"/>
                <w:tblHeader w:val="0"/>
              </w:trPr>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tarzları</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Baumrind (1971)</w:t>
                  </w:r>
                </w:p>
              </w:tc>
              <w:tc>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Talepkârlık × duyarlılık</w:t>
                  </w:r>
                </w:p>
              </w:tc>
              <w:tc>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Gözlem/tarz</w:t>
                  </w:r>
                </w:p>
              </w:tc>
              <w:tc>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Sıcaklık–kontrol dengesini merkeze aldı</w:t>
                  </w:r>
                </w:p>
              </w:tc>
            </w:tr>
            <w:tr>
              <w:trPr>
                <w:cantSplit w:val="0"/>
                <w:tblHeader w:val="0"/>
              </w:trPr>
              <w:tc>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Dört-gözlü tipoloji</w:t>
                  </w:r>
                </w:p>
              </w:tc>
              <w:tc>
                <w:tcPr/>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Maccoby &amp; Martin (1983)</w:t>
                  </w:r>
                </w:p>
              </w:tc>
              <w:tc>
                <w:tcPr/>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Talepkârlık × duyarlılık (4 hücre)</w:t>
                  </w:r>
                </w:p>
              </w:tc>
              <w:tc>
                <w:tcPr/>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Tarz</w:t>
                  </w:r>
                </w:p>
              </w:tc>
              <w:tc>
                <w:tcPr/>
                <w:p w:rsidR="00000000" w:rsidDel="00000000" w:rsidP="00000000" w:rsidRDefault="00000000" w:rsidRPr="00000000" w14:paraId="00000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İhmalkâr tarzı ayırt etti</w:t>
                  </w:r>
                </w:p>
              </w:tc>
            </w:tr>
            <w:tr>
              <w:trPr>
                <w:cantSplit w:val="0"/>
                <w:tblHeader w:val="0"/>
              </w:trPr>
              <w:tc>
                <w:tcPr/>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Tarz–uygulama ayrımı</w:t>
                  </w:r>
                </w:p>
              </w:tc>
              <w:tc>
                <w:tcPr/>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Darling &amp; Steinberg (1993)</w:t>
                  </w:r>
                </w:p>
              </w:tc>
              <w:tc>
                <w:tcPr/>
                <w:p w:rsidR="00000000" w:rsidDel="00000000" w:rsidP="00000000" w:rsidRDefault="00000000" w:rsidRPr="00000000" w14:paraId="00000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Bağlam (tarz) vs. davranış (uygulama)</w:t>
                  </w:r>
                </w:p>
              </w:tc>
              <w:tc>
                <w:tcPr/>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Anlam/bağlam</w:t>
                  </w:r>
                </w:p>
              </w:tc>
              <w:tc>
                <w:tcPr/>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Ebeveynliği anlam-bağlamıyla okuma</w:t>
                  </w:r>
                </w:p>
              </w:tc>
            </w:tr>
            <w:tr>
              <w:trPr>
                <w:cantSplit w:val="0"/>
                <w:tblHeader w:val="0"/>
              </w:trPr>
              <w:tc>
                <w:tcPr/>
                <w:p w:rsidR="00000000" w:rsidDel="00000000" w:rsidP="00000000" w:rsidRDefault="00000000" w:rsidRPr="00000000" w14:paraId="00000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Kabul-red kuramı (PARTheory)</w:t>
                  </w:r>
                </w:p>
              </w:tc>
              <w:tc>
                <w:tcPr/>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Rohner (2004)</w:t>
                  </w:r>
                </w:p>
              </w:tc>
              <w:tc>
                <w:tcPr/>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Sıcaklık–reddetme sürekliliği</w:t>
                  </w:r>
                </w:p>
              </w:tc>
              <w:tc>
                <w:tcPr/>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Algılanan kabul-red</w:t>
                  </w:r>
                </w:p>
              </w:tc>
              <w:tc>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Reddetmenin sembolik mesaj değeri</w:t>
                  </w:r>
                </w:p>
              </w:tc>
            </w:tr>
          </w:tbl>
          <w:p w:rsidR="00000000" w:rsidDel="00000000" w:rsidP="00000000" w:rsidRDefault="00000000" w:rsidRPr="00000000" w14:paraId="000001A3">
            <w:pPr>
              <w:rPr/>
            </w:pPr>
            <w:r w:rsidDel="00000000" w:rsidR="00000000" w:rsidRPr="00000000">
              <w:rPr>
                <w:rtl w:val="0"/>
              </w:rPr>
            </w:r>
          </w:p>
        </w:tc>
      </w:tr>
    </w:tbl>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kuramsal miras üzerine kurulan klasik ebeveynlik tarzı ve boyut yaklaşımları ebeveyn sıcaklığı, davranışsal kontrol ve özerklik tanıma gibi boyutların çocuk gelişimiyle ilişkisini vurgular; meta-analitik kanıt, sıcaklık, davranışsal kontrol, özerklik tanıma ve otoritatif stilin daha olumlu, buna karşılık sert kontrol, psikolojik kontrol ve otoriter/ihmalkâr örüntülerin daha olumsuz çocuk sonuçlarıyla ilişkili olduğunu göstermektedir (Pinquart, 2017). Kronik hastalık bağlamında bu boyutlar hastalık yönetimi sorumluluklarıyla iç içe geçer. Nitekim kronik fiziksel hastalığı olan çocuklarda ebeveynlik boyutlarını psikososyal sonuçlarla ilişkilendiren meta-analitik kanıt, ebeveyn sıcaklığının daha olumlu, reddedici ve zorlayıcı boyutların ise daha olumsuz psikososyal göstergelerle ilişkilenebildiğini ortaya koymaktadır (Crandell ve ark., 2018). Bu kanıt, ebeveynlik kuramlarının kronik hastalık bağlamında yalnız kavramsal bir çerçeve değil, sonuç düzeyinde sınanabilir ilişkisel örüntüler sunduğunu vurgular.</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kabul-red kuramı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Acceptance-Rejection Theory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PARTheory), çocuğun ebeveyn davranışını nasıl algıladığını merkeze alır; bu kurama göre sıcaklık-sevgi, düşmanlık-saldırganlık, ilgisizlik-ihmal ve ayrımsız reddetme gibi davranışlar çocuğa sembolik bir kabul veya red mesajı taşır ve algılanan kabul-red düzeyi psikolojik uyumla ilişkilendirilmiştir (Rohner, 2004). Bir ebeveynin niyeti destekleyici olsa bile çocuk aynı davranışı reddedici, eleştirel veya aşırı müdahaleci olarak algılayabilir; T1DM bağlamında ebeveynin güvenlik amacıyla yaptığı uyarı, izlem ve kısıtlama davranışları çocuk için korunma kadar güvensizlik veya kişisel alanın daralması anlamına da gelebilir (Rohner, 2004). Bu nedenle ebeveynlik tutumu çalışmaları yalnız ebeveynin öz-bildirimiyle sınırlı kaldığında çocuk perspektifini kaçırabilir.</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Bağlanma ve duygusal sıcaklık kavramları, çocuğun bakım verenle ilişkisini güven, ulaşılabilirlik ve duygusal destek açısından anlamaya yardım eder; kabul-red kuramı da sıcaklığı, çocuğun sevilme ve güvende olma algısını taşıyan temel bir bağlanma sinyali olarak ele alır (Rohner, 2004). T1DM gibi belirsizlik ve risk içeren bir hastalıkta çocuk yalnız teknik bakım değil, duygusal düzenlenme ve güven duygusu da arar; ebeveynin hastalıkla ilgili yoğun kaygısı bir yandan bakımın sürekliliğini sağlarken diğer yandan aşırı uyarı, eleştiri veya sürekli kontrol olarak deneyimlenebilir (Wit ve ark., 2022). Bu ikili olasılık, ebeveynlik kuramlarının hastalık bağlamında esnek uygulanmasını gerektirir.</w:t>
      </w:r>
    </w:p>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Özerklik desteği ile aşırı koruyuculuk arasındaki ayrım, T1DM ailelerinde merkezi bir kuramsal problemdir; gelişimsel kanıt, özerklik tanımanın daha olumlu, aşırı ve zorlayıcı kontrolün ise daha olumsuz çocuk sonuçlarıyla ilişkili olabileceğini göstermektedir (Pinquart, 2017). Çocuk büyüdükçe diyabet yönetiminde söz sahibi olmak, kendi beden belirtilerini tanımak ve bakım sorumluluğunu paylaşmak isterken, ebeveyn hipoglisemi ve uzun dönem sağlık riskleri nedeniyle kontrolü bırakmakta zorlanabilir (Wit ve ark., 2022). Bu gerilim, “iyi ebeveynlik” ile “fazla kontrol” arasındaki sınırın hastalık bağlamında her zaman kolay çizilemeyeceğini gösterir.</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ayrım, ebeveynlik tarzlarını katı ve değişmez kategoriler gibi kullanmaktan kaçınmayı gerektirir; ebeveynlik boyutları duruma, çocuğun yaşına ve bağlama göre değişebilir (Pinquart, 2017). Aynı ebeveyn farklı durumlarda farklı davranabilir: gece hipoglisemi riski olduğunda daha izleyici ve kontrol edici, okul başarısı veya arkadaş ilişkileri söz konusu olduğunda daha destekleyici olabilir. Çocuğun yaşı, hastalık deneyimi, önceki krizler, ailedeki sosyal destek ve ebeveynin ruhsal yükü ebeveynlik davranışının biçimini değiştirebilir.</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 boyutu, kronik hastalık bulunan ailelerde ayrıca dikkat gerektirir. Ebeveyn hasta çocuğa daha fazla zaman ayırdığında bunu klinik zorunluluk olarak görebilir; sağlıklı kardeş ise aynı durumu kayırma veya görünmez kalma olarak yaşayabilir. Tersine, hasta çocuk kendi hastalığı nedeniyle daha çok denetlendiğini düşünebilir. Reddedici ve zorlayıcı boyutların olumsuz çocuk sonuçlarıyla ilişkilendirildiği kanıtlar, kardeşler arası adalet algısının yalnız ebeveynin niyetinden değil, hastalık yükünün aile içinde nasıl dağıldığından da etkilenebileceğini düşündürür (Crandell ve ark., 2018). Ebeveynlik kuramları bu noktada aile sistemi yaklaşımıyla birleşir.</w:t>
      </w:r>
    </w:p>
    <w:bookmarkStart w:colFirst="0" w:colLast="0" w:name="gz823wv95qcu" w:id="19"/>
    <w:bookmarkEnd w:id="19"/>
    <w:p w:rsidR="00000000" w:rsidDel="00000000" w:rsidP="00000000" w:rsidRDefault="00000000" w:rsidRPr="00000000" w14:paraId="000001AA">
      <w:pPr>
        <w:pStyle w:val="Heading3"/>
        <w:rPr/>
      </w:pPr>
      <w:r w:rsidDel="00000000" w:rsidR="00000000" w:rsidRPr="00000000">
        <w:rPr>
          <w:rtl w:val="0"/>
        </w:rPr>
        <w:t xml:space="preserve">2.3.2 Algılanan ebeveynlik ve EMBU çerçevesi</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Algılanan ebeveynlik, ebeveyn davranışının çocuk veya ebeveyn tarafından nasıl anlamlandırıldığını ifade eder ve gözlenen davranıştan farklıdır; çünkü aynı davranış farklı bağlamlarda ve farklı bilgi kaynaklarınca farklı algılanabilir. EMBU (Egna Minnen Beträffande Uppfostran; “yetiştirilme anılarım”), tam da bu algılanan ebeveyn tutumunu sıcaklık, reddetme ve aşırı koruma gibi ilişki boyutları üzerinden değerlendirmek için geliştirilmiş bir öz-bildirim aracıdır (Arrindell ve ark., 2005).</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EMBU’nun geliştirilme öyküsü, aracın kavramsal kimliğini anlamak için önemlidir. Ölçek, 1980’de İsveç’te Umeå Üniversitesi’nden Carlo Perris ve arkadaşları tarafından, yetişkinlerin çocukluk dönemindeki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anımsanan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ebeveyn yetiştirme davranışlarını değerlendirmek üzere geliştirilmiştir; özgün form 81 madde ve on beş alt boyut içermekteydi ve başlangıçta duygudurum bozukluklarının olası çocukluk kökenlerini araştırmaya yönelikti (Perris ve ark., 1980). Aracın “yetiştirilme anıları” vurgusu, onu gözlemsel bir davranış ölçeğinden çok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retrospektif algı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ölçeğine dönüştürür; bu, Schaefer’in çocuk-bildirim geleneğiyle (Schaefer, 1965) doğrudan süreklilik taşır. 1983’te Arrindell ve arkadaşları, Hollanda örnekleminde yürüttükleri psikometrik çalışmayla özgün on beş boyutlu yapının ampirik olarak sürdürülemez olduğunu göstermiş ve maddeleri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duygusal sıcaklık, reddetme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aşırı koruma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olmak üzere yinelenebilir üç temel boyutta toplamıştır; bu üç faktörlü çözüm, EMBU’nun bugünkü uluslararası standart yapısının temelini kurmuştur (Arrindell ve ark., 1983). Sonraki yıllarda Arrindell ve çok-uluslu ekibi, 81 maddelik formun uygulama yükünü azaltmak için maddeleri en yüksek faktör yüküne göre eleyerek 23 maddelik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kısaltılmış EMBU’yu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(s-EMBU) türetmiş ve bu kısa formun üç faktörlü yapısını önce dört Avrupa ülkesinde (Arrindell ve ark., 1999), ardından Avustralya, İspanya ve Venezuela örneklemlerinde (Arrindell ve ark., 2005) çapraz-ulusal olarak doğrulamıştır. Çocuk formu (EMBU-C) ise Castro ve arkadaşlarının İspanyol çocuklarla yürüttüğü çalışmayla uyarlanmış; bu çalışma, yetişkin formundaki üç boyuta ek olarak çocuğun kardeş/akranlarıyla kıyaslanmasını yansıtan bir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kayırma/karşılaştırma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boyutunu ampirik olarak ayırt etmiştir (Castro ve ark., 1993). Türkçe yazında ise çocuk formunun üç faktörlü sürümü, yetişkinlerin çocukluk dönemini anımsamasına dayalı retrospektif çerçevede geçerlik ve güvenirlik kanıtına kavuşmuş (Dirik ve ark., 2015); çocuğu akran ve kardeşleriyle kıyaslayan beş maddelik karşılaştırma alt ölçeği ise bu forma sonradan eklenmiştir (Sümer ve ark., 2010). Bu tarihsel çizgi </w:t>
      </w:r>
      <w:hyperlink w:anchor="fp50z7voqt3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özetlenmektedir.</w:t>
      </w:r>
    </w:p>
    <w:tbl>
      <w:tblPr>
        <w:tblStyle w:val="Table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fp50z7voqt37" w:id="20"/>
          <w:bookmarkEnd w:id="20"/>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EMBU ailesinin geliştirilme ve uyarlanma tarihçesi.</w:t>
            </w:r>
          </w:p>
          <w:tbl>
            <w:tblPr>
              <w:tblStyle w:val="Table8"/>
              <w:tblW w:w="7920.0" w:type="dxa"/>
              <w:jc w:val="left"/>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Aşama</w:t>
                  </w:r>
                </w:p>
              </w:tc>
              <w:tc>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Yıl</w:t>
                  </w:r>
                </w:p>
              </w:tc>
              <w:tc>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Geliştiren(ler)</w:t>
                  </w:r>
                </w:p>
              </w:tc>
              <w:tc>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Katkı</w:t>
                  </w:r>
                </w:p>
              </w:tc>
            </w:tr>
            <w:tr>
              <w:trPr>
                <w:cantSplit w:val="0"/>
                <w:tblHeader w:val="0"/>
              </w:trPr>
              <w:tc>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Özgün EMBU</w:t>
                  </w:r>
                </w:p>
              </w:tc>
              <w:tc>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1980</w:t>
                  </w:r>
                </w:p>
              </w:tc>
              <w:tc>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Perris ve ark. (İsveç)</w:t>
                  </w:r>
                </w:p>
              </w:tc>
              <w:tc>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81 madde, 15 boyut; retrospektif ebeveynlik anıları</w:t>
                  </w:r>
                </w:p>
              </w:tc>
            </w:tr>
            <w:tr>
              <w:trPr>
                <w:cantSplit w:val="0"/>
                <w:tblHeader w:val="0"/>
              </w:trPr>
              <w:tc>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Boyut indirgeme</w:t>
                  </w:r>
                </w:p>
              </w:tc>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1983</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ve ark. (Hollanda)</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Yinelenebilir 3 faktör: sıcaklık, reddetme, aşırı koruma</w:t>
                  </w:r>
                </w:p>
              </w:tc>
            </w:tr>
            <w:tr>
              <w:trPr>
                <w:cantSplit w:val="0"/>
                <w:tblHeader w:val="0"/>
              </w:trPr>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Kısaltılmış EMBU (s-EMBU)</w:t>
                  </w:r>
                </w:p>
              </w:tc>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1999</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ve ark. (4 ülke)</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 madde; 3 faktörlü kısa form</w:t>
                  </w:r>
                </w:p>
              </w:tc>
            </w:tr>
            <w:tr>
              <w:trPr>
                <w:cantSplit w:val="0"/>
                <w:tblHeader w:val="0"/>
              </w:trPr>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Çapraz-ulusal doğrulama</w:t>
                  </w:r>
                </w:p>
              </w:tc>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2005</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ve ark. (3 ülke)</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faktörün kültürler arası tutarlılığı</w:t>
                  </w:r>
                </w:p>
              </w:tc>
            </w:tr>
            <w:tr>
              <w:trPr>
                <w:cantSplit w:val="0"/>
                <w:tblHeader w:val="0"/>
              </w:trPr>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formu (EMBU-C)</w:t>
                  </w:r>
                </w:p>
              </w:tc>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1993</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Castro ve ark. (İspanya)</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uyarlaması + karşılaştırma boyutu</w:t>
                  </w:r>
                </w:p>
              </w:tc>
            </w:tr>
            <w:tr>
              <w:trPr>
                <w:cantSplit w:val="0"/>
                <w:tblHeader w:val="0"/>
              </w:trPr>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Türkçe s-EMBU-C</w:t>
                  </w:r>
                </w:p>
              </w:tc>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2015</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Dirik ve ark.</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faktörlü çocuk formunun Türkçe geçerliği</w:t>
                  </w:r>
                </w:p>
              </w:tc>
            </w:tr>
            <w:tr>
              <w:trPr>
                <w:cantSplit w:val="0"/>
                <w:tblHeader w:val="0"/>
              </w:trPr>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 alt ölçeği</w:t>
                  </w:r>
                </w:p>
              </w:tc>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2010</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Sümer, Gündoğdu-Aktürk, Helvacı</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maddelik karşılaştırma boyutunun eklenmesi</w:t>
                  </w:r>
                </w:p>
              </w:tc>
            </w:tr>
          </w:tbl>
          <w:p w:rsidR="00000000" w:rsidDel="00000000" w:rsidP="00000000" w:rsidRDefault="00000000" w:rsidRPr="00000000" w14:paraId="000001CE">
            <w:pPr>
              <w:rPr/>
            </w:pPr>
            <w:r w:rsidDel="00000000" w:rsidR="00000000" w:rsidRPr="00000000">
              <w:rPr>
                <w:rtl w:val="0"/>
              </w:rPr>
            </w:r>
          </w:p>
        </w:tc>
      </w:tr>
    </w:tbl>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bağlamında annenin “kan şekerini ölçtün mü” sorusu anne için sorumluluk, çocuk için destek, baskı veya güvensizlik göstergesi, kardeş için ise hasta çocuğa yönelen özel dikkat anlamına gelebilir; bu nedenle algılanan ebeveynlik, aile üyelerinin rol ve konumlarından bağımsız değildir.</w:t>
      </w:r>
    </w:p>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EMBU’nun kısa formunda temel boyutlar duygusal sıcaklık, reddetme ve aşırı koruma olarak tanımlanır (Arrindell ve ark., 2005). Çocuk örnekleminde yürütülen faktör çalışmaları ise sıcaklık, reddetme ve aşırı koruma yanında çocuğun kardeşleri veya akranlarıyla kıyaslanmasını yansıtan bir kayırma/karşılaştırma (Favouring Subject) boyutunu da ayırt etmiştir (Castro ve ark., 1993). Buna göre duygusal sıcaklık çocuğu anlama, destekleme, rahatlatma ve sevgisini gösterme; reddetme sert cezalandırma, suçluluk hissettirme, aşağılama veya kardeşleri daha çok sevdiğini hissettirme; aşırı koruma çocuğun başına bir şey gelebileceği kaygısıyla hareket alanının sınırlanması ve yoğun izlenmesi; karşılaştırma ise çocuğun arkadaşları, kardeşleri veya akrabalarıyla kıyaslanması ve performans üzerinden değerlendirilmesiyle ilişkilidir (Castro ve ark., 1993).</w:t>
      </w:r>
    </w:p>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boyutlar kronik hastalık bağlamında özel anlam kazanır; kronik hastalığı olan çocuklarda ebeveyn sıcaklığı daha olumlu, reddedici ve zorlayıcı boyutlar ise daha olumsuz iyilik-hali göstergeleriyle ilişkilendirilmiştir (Crandell ve ark., 2018). Duygusal sıcaklık hastalıkla baş etmeyi destekleyen güvenli bir ilişki zemini olabilirken, reddetme algısı çocukta hastalık yönetimiyle ilgili hataların kişisel değersizlik veya suçluluk duygusuna bağlanmasına yol açabilir; aşırı koruma hipoglisemi ve tedavi güvenliği kaygısıyla artarken çocuk açısından özerklik kısıtlılığına dönüşebilir; karşılaştırma ise özellikle kardeşler arası adalet algısını etkileyebilir. Bu nedenle EMBU boyutları, yalnız genel ebeveynlik özellikleri değil, hastalık düzeninin ilişkisel karşılıkları olarak da okunabilir.</w:t>
      </w:r>
    </w:p>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EMBU’nun ebeveyn (EMBU-P) ve çocuk (EMBU-C) formları arasındaki en önemli kavramsal fark bilginin kaynağıdır: ebeveyn formu ebeveynin kendi davranışına ilişkin değerlendirmesini, çocuk formu ise çocuğun bu davranışı nasıl yaşadığını gösterir. Ebeveyn “koruyorum” derken çocuk “kısıtlanıyorum”, ebeveyn “hatırlatıyorum” derken çocuk “bana güvenilmiyor” diye algılayabilir; çocuk ve ergen değerlendirmesinde bilgi kaynakları arasındaki bu düşük-orta örtüşme, ölçüm hatası kadar bağlama ve role özgü gerçek bilgi de taşıyabilir (De Los Reyes ve ark., 2015). Bu nedenle EMBU sonuçları yorumlanırken form kaynağı, madde içeriği ve bağlam birlikte düşünülmelidir.</w:t>
      </w:r>
    </w:p>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 bir öz-bildirim aracı olduğundan, maddelerinin davranışsal dili okuyucunun ölçeği doğrudan gözlem gibi yorumlamasına yol açmamalıdır (Arrindell ve ark., 2005). Öz-bildirim yanıtları, davranışın sıklığı kadar yanıtlayanın hatırlama biçimi, duygusal durumu, sosyal beklentisi ve maddeyi hangi bağlamda düşündüğüyle de şekillenir; T1DM bağlamında çocuk bir maddeyi genel ebeveyn davranışı olarak değil, hastalık yönetimindeki belirli deneyimler üzerinden yanıtlayabilir. Bu nedenle EMBU, aile ilişkisini doğrudan kaydeden bir kamera değil, aile üyesinin kendi konumundan ürettiği yapılandırılmış algı bilgisidir.</w:t>
      </w:r>
    </w:p>
    <w:bookmarkStart w:colFirst="0" w:colLast="0" w:name="xl5x6kt6u54t" w:id="21"/>
    <w:bookmarkEnd w:id="21"/>
    <w:p w:rsidR="00000000" w:rsidDel="00000000" w:rsidP="00000000" w:rsidRDefault="00000000" w:rsidRPr="00000000" w14:paraId="000001D4">
      <w:pPr>
        <w:pStyle w:val="Heading3"/>
        <w:rPr/>
      </w:pPr>
      <w:r w:rsidDel="00000000" w:rsidR="00000000" w:rsidRPr="00000000">
        <w:rPr>
          <w:rtl w:val="0"/>
        </w:rPr>
        <w:t xml:space="preserve">2.3.3 T1DM bağlamında ebeveynlik</w:t>
      </w:r>
    </w:p>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bağlamında ebeveynlik, genel ebeveynlik davranışları ile hastalığa özgü bakım davranışlarının birleştiği bir alandır; ebeveynin çocuğa ilgi göstermesi, sınır koyması, hatırlatma yapması ve riskli durumları önlemeye çalışması her ailede görülebilir, ancak T1DM’de bu davranışlar doğrudan tedavi güvenliğiyle bağlantılıdır. Bu nedenle ebeveyn katılımı tek başına olumlu veya olumsuz olarak sınıflandırılamaz; katılımın yalnız miktarı değil, tipi (izlem, problem çözme) ve niteliği (sıcak veya eleştirel) de biyopsikososyal sonuçlarla ilişkilidir (Young ve ark., 2014). Katılım destekleyici, iş birliğine dayalı ve çocuğun yaşına uygun özerkliğini artırıcı olduğunda koruyucu olabilirken, eleştirel, çatışmalı veya aşırı müdahaleci olduğunda psikososyal yük yaratabilir (Young ve ark., 2014).</w:t>
      </w:r>
    </w:p>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T1DM’ye özgü sistematik derleme, aile çatışması, eleştirel ebeveynlik, destek, ebeveyn katılımı ve ilişki kalitesi gibi değişkenlerin T1DM’li gençlerde içe yönelim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internalizing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dışa yönelim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externalizing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belirtileriyle ilişkili olabileceğini göstermektedir (Trojanowski ve ark., 2021). Bu kanıt tabanı, ebeveyn davranışının hastalık yönetimiyle ilişkili olduğu kadar çocuğun psikolojik sağlığıyla da ilişkili olabileceğini düşündürür. Bununla birlikte, bu ilişki nedensel ve tek yönlü olarak okunmamalıdır; çocuğun ruhsal durumu, hastalık yükü, aile stresi ve ebeveyn davranışı karşılıklı biçimde birbirini etkileyebilir.</w:t>
      </w:r>
    </w:p>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Hastalık yönetimindeki izlem davranışları, T1DM bağlamında en sık yanlış anlaşılabilecek ebeveynlik alanlarından biridir; ebeveyn kan şekeri ölçümünü hatırlatabilir, sensör verisine bakabilir veya spor öncesi riskleri kontrol edebilir ve bu davranışların bir bölümü klinik olarak gerekli ve güvenlik amaçlıdır. Sürekli ebeveyn katılımı, özellikle izlem, çocuk ergenliğe geçerken önemini korur; ancak en iyi sonuçlar bu katılım sıcak ve iş birlikçi biçimde gerçekleştiğinde ortaya çıkar (Jaser, 2011). Çocuk, özellikle ergenlik döneminde aynı davranışları “bana güvenilmiyor” veya “sürekli kontrol ediliyorum” şeklinde algılayabilir; bu nedenle T1DM ebeveynliğinde davranışın niyeti ile çocuk tarafından algılanan anlamı birbirinden ayrılmalıdır (Young ve ark., 2014).</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Glukoz teknolojileri bu ayrımı daha görünür hale getirir. CGM ve AID sistemleri anlık veri, trend bilgisi ve alarm üreterek güvenliği artırabilir; ancak aile içinde uzak izlem, alarm yorgunluğu, gece uyanıklığı ve verinin kimin tarafından yorumlanacağı gibi yeni ebeveynlik soruları doğurur (Tauschmann ve ark., 2025). Aynı sensör verisi anne için güvenlik ağı, ergen için mahremiyet alanına müdahale, sağlıklı kardeş için ise evin sürekli hastalık sinyalleriyle bölünmesi anlamına gelebilir. Bu nedenle teknoloji, ebeveynlik tutumunu ölçerken nötr bir arka plan değil, destek-kontrol dengesinin güncel biçimlerinden biridir.</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izleminin gelişimsel olarak ayarlanması bu nedenle önemlidir; küçük çocukta doğrudan denetim ebeveyn sorumluluğunun doğal parçasıyken, ergenlikte aynı davranış müzakere, ortak planlama ve sorumluluk paylaşımı biçimine dönüşmelidir (Young ve ark., 2014). Bu dönüşüm başarılı olmadığında ailede çatışma artabilir veya çocuk diyabet davranışlarını gizlemeye yönelebilir; başarılı olduğunda ise ebeveyn hâlâ güvenlik ağı sağlarken çocuk kendi bakım kararlarını tanımayı öğrenir (Jaser, 2011). T1DM bağlamında özerklik desteği, çocuğu yalnız bırakmak değil, sorumluluğu yaşa uygun biçimde birlikte taşımaktır (Wit ve ark., 2022).</w:t>
      </w:r>
    </w:p>
    <w:p w:rsidR="00000000" w:rsidDel="00000000" w:rsidP="00000000" w:rsidRDefault="00000000" w:rsidRPr="00000000" w14:paraId="000001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Ebeveynlikte destek-kontrol dengesi, sağlıklı kardeş açısından da önemlidir. Hasta çocuğun güvenliği için yapılan düzenlemeler, kardeşin aile içinde ikinci planda kaldığını hissetmesine yol açabilir. Yemek saatleri, aile gezileri, gece uykusu, ebeveynin duygusal enerjisi ve ev içi kurallar T1DM’ye göre düzenlendiğinde sağlıklı kardeş bu düzeni adil veya adaletsiz biçimde yorumlayabilir. Bu nedenle T1DM bağlamında ebeveynlik, yalnız hasta çocuk-anne ilişkisiyle sınırlı değildir; kardeşin aile içindeki görünürlüğünü de etkileyen bir düzenleyici alandır.</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ve akran yaşamı, T1DM ebeveynliğinin ev dışına uzanan alanıdır; ebeveyn evdeki bakım davranışlarını okul ortamına doğrudan taşıyamaz, öğretmen, arkadaş ve çocuğun kendi bildirimleri üzerinden dolaylı güvenlik kurar (American Diabetes Association Professional Practice Committee for Diabetes, 2026). Bu durum ebeveynin kontrol duygusunu zorlayabilir; ergen çocuk okulda diyabet davranışlarını gizlemek isteyebilirken ebeveyn güvenlik gerekçesiyle okul iletişimini artırabilir. Bu gerilim, ebeveynlik tutumunun yalnız ev içi davranışlardan değil, okul ve sosyal çevreyle kurulan ilişkiden de etkilendiğini gösterir (Wit ve ark., 2022).</w:t>
      </w:r>
    </w:p>
    <w:p w:rsidR="00000000" w:rsidDel="00000000" w:rsidP="00000000" w:rsidRDefault="00000000" w:rsidRPr="00000000" w14:paraId="000001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bağlamında ebeveynlik, ebeveyn davranışının “hastalık nedeniyle zorunlu bakım” ve “çocuğun algıladığı ilişki mesajı” olmak üzere iki düzeyde anlaşılmasını gerektirir; niyet ile algılanan anlam arasındaki bu ayrım, hastalık-özgü ebeveyn izleminin neden yalnız sıklığı üzerinden değil, sıcaklık ve iş birliği niteliğiyle birlikte değerlendirilmesi gerektiğini açıklar (Young ve ark., 2014).</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ayrım, kronik hastalığı olan ve olmayan aileler karşılaştırıldığında “hasta çocuğun ailesi daha kontrollüdür” biçimindeki basit bir okumanın neden yetersiz kaldığını da gösterir. T1DM’de bazı kontrol davranışları hastalık yönetiminin güvenlik gerekliliğiyle iç içedir; kronik hastalığı olmayan ailelerde benzer davranışlar farklı gerekçelerle ortaya çıkabilir. Bu nedenle aile grupları karşılaştırılırken davranışın biçimi kadar bağlamı da dikkate alınmalıdır (Young ve ark., 2014).</w:t>
      </w:r>
    </w:p>
    <w:bookmarkStart w:colFirst="0" w:colLast="0" w:name="731c6i3s8jur" w:id="22"/>
    <w:bookmarkEnd w:id="22"/>
    <w:p w:rsidR="00000000" w:rsidDel="00000000" w:rsidP="00000000" w:rsidRDefault="00000000" w:rsidRPr="00000000" w14:paraId="000001DE">
      <w:pPr>
        <w:pStyle w:val="Heading2"/>
        <w:rPr/>
      </w:pPr>
      <w:r w:rsidDel="00000000" w:rsidR="00000000" w:rsidRPr="00000000">
        <w:rPr>
          <w:rtl w:val="0"/>
        </w:rPr>
        <w:t xml:space="preserve">2.4 Anne Ruhsal Durumu ve Ebeveynlik</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davranışı, ebeveynin ruhsal durumundan bağımsız değildir. Bu bölüm, tezin ikinci çekirdek değişkeni olan anne depresif belirtilerini ve bu belirtilerin ebeveynlik davranışına bağlanabileceği olası yolları ele alır.</w:t>
      </w:r>
    </w:p>
    <w:bookmarkStart w:colFirst="0" w:colLast="0" w:name="9h0byfhc5yaa" w:id="23"/>
    <w:bookmarkEnd w:id="23"/>
    <w:p w:rsidR="00000000" w:rsidDel="00000000" w:rsidP="00000000" w:rsidRDefault="00000000" w:rsidRPr="00000000" w14:paraId="000001E0">
      <w:pPr>
        <w:pStyle w:val="Heading3"/>
        <w:rPr/>
      </w:pPr>
      <w:r w:rsidDel="00000000" w:rsidR="00000000" w:rsidRPr="00000000">
        <w:rPr>
          <w:rtl w:val="0"/>
        </w:rPr>
        <w:t xml:space="preserve">2.4.1 Anne depresif belirtileri</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belirtileri kavramı, klinik depresyon tanısından ayrı bir düzeyi ifade eder: annenin öz-bildirdiği ruhsal belirti yoğunluğunu ve bu yoğunluğun ebeveynlik davranışlarıyla ilişkili olabilecek yönünü. Depresif belirti dili, klinik depresyon tanısı dilinden ayrılmalıdır. Bir ölçekte yüksek puan, kişinin belirli bir zaman aralığında daha yoğun üzüntü, karamsarlık, suçluluk, yorgunluk, uyku/iştah değişikliği veya kendini eleştirme gibi belirtiler bildirdiğini gösterir; tek başına psikiyatrik tanı anlamına gelmez.</w:t>
      </w:r>
    </w:p>
    <w:p w:rsidR="00000000" w:rsidDel="00000000" w:rsidP="00000000" w:rsidRDefault="00000000" w:rsidRPr="00000000" w14:paraId="000001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bir çocuğun bakımında ebeveyn ruhsal yükü, hastalığın günlük yönetim gereksinimiyle yakından ilişkilidir. Hipoglisemi korkusu, gece izlem, öğün ve aktivite planı, okul koordinasyonu, klinik randevular, cihaz alarmları, çocuğun hastalığa uyumunu destekleme ve uzun dönem sağlık kaygısı ebeveynler için süreğen stres kaynakları oluşturabilir. Whittemore ve arkadaşlarının derlemesi, T1DM’li çocukların ebeveynlerinde psikolojik sıkıntının sık bildirildiğini ve çocuk psikososyal sonuçları ile diyabet yönetimiyle ilişkili olabileceğini ortaya koymaktadır (Whittemore ve ark., 2012).</w:t>
      </w:r>
    </w:p>
    <w:p w:rsidR="00000000" w:rsidDel="00000000" w:rsidP="00000000" w:rsidRDefault="00000000" w:rsidRPr="00000000" w14:paraId="000001E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depresif belirtilerine ilişkin sistematik derleme ve meta-analiz, T1DM tanılı çocuk veya ergenlerin ebeveynlerinde depresyon ya da depresif belirti yaygınlığını %22,4 olarak hesaplamıştır; alt grup analizlerinde annelerde %31,5, babalarda %16,3; 12 yaş altı çocukların ebeveynlerinde %32,3 ve ergenlerin ebeveynlerinde %16,0 prevalans bildirmiştir (Chen ve ark., 2023). Bu oranlar, anne ruhsal yükünün T1DM aile araştırmalarında arka planda kalan bir ayrıntı değil, ebeveynlik ve bakım düzeniyle birlikte değerlendirilmesi gereken önemli bir alan olduğunu gösterir. Bununla birlikte, bu tür sayısal veriler farklı ülkeler, ölçüm araçları ve örneklemlerden geldiği için doğrudan her aileye genellenmemelidir.</w:t>
      </w:r>
    </w:p>
    <w:p w:rsidR="00000000" w:rsidDel="00000000" w:rsidP="00000000" w:rsidRDefault="00000000" w:rsidRPr="00000000" w14:paraId="000001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Beck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BDÖ), depresif belirtilerin şiddetini öz-bildirimle değerlendiren, yaygın kullanılan 21 maddelik bir araçtır; her madde üzüntü, karamsarlık, başarısızlık algısı, suçluluk, kendini eleştirme, sosyal ilgi kaybı, karar verme güçlüğü, uyku, yorgunluk, iştah ve bedensel/sağlık kaygısı gibi bir belirti alanını artan şiddet sırasına göre derecelendirir. Türkçe geçerlik ve güvenirliği ilk olarak üniversite öğrencileri örnekleminde gösterilmiştir (Hisli, 1989). Bu belirti alanlarının bazıları T1DM bakım yüküyle kesişebilir; ancak kesişim, her bakım zorlanmasının depresyon olduğu anlamına gelmez.</w:t>
      </w:r>
    </w:p>
    <w:p w:rsidR="00000000" w:rsidDel="00000000" w:rsidP="00000000" w:rsidRDefault="00000000" w:rsidRPr="00000000" w14:paraId="000001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belirtileri, T1DM aile sisteminde suçluluk, yetersizlik, tükenmişlik ve kendini eleştirme gibi duygularla birlikte ortaya çıkabilir. Çocuğun kan şekeri dalgalanmaları, tedaviye uyum güçlükleri veya okul sorunları anne tarafından kişisel başarısızlık gibi yaşanabilir. Bu duygular annenin kendi ebeveynliğini değerlendirme biçimini etkileyebilir; bazı anneler kendilerini daha olumsuz bildirirken, bazıları sosyal istenirlik veya savunmacılık nedeniyle sorunları daha az bildirebilir. Bu nedenle Beck puanı ile EMBU-P bildirimi arasındaki ilişki, yalnız “depresyon ebeveynliği bozar” gibi basit bir açıklamaya indirgenmemelidir.</w:t>
      </w:r>
    </w:p>
    <w:p w:rsidR="00000000" w:rsidDel="00000000" w:rsidP="00000000" w:rsidRDefault="00000000" w:rsidRPr="00000000" w14:paraId="000001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Depresif belirti alanının aile çalışmasındaki başka bir önemi, belirtilerin kişiler arası duyarlılığı değiştirebilmesidir. Yorgunluk, kararsızlık, değersizlik hissi veya ilgi azalması annenin çocuğun davranışlarına verdiği yanıtı etkileyebilir; aynı zamanda annenin çocuğun tepkilerini nasıl yorumladığını da değiştirebilir. Örneğin ergenin bağımsızlık talebi, annenin ruhsal yükü yüksek olduğunda reddedilme veya kontrol kaybı gibi yaşanabilir. Bu nedenle depresif belirtiler yalnız annenin içsel durumu değil, aile içi iletişimin tonunu ve karşılıklı yorumları etkileyebilecek bir bağlam değişkenidir.</w:t>
      </w:r>
    </w:p>
    <w:bookmarkStart w:colFirst="0" w:colLast="0" w:name="4aevzmgn86r9" w:id="24"/>
    <w:bookmarkEnd w:id="24"/>
    <w:p w:rsidR="00000000" w:rsidDel="00000000" w:rsidP="00000000" w:rsidRDefault="00000000" w:rsidRPr="00000000" w14:paraId="000001E7">
      <w:pPr>
        <w:pStyle w:val="Heading3"/>
        <w:rPr/>
      </w:pPr>
      <w:r w:rsidDel="00000000" w:rsidR="00000000" w:rsidRPr="00000000">
        <w:rPr>
          <w:rtl w:val="0"/>
        </w:rPr>
        <w:t xml:space="preserve">2.4.2 Anne depresif belirtileri ve ebeveynlik yolları</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belirtileri ile ebeveynlik davranışı arasındaki ilişki tek yönlü değil, çok yollu bir süreçtir. Sistematik derleme ve meta-analiz kanıtı, annenin depresif belirtilerinin hem olumlu (sıcaklık, duyarlılık) hem de olumsuz ebeveynlik davranışları üzerinden çocuğun işlevine bağlandığını; ebeveynliğin bu ilişkide kısmi bir aracı rol taşıdığını ve değiştirilebilir bir hedef olduğunu göstermektedir (Goodman ve ark., 2020). Depresif belirtiler annenin enerji düzeyini, sabrını, duyarlılığını, olumlu duygulanımını, tutarlı sınır koyma kapasitesini ve çocuğun gereksinimlerine esnek yanıt verme becerisini etkileyebilir; bu durumda çocuk daha az duygusal sıcaklık, daha fazla reddedilme veya daha tutarsız kontrol algılayabilir. T1DM bağlamında bu ilişki hastalık bakımının yoğunluğu, gece uykusunun bölünmesi, komplikasyon kaygısı ve sosyal destek düzeyiyle daha karmaşık hale gelir.</w:t>
      </w:r>
    </w:p>
    <w:p w:rsidR="00000000" w:rsidDel="00000000" w:rsidP="00000000" w:rsidRDefault="00000000" w:rsidRPr="00000000" w14:paraId="000001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olası yol, sıcaklıkta azalma yoludur. Depresif belirtiler arttığında anne çocuğa sevgisini ve desteğini davranışsal olarak aynı yoğunlukta gösterse bile, yorgunluk, donukluk veya içe çekilme nedeniyle çocuk bu sıcaklığı daha az algılayabilir. İkinci yol, reddedici algıda artış yoludur. Anne stres altında daha çabuk kızabilir, hastalık yönetimindeki aksaklıkları daha sert yorumlayabilir veya çocuğun davranışlarını kişisel sorumlulukla ilişkilendirebilir. Çocuk bu tutumu eleştiri, suçlama veya reddedilme olarak deneyimleyebilir.</w:t>
      </w:r>
    </w:p>
    <w:p w:rsidR="00000000" w:rsidDel="00000000" w:rsidP="00000000" w:rsidRDefault="00000000" w:rsidRPr="00000000" w14:paraId="000001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Üçüncü yol, aşırı koruma ve kontrol yoludur. Depresif belirtiler her zaman ilgisizlikle sonuçlanmaz; bazı durumlarda kaygı, suçluluk ve sorumluluk duygusu annenin daha fazla izlem ve kontrol davranışı göstermesine yol açabilir. T1DM’de bu davranışlar klinik güvenlik açısından anlaşılır olmakla birlikte, çocuk için özerklik kısıtlılığı ve güvensizlik mesajı taşıyabilir. Bu nedenle anne depresif belirtileri ile aşırı koruyuculuk arasındaki ilişki, bakım güvenliği ve psikososyal özerklik arasındaki gerilim üzerinden okunmalıdır.</w:t>
      </w:r>
    </w:p>
    <w:p w:rsidR="00000000" w:rsidDel="00000000" w:rsidP="00000000" w:rsidRDefault="00000000" w:rsidRPr="00000000" w14:paraId="000001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Hipoglisemi korkusu bu yolun hastalığa özgü en somut örneklerinden biridir. Güncel ebeveyn çalışmaları, hipoglisemiye ilişkin kaygı boyutunun ebeveyn diyabet sıkıntısı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diabetes distress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ilişkili olabileceğini, önleyici davranışların ise bazen tıbbi öneriler ve alışkanlıklarla, bazen de aşırı kaçınma ile iç içe geçebileceğini göstermektedir (Vieira ve ark., 2026). Bu nedenle anne izlem davranışı tek başına psikopatoloji veya aşırı kontrol olarak okunmamalıdır; ancak yüksek kaygı, yorgunluk ve depresif belirtilerle birleştiğinde çocuğun özerklik deneyimini daraltan bir aile iklimi üretebilir. Bu paragrafta kurulan yol ilişkisel ve kavramsaldır; kesitsel veriden nedensel mekanizma çıkarılmaz.</w:t>
      </w:r>
    </w:p>
    <w:p w:rsidR="00000000" w:rsidDel="00000000" w:rsidP="00000000" w:rsidRDefault="00000000" w:rsidRPr="00000000" w14:paraId="000001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Dördüncü yol, anne öz-bildiriminin niteliğiyle ilgilidir. Depresif belirtileri yüksek olan anne, kendi ebeveynliğini daha olumsuz değerlendirebilir; bu durum öz-eleştirel yanlılık oluşturabilir. Tersine, bazı anneler klinik ortamda “iyi anne” görünümünü korumak veya suçluluk duygusuyla baş etmek için olumsuz davranışları düşük bildirebilir; bu da savunmacı bildirim olasılığını doğurur. Bu iki olasılık, anne öz-bildirimi ile çocuk algısı arasındaki uyumun neden ayrıca incelenmesi gerektiğini açıklar.</w:t>
      </w:r>
    </w:p>
    <w:p w:rsidR="00000000" w:rsidDel="00000000" w:rsidP="00000000" w:rsidRDefault="00000000" w:rsidRPr="00000000" w14:paraId="000001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Antidepresan kullanımı, tek başına belirti şiddetinin doğrudan göstergesi değildir; tedaviye erişim, tanı alma, yardım arama davranışı ve klinik izlemin varlığı gibi farklı anlamlar taşıyabilir. Bu nedenle bu bilgi, anne ruhsal yükü ve ebeveynlik bildirimi yorumlanırken dikkatle ele alınması gereken bağlamsal bir işaret olarak görülmelidir.</w:t>
      </w:r>
    </w:p>
    <w:p w:rsidR="00000000" w:rsidDel="00000000" w:rsidP="00000000" w:rsidRDefault="00000000" w:rsidRPr="00000000" w14:paraId="000001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yolların her biri ölçüm kaynaklarıyla da ilişkilidir. Anne depresif belirtileri EMBU-P’de annenin kendini değerlendirme biçimini etkileyebilir; EMBU-C’de ise çocuğun annenin duyarlılığı, eleştirisi veya kontrolünü nasıl yaşadığını etkileyen aile atmosferi üzerinden dolaylı biçimde görünür olabilir. Sağlıklı kardeş açısından aynı ruhsal yük, annenin zaman ve dikkat kaynaklarının daralması veya evdeki duygusal gerilimin artması şeklinde algılanabilir. Bu nedenle anne depresif belirtileri, yalnız anne-çocuk diadında değil, triadik aile düzeninin tamamında karşılığı olabilecek bir kavramdır.</w:t>
      </w:r>
    </w:p>
    <w:p w:rsidR="00000000" w:rsidDel="00000000" w:rsidP="00000000" w:rsidRDefault="00000000" w:rsidRPr="00000000" w14:paraId="000001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başlıkta dikkat edilmesi gereken bir başka nokta, bakım yükü ile depresif belirtinin birbirine karıştırılmamasıdır. Yoğun bakım emeği, uyku bölünmesi veya sürekli sorumluluk hissi her zaman depresif belirti anlamına gelmez; ancak depresif belirtiler bakım yükünün algılanma biçimini, baş etme kapasitesini ve ebeveynlik öz-değerlendirmesini etkileyebilir. Tersine, belirti düzeyi düşük olan bir anne de yüksek bakım yükü taşıyor olabilir. Bu ayrım, Beck puanını aile emeğinin tek ölçüsü gibi kullanmayı engeller ve bakım yükü, ruhsal belirti ve ebeveynlik algısını ayrı ama ilişkili kavramlar olarak tutar.</w:t>
      </w:r>
    </w:p>
    <w:p w:rsidR="00000000" w:rsidDel="00000000" w:rsidP="00000000" w:rsidRDefault="00000000" w:rsidRPr="00000000" w14:paraId="000001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yolların ortak sınırı, kesitsel ve gözlemsel verinin nedensel yön kanıtı sağlamamasıdır. Aracılık modelleri istatistiksel olarak desteklense bile, aracılık nedenselliğin gerekli ama yeterli olmayan bir göstergesidir (Goodman ve ark., 2020). Bu nedenle anne depresif belirtileri ile ebeveynlik davranışı arasındaki ilişki, yönlü mekanizma iddiası olarak değil, birlikte değerlendirilmesi gereken ilişkisel bir alan olarak okunmalıdır.</w:t>
      </w:r>
    </w:p>
    <w:bookmarkStart w:colFirst="0" w:colLast="0" w:name="iyzfvfj5vuok" w:id="25"/>
    <w:bookmarkEnd w:id="25"/>
    <w:p w:rsidR="00000000" w:rsidDel="00000000" w:rsidP="00000000" w:rsidRDefault="00000000" w:rsidRPr="00000000" w14:paraId="000001F1">
      <w:pPr>
        <w:pStyle w:val="Heading2"/>
        <w:rPr/>
      </w:pPr>
      <w:r w:rsidDel="00000000" w:rsidR="00000000" w:rsidRPr="00000000">
        <w:rPr>
          <w:rtl w:val="0"/>
        </w:rPr>
        <w:t xml:space="preserve">2.5 Kardeş Boyutu</w:t>
      </w:r>
    </w:p>
    <w:p w:rsidR="00000000" w:rsidDel="00000000" w:rsidP="00000000" w:rsidRDefault="00000000" w:rsidRPr="00000000" w14:paraId="000001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T1DM’nin aile içindeki etkisi hasta çocukla sınırlı değildir. Bu bölüm, çoğu zaman görünmez kalan sağlıklı kardeş deneyimini ve kardeş ilişkisinin çok boyutlu yapısını, tezin triadik tasarımını gerekçelendirecek biçimde inceler.</w:t>
      </w:r>
    </w:p>
    <w:bookmarkStart w:colFirst="0" w:colLast="0" w:name="onrsmc589h3i" w:id="26"/>
    <w:bookmarkEnd w:id="26"/>
    <w:p w:rsidR="00000000" w:rsidDel="00000000" w:rsidP="00000000" w:rsidRDefault="00000000" w:rsidRPr="00000000" w14:paraId="000001F3">
      <w:pPr>
        <w:pStyle w:val="Heading3"/>
        <w:rPr/>
      </w:pPr>
      <w:r w:rsidDel="00000000" w:rsidR="00000000" w:rsidRPr="00000000">
        <w:rPr>
          <w:rtl w:val="0"/>
        </w:rPr>
        <w:t xml:space="preserve">2.5.1 Sağlıklı kardeş deneyimi</w:t>
      </w:r>
    </w:p>
    <w:p w:rsidR="00000000" w:rsidDel="00000000" w:rsidP="00000000" w:rsidRDefault="00000000" w:rsidRPr="00000000" w14:paraId="000001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tanısı, doğrudan hasta olmayan sağlıklı kardeşin yaşamını da etkileyebilir. Sağlıklı kardeş hastalığın tıbbi öznesi değildir; ancak aile rutinleri, ebeveyn dikkati, ev içi kurallar, uyku düzeni, yemek saatleri, sosyal planlar ve duygusal atmosfer hastalığa göre değiştiğinde bu değişimden etkilenir. Kardeşin yükü çoğu zaman görünmezdir; çünkü aile, sağlık sistemi ve okul öncelikle T1DM tanılı çocuğun güvenliğine odaklanır. Bu nedenle sağlıklı kardeşin deneyimi, aile sistemini anlamak için ayrı bir başlık olarak ele alınmalıdır.</w:t>
      </w:r>
    </w:p>
    <w:p w:rsidR="00000000" w:rsidDel="00000000" w:rsidP="00000000" w:rsidRDefault="00000000" w:rsidRPr="00000000" w14:paraId="000001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Çocukluk çağı kronik hastalıklarında sağlıklı kardeş uyumuna ilişkin bütünleştirici derleme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integrative review</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kardeş deneyiminin deneyimler, psikososyal uyum, baş etme ve iletişim başlıkları altında ele alınabileceğini göstermektedir (Lummer-Aikey ve Goldstein, 2021). Bu çerçeve, kardeşin yalnız “olumsuz etkilenen” veya yalnız “destek veren” kişi olmadığını gösterir. Sağlıklı kardeş bazen hasta kardeşe karşı koruyucu ve yakın hisseder; bazen kıskançlık, dışlanma, adaletsizlik veya yük alma duygusu yaşayabilir. Bu iki yön aynı anda bulunabilir.</w:t>
      </w:r>
    </w:p>
    <w:p w:rsidR="00000000" w:rsidDel="00000000" w:rsidP="00000000" w:rsidRDefault="00000000" w:rsidRPr="00000000" w14:paraId="000001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T1DM’li çocuğun sağlıklı kardeşleri üzerine tam metni açık güncel nitel çalışma, kardeşlerin tanı dönemini zorlayıcı ve belirsiz, aile atmosferini ise hem olumlu hem olumsuz yönde değişebilen bir süreç olarak anlattığını göstermektedir (Ludvigsen ve Haugstvedt, 2026). Bu çalışmada kardeşler, bilgi eksikliği nedeniyle kaygı yaşayabildiklerini, ebeveynlerin yorgunluk ve kaygısını izlemekten etkilendiklerini, diyabet teknolojisi alarmlarının özellikle geceleri aile yaşamına girebildiğini, bazı durumlarda kendilerini dışarıda bırakılmış hissettiklerini ve sağlık profesyonelleri tarafından daha fazla bilgilendirilmek veya dahil edilmek istediklerini bildirmiştir (Ludvigsen ve Haugstvedt, 2026). Bu bulgular, sağlıklı kardeşi aile bakım düzeninin pasif izleyicisi olarak değil, kendi psikososyal gereksinimleri olan bir çocuk olarak konumlandırmayı gerektirir.</w:t>
      </w:r>
    </w:p>
    <w:p w:rsidR="00000000" w:rsidDel="00000000" w:rsidP="00000000" w:rsidRDefault="00000000" w:rsidRPr="00000000" w14:paraId="000001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Türkiye’deki hakemli yerel literatür T1DM bağlamında ebeveyn izlemi (Özgüven Öztornacı ve ark., 2025), diyabetin aileye etkisi (Cetintas ve Akgün Kostak, 2021), ebeveyn öz-yönetimi (Ceran ve ark., 2024) ve hipoglisemi korkusu (Şen Celasin ve ark., 2018) başlıklarında belirgin örnekler içerirken, doğrudan T1DM tanılı çocukların sağlıklı kardeş deneyimini odağa alan yerel çalışmalar daha sınırlı görünmektedir. Bu durum kesin bir “literatürde yoktur” iddiası olarak değil, sağlıklı kardeş boyutunun Türkiye bağlamında daha az görünür bir araştırma alanı olabileceğini düşündüren bir gözlem olarak okunmalıdır. Bu boşluk, uluslararası kardeş literatürü ile Türkiye’deki aile merkezli T1DM çalışmalarını birbirine bağlayan kavramsal bir ara alanın önemini artırır.</w:t>
      </w:r>
    </w:p>
    <w:p w:rsidR="00000000" w:rsidDel="00000000" w:rsidP="00000000" w:rsidRDefault="00000000" w:rsidRPr="00000000" w14:paraId="000001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 deneyiminde ilgi adaleti merkezi bir temadır. T1DM tanılı çocuk için yapılan ek düzenlemeler, klinik olarak gerekli olsa bile kardeş tarafından ayrıcalık veya haksızlık gibi algılanabilir. Öte yandan sağlıklı kardeş, hasta kardeşin yaşadığı zorlukları bildiği için kendi gereksinimlerini geri plana atabilir, ebeveynleri üzmemek için sorunlarını söylemeyebilir veya evde “sorun çıkarmayan çocuk” rolünü üstlenebilir. Bu görünmez uyum, dışarıdan olumlu gibi görünse de kardeşin kendi duygusal gereksinimlerinin fark edilmemesine yol açabilir.</w:t>
      </w:r>
    </w:p>
    <w:p w:rsidR="00000000" w:rsidDel="00000000" w:rsidP="00000000" w:rsidRDefault="00000000" w:rsidRPr="00000000" w14:paraId="000001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kardeşin aile içindeki rolü zamanla değişebilir. Tanı döneminde kardeş daha çok belirsizlik ve korku yaşayabilir; bakım rutini oturduktan sonra evdeki yeni düzeni öğrenir; ergenlik döneminde ise mahremiyet, sosyal yaşam ve adalet algısı daha belirgin hale gelebilir. Kardeş bazen hastalık bilgisini artırmak ve sürece dahil olmak ister, bazen de hastalıktan uzak kalma hakkına ihtiyaç duyar. Bu nedenle sağlıklı kardeşin destek gereksinimi yalnız bilgi vermekle sınırlı değildir; yaşına uygun açıklama, duygusal alan, aile içi görünürlük ve kendi gündeminin ciddiye alınması da önemlidir.</w:t>
      </w:r>
    </w:p>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Teknoloji, sağlıklı kardeş deneyimini daha da görünür hale getiren yeni bir alandır. Sensör ve pompa alarmları, gece uykusu, aile sohbetleri, yemek düzeni ve ebeveynin dikkat odağını etkileyebilir. Sağlıklı kardeş alarmı duyar, ebeveynin müdahalesini izler ve hastalık yönetiminin aile atmosferindeki yerini öğrenir. Bu nedenle T1DM teknolojisi yalnız hasta çocuk ve ebeveyn arasında değil, kardeşin günlük yaşamında da karşılık bulur.</w:t>
      </w:r>
    </w:p>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 deneyimi, aile sistemini hasta çocukla sınırlamayan temel kavramsal alanlardan biridir. Sağlıklı kardeşin neden aile sisteminde bağımsız bir üye ve ayrı bir bilgi kaynağı olarak değerlendirilmesi gerektiği, kronik hastalığın tüm aileyi etkileyen bir bağlam olduğu yönündeki bütünleştirici kardeş uyumu literatürünün doğrudan bir sonucudur (Lummer-Aikey ve Goldstein, 2021).</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konumlandırma, klinik aile bakımına da kavramsal bir mesaj taşır. Kardeşin yalnız “hasta çocuğa yardımcı olacak kişi” olarak görülmesi, kendi gereksinimlerini ikincilleştirebilir. Kardeşin duygu, bilgi ve adalet algısı sorulduğunda ise aile sistemindeki görünmez etkiler daha açık hale gelir. Bu bakış açısı sağlıklı kardeşi ne bakım yükünün basit mağduru ne de aile dayanışmasının otomatik destekçisi olarak görür; kardeşi, aile düzenini kendi gelişimsel konumundan yorumlayan aktif bir özne olarak ele alır (Lummer-Aikey ve Goldstein, 2021).</w:t>
      </w:r>
    </w:p>
    <w:bookmarkStart w:colFirst="0" w:colLast="0" w:name="xxuv5toeib9o" w:id="27"/>
    <w:bookmarkEnd w:id="27"/>
    <w:p w:rsidR="00000000" w:rsidDel="00000000" w:rsidP="00000000" w:rsidRDefault="00000000" w:rsidRPr="00000000" w14:paraId="000001FD">
      <w:pPr>
        <w:pStyle w:val="Heading3"/>
        <w:rPr/>
      </w:pPr>
      <w:r w:rsidDel="00000000" w:rsidR="00000000" w:rsidRPr="00000000">
        <w:rPr>
          <w:rtl w:val="0"/>
        </w:rPr>
        <w:t xml:space="preserve">2.5.2 Kardeş ilişkileri ve KİA/SRQ</w:t>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çocukluk ve ergenlik döneminin en uzun süreli ve çok boyutlu ilişkilerinden biridir. Kardeşler aynı ev, ebeveyn, günlük rutin ve aile kaynaklarını paylaşırken; yaş, doğum sırası, cinsiyet, kişilik, hastalık durumu ve ebeveyn ilgisi bakımından farklı konumlarda bulunurlar. Bu ilişki yalnız sevgi veya çatışma üzerinden açıklanamaz. Yakınlık, yardım, birlikte zaman geçirme, paylaşım, rekabet, kıskançlık, güç, statü, çatışma ve ebeveyn kayırması gibi çok sayıda boyut aynı anda işleyebilir.</w:t>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İlişkileri Anketi/Sibling Relationship Questionnaire (KİA/SRQ), kardeş ilişkisini madde düzeyi yanıtlar üzerinden değerlendiren çok boyutlu bir öz-bildirim aracıdır. Ölçek, çocuk görüşmelerinden elde edilen çok sayıda ilişki niteliğinin temel bileşenler analiziyle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principal components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dört genel boyuta indirgenmesiyle geliştirilmiştir: sıcaklık/yakınlık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warmth/closeness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göreli statü/güç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relative status/power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çatışma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conflict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rekabet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rivalry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(Furman ve Buhrmester, 1985). Sıcaklık/yakınlık, kardeşlerin birbirini önemsemesi, birlikte etkinlik yapması, sır paylaşması ve sevgi göstermesi gibi olumlu ilişki alanlarını kapsar. Çatışma, tartışma, kızdırma, kötü davranma veya anlaşamama gibi olumsuz etkileşimleri içerir. Rekabet, kardeşlerin birbirini geçme veya daha iyi yapma çabasını ifade eder. Statü/güç ise emir verme, yönlendirme, hayranlık, saygı ve göreli konumları kapsar; bu boyut kardeşlerin göreli yaşıyla güçlü biçimde ilişkilidir (Furman ve Buhrmester, 1985).</w:t>
      </w:r>
    </w:p>
    <w:p w:rsidR="00000000" w:rsidDel="00000000" w:rsidP="00000000" w:rsidRDefault="00000000" w:rsidRPr="00000000" w14:paraId="000002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bağlamında bu boyutların her biri özel anlam kazanır. Hasta çocuk aile içinde daha fazla ilgi, bakım veya tolerans gördüğünde sağlıklı kardeş rekabet ve adalet duygusu yaşayabilir. Sağlıklı kardeş hasta kardeşe yardım ettiğinde statü/güç dengesi yaş farkından bağımsız olarak değişebilir. Hastalık nedeniyle aile etkinliklerinin sınırlandırılması veya ertelenmesi çatışma alanı yaratabilir. Buna karşılık ortak hastalık deneyimi kardeşler arasında yakınlık, koruyuculuk ve dayanışmayı da artırabilir. Bu nedenle T1DM ailelerinde kardeş ilişkisini tek boyutlu “bozulma” veya “güçlenme” anlatısına indirgemek bilimsel olarak yetersizdir.</w:t>
      </w:r>
    </w:p>
    <w:p w:rsidR="00000000" w:rsidDel="00000000" w:rsidP="00000000" w:rsidRDefault="00000000" w:rsidRPr="00000000" w14:paraId="000002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Yaş farkı, doğum sırası ve cinsiyet kardeş ilişkilerinin temel bağlamsal değişkenleridir. Büyük kardeşin bakım rolü üstlenmesi, küçük kardeşin korunması, aynı cinsiyetli kardeşlerde rekabetin veya paylaşımın farklı işlemesi, ergenlik döneminde mahremiyet ve bağımsızlık gereksiniminin artması ilişki kalitesini etkileyebilir. T1DM tanısının hangi kardeşte olduğu da önemlidir; hasta çocuk indeks konumundayken sağlıklı kardeşin ailedeki rolü, kontrol grubundaki sağlıklı kardeş çiftlerinden farklı olabilir.</w:t>
      </w:r>
    </w:p>
    <w:p w:rsidR="00000000" w:rsidDel="00000000" w:rsidP="00000000" w:rsidRDefault="00000000" w:rsidRPr="00000000" w14:paraId="000002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ilişkileri çift yönlüdür. Hasta çocuğun hastalık yönetimi, ruh hali veya aileden aldığı ilgi sağlıklı kardeşi etkileyebilir; sağlıklı kardeşin tepkileri de hasta çocuğun desteklenmiş, eleştirilmiş, kıskanılmış veya korunmuş hissetmesine yol açabilir. Bu karşılıklı etkileşim, kardeş ilişkisini yalnız sağlıklı kardeşin uyumu üzerinden değil, iki çocuk arasındaki ilişki kalitesi üzerinden ele almayı gerektirir. KİA/SRQ bu açıdan önemlidir; çünkü sıcaklık ve çatışma gibi boyutlar aynı ilişkide birlikte bulunabilir ve hastalık bağlamında farklı yönlere çekilebilir.</w:t>
      </w:r>
    </w:p>
    <w:p w:rsidR="00000000" w:rsidDel="00000000" w:rsidP="00000000" w:rsidRDefault="00000000" w:rsidRPr="00000000" w14:paraId="000002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ilişkisinin bağımsız bir ölçüm alanı olarak ele alınması, KİA/SRQ’nun temsil ettiği kavramsal boyutların T1DM bağlamında aile sistemi açısından taşıdığı anlamdan kaynaklanır. Bu boyutlar, kardeş ilişkisini tek bir iyi-kötü ekseni yerine sıcaklık, çatışma, rekabet ve statü/güç alanlarının aynı ilişkide birlikte işlediği çok boyutlu bir yapı olarak görünür kılar (Furman ve Buhrmester, 1985).</w:t>
      </w:r>
    </w:p>
    <w:p w:rsidR="00000000" w:rsidDel="00000000" w:rsidP="00000000" w:rsidRDefault="00000000" w:rsidRPr="00000000" w14:paraId="000002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ilişkisini ölçerken çatışma veya rekabetin varlığı otomatik olarak patoloji sayılmamalıdır. Kardeş ilişkilerinde tartışma, kıyaslama ve rekabet gelişimsel olarak beklenen deneyimler olabilir. T1DM bağlamında önemli olan, bu olağan kardeş dinamiklerinin hastalık nedeniyle nasıl yoğunlaştığı, hangi anlamlara büründüğü ve sıcaklık/yakınlıkla birlikte nasıl var olduğudur.</w:t>
      </w:r>
    </w:p>
    <w:bookmarkStart w:colFirst="0" w:colLast="0" w:name="tqinufhkdsxv" w:id="28"/>
    <w:bookmarkEnd w:id="28"/>
    <w:p w:rsidR="00000000" w:rsidDel="00000000" w:rsidP="00000000" w:rsidRDefault="00000000" w:rsidRPr="00000000" w14:paraId="00000205">
      <w:pPr>
        <w:pStyle w:val="Heading2"/>
        <w:rPr/>
      </w:pPr>
      <w:r w:rsidDel="00000000" w:rsidR="00000000" w:rsidRPr="00000000">
        <w:rPr>
          <w:rtl w:val="0"/>
        </w:rPr>
        <w:t xml:space="preserve">2.6 Sosyoekonomik, Kültürel ve Klinik Bağlam</w:t>
      </w:r>
    </w:p>
    <w:p w:rsidR="00000000" w:rsidDel="00000000" w:rsidP="00000000" w:rsidRDefault="00000000" w:rsidRPr="00000000" w14:paraId="000002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anne ruhsal durumu ve kardeş ilişkileri boşlukta oluşmaz. Bu bölüm, bu ilişkilerin üretildiği sosyoekonomik, kültürel, demografik ve klinik zemini; bir açıklama katmanı olduğu kadar aktarılabilirlik sınırı olarak da ele alır.</w:t>
      </w:r>
    </w:p>
    <w:bookmarkStart w:colFirst="0" w:colLast="0" w:name="v79ipeufbi64" w:id="29"/>
    <w:bookmarkEnd w:id="29"/>
    <w:p w:rsidR="00000000" w:rsidDel="00000000" w:rsidP="00000000" w:rsidRDefault="00000000" w:rsidRPr="00000000" w14:paraId="00000207">
      <w:pPr>
        <w:pStyle w:val="Heading3"/>
        <w:rPr/>
      </w:pPr>
      <w:r w:rsidDel="00000000" w:rsidR="00000000" w:rsidRPr="00000000">
        <w:rPr>
          <w:rtl w:val="0"/>
        </w:rPr>
        <w:t xml:space="preserve">2.6.1 Sosyoekonomik ve kültürel bağlam</w:t>
      </w:r>
    </w:p>
    <w:p w:rsidR="00000000" w:rsidDel="00000000" w:rsidP="00000000" w:rsidRDefault="00000000" w:rsidRPr="00000000" w14:paraId="000002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Sosyoekonomik durum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socioeconomic status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SES), çocuk sağlığı ve aile araştırmalarında yalnız gelir veya eğitim düzeyiyle sınırlı olmayan çok boyutlu bir bağlamdır. Eğitim, meslek, çalışma durumu, ev koşulları, materyal kaynaklar, sağlık hizmetine erişim, teknolojiye ulaşma, ulaşım olanakları ve bakım için ayrılabilir zaman ailelerin hastalık yönetimini etkileyebilir. T1DM bağlamında SES, insülin ve temel tıbbi bakımın ötesinde, sensör/pompa erişimi, düzenli takip, okul ile iletişim, özel destek kaynakları ve ebeveynin bakım için zaman ayırabilme kapasitesiyle ilişkilidir.</w:t>
      </w:r>
    </w:p>
    <w:p w:rsidR="00000000" w:rsidDel="00000000" w:rsidP="00000000" w:rsidRDefault="00000000" w:rsidRPr="00000000" w14:paraId="000002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Küresel T1DM literatürü, sosyoekonomik ve coğrafi eşitsizliklerin yorumunda dikkatli olmayı gerektirir. Bazı ülkelerde kayıt sistemleri, teknoloji erişimi ve DKA ile başvuru verileri güçlü iken, bazı bağlamlarda bu göstergeler sınırlı ya da karşılaştırılamazdır; ayrıca SES ve uzaklık gibi değişkenlerin insidans ve bakım sonuçlarıyla ilişkisi her çalışmada aynı yönde değildir (Bell ve Lain, 2025). Bu nedenle SES, tek bir evrensel risk etiketi gibi değil, sağlık sistemi, okul desteği, teknoloji geri ödemesi, aile zamanı ve bakım okuryazarlığıyla birlikte işleyen yerel bir kaynak düzeni olarak ele alınmalıdır. Nitekim ABD’de yürütülen geniş ölçekli bir kesitsel çalışma, glisemik kontrol ile diyabet teknolojisi (CGM ve insülin pompası) kullanımının etnik azınlık gruplarından gelen ve Medicaid ile sigortalı gençlerde en düşük düzeyde olduğunu ve genel teknoloji yaygınlaşmasına karşın bu eşitsizliklerin zaman içinde sürdüğünü ya da derinleştiğini bildirmiştir (Fang ve ark., 2025).</w:t>
      </w:r>
    </w:p>
    <w:p w:rsidR="00000000" w:rsidDel="00000000" w:rsidP="00000000" w:rsidRDefault="00000000" w:rsidRPr="00000000" w14:paraId="000002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çok boyutluluğun somut bileşenleri ayrıştırılabilir: anne eğitimi, eş/baba eğitimi, çalışma durumu, mesleki konum ve materyal varlık göstergeleri aile kaynaklarının farklı yüzlerini temsil eder. Eğitim sağlık okuryazarlığı ve klinik önerileri anlama kapasitesiyle; mesleki konum ekonomik güvence ve sosyal kaynaklarla; materyal koşullar ise ev içi yaşam düzeni ve teknolojiye erişimle ilişkili olabilir. Bu nedenle SES, T1DM ailelerinde ebeveynlik algısı, bakım yükü ve çocukların günlük deneyimi üzerinde dolaylı etkiler gösterebilecek bir bağlamsal yapı olarak ele alınır.</w:t>
      </w:r>
    </w:p>
    <w:p w:rsidR="00000000" w:rsidDel="00000000" w:rsidP="00000000" w:rsidRDefault="00000000" w:rsidRPr="00000000" w14:paraId="000002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bağlamında kültürel yorumlar dikkatle yapılmalıdır. Aile içi dayanışma, anne bakım emeği, geniş aile desteği veya okul desteği gibi başlıklar her ailede aynı şekilde işlemez. Kent-kır farkı, eğitim düzeyi, çalışma düzeni, aile büyüklüğü, sağlık kurumuna yakınlık ve teknoloji erişimi aileler arasında ciddi farklılık yaratabilir. Bu nedenle “Türkiye’de anneler bakımın merkezindedir” gibi genelleyici cümleler yerine, bakım emeğinin sosyal ve ekonomik koşullara göre değişebilen bir örgütlenme biçimi olduğu kabul edilmelidir.</w:t>
      </w:r>
    </w:p>
    <w:p w:rsidR="00000000" w:rsidDel="00000000" w:rsidP="00000000" w:rsidRDefault="00000000" w:rsidRPr="00000000" w14:paraId="000002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 aynı zamanda çoklu bilgi kaynağı farklarını yorumlamada da önemlidir. Daha yüksek kaynaklara sahip ailelerde teknoloji kullanımı daha yoğun olabilir; bu durum izlem verisini artırırken alarm ve veri takip yükünü de artırabilir. Kaynakları sınırlı ailelerde ise bakım daha çok manuel izlem, klinik erişim ve aile içi pratik çözümler üzerinden yürüyebilir. Bu farklı bakım düzenleri, annenin kendini nasıl değerlendirdiğini, çocuğun kontrolü nasıl algıladığını ve kardeşin aile içi adaleti nasıl yorumladığını etkileyebilir.</w:t>
      </w:r>
    </w:p>
    <w:p w:rsidR="00000000" w:rsidDel="00000000" w:rsidP="00000000" w:rsidRDefault="00000000" w:rsidRPr="00000000" w14:paraId="000002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SES’in etkisi yalnız kaynak yokluğu veya varlığı biçiminde düşünülmemelidir. Bazı ailelerde yüksek eğitim ve teknoloji erişimi, bakım kararlarına daha fazla katılım ve klinik ekiple daha etkin iletişim sağlayabilir; aynı zamanda veri takibi ve performans baskısı aile içi gerilimi artırabilir. Bazı kaynakları sınırlı ailelerde ise güçlü aile dayanışması veya pratik bakım bilgisi günlük yönetimi destekleyebilir. Bu ikili örüntü, SES etkisinin salt kaynak miktarına indirgenemeyeceğini gösterir.</w:t>
      </w:r>
    </w:p>
    <w:p w:rsidR="00000000" w:rsidDel="00000000" w:rsidP="00000000" w:rsidRDefault="00000000" w:rsidRPr="00000000" w14:paraId="000002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çok boyutluluk aynı zamanda SES’i bir açıklama değişkeni olmanın ötesinde aile araştırmalarının aktarılabilirlik sınırını belirleyen bir bağlam haline getirir; sonuçlar yorumlanırken aile kaynakları, sağlık sistemi ve teknoloji erişimi birlikte düşünülmelidir.</w:t>
      </w:r>
    </w:p>
    <w:p w:rsidR="00000000" w:rsidDel="00000000" w:rsidP="00000000" w:rsidRDefault="00000000" w:rsidRPr="00000000" w14:paraId="000002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bağlam, sağlık eşitsizliği dilinin dikkatli kullanılmasını da gerektirir. Kaynak farklılıkları aileleri basitçe “avantajlı” veya “dezavantajlı” olarak etiketlemek için değil, bakım davranışlarının hangi koşullarda üretildiğini anlamak için değerlendirilmelidir. Aynı ebeveynlik davranışı, farklı SES ve teknoloji erişimi koşullarında farklı anlam taşıyabilir. Bu nedenle SES, modelde yalnız ayarlanacak bir değişken değil, T1DM bakımının aile içinde nasıl mümkün hale geldiğini veya zorlaştığını gösteren açıklayıcı bir arka plandır.</w:t>
      </w:r>
    </w:p>
    <w:bookmarkStart w:colFirst="0" w:colLast="0" w:name="92wvdyvtgs7h" w:id="30"/>
    <w:bookmarkEnd w:id="30"/>
    <w:p w:rsidR="00000000" w:rsidDel="00000000" w:rsidP="00000000" w:rsidRDefault="00000000" w:rsidRPr="00000000" w14:paraId="00000210">
      <w:pPr>
        <w:pStyle w:val="Heading3"/>
        <w:rPr/>
      </w:pPr>
      <w:r w:rsidDel="00000000" w:rsidR="00000000" w:rsidRPr="00000000">
        <w:rPr>
          <w:rtl w:val="0"/>
        </w:rPr>
        <w:t xml:space="preserve">2.6.2 Demografik ve klinik değişkenlerin kavramsal yeri</w:t>
      </w:r>
    </w:p>
    <w:p w:rsidR="00000000" w:rsidDel="00000000" w:rsidP="00000000" w:rsidRDefault="00000000" w:rsidRPr="00000000" w14:paraId="000002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Demografik ve klinik değişkenler, aile araştırmalarında yalnız tablo dolduran arka plan bilgileri değildir; aile sistemi, ebeveynlik algısı ve kardeş ilişkileri için bağlam oluşturan yapılardır. Çocuk yaşı, kardeş yaşı, yaş farkı, cinsiyet, doğum sırası, ailedeki çocuk sayısı, anne yaşı, anne eğitimi, çalışma durumu, DM süresi, tanı yaşı ve HbA1c gibi değişkenler, aile üyelerinin hastalığı nasıl yaşadığını ve birbirlerini nasıl algıladığını etkileyebilir. Bu değişkenlerin kavramsal olarak anlaşılması, sonraki yorumların neden aile ve klinik bağlamdan koparılmaması gerektiğini açıklar.</w:t>
      </w:r>
    </w:p>
    <w:p w:rsidR="00000000" w:rsidDel="00000000" w:rsidP="00000000" w:rsidRDefault="00000000" w:rsidRPr="00000000" w14:paraId="000002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yaşı ve gelişim dönemi, ebeveynlik algısının temel belirleyicilerindendir. Aynı uyarı davranışı küçük çocukta güvenlik, ergende kontrol olarak algılanabilir. Kardeş yaşı ve yaş farkı, kardeşler arası güç dengesini ve bakım rolü üstlenme olasılığını etkiler. Büyük sağlıklı kardeş hasta kardeşe yardım etme rolüne daha kolay girebilir; küçük kardeş ise hastalığı daha çok aile atmosferi ve ebeveyn ilgisi üzerinden deneyimleyebilir. Cinsiyet ve doğum sırası da aile içi beklentileri ve kardeş rekabetini etkileyebilecek bağlamsal değişkenlerdir.</w:t>
      </w:r>
    </w:p>
    <w:p w:rsidR="00000000" w:rsidDel="00000000" w:rsidP="00000000" w:rsidRDefault="00000000" w:rsidRPr="00000000" w14:paraId="000002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büyüklüğü ve çocuk sayısı, ebeveyn dikkatinin nasıl dağıldığını anlamak için önemlidir. Daha fazla çocuk bulunan ailelerde ebeveynin zaman, dikkat ve bakım enerjisi daha çok bölünebilir; ancak kardeş desteği de artabilir. Tek bir aile yapısı tüm aileler için geçerli değildir; aile büyüklüğü bu nedenle ebeveynlik tutumu ve kardeş ilişkisi algısının üretildiği bağlamın parçasıdır.</w:t>
      </w:r>
    </w:p>
    <w:p w:rsidR="00000000" w:rsidDel="00000000" w:rsidP="00000000" w:rsidRDefault="00000000" w:rsidRPr="00000000" w14:paraId="000002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 süresi ve tanı yaşı, hastalığa uyumun zaman boyutunu temsil eder. Yeni tanı döneminde aile daha yoğun belirsizlik, eğitim ve duygusal yük yaşayabilir; uzun süreli hastalıkta bakım rutinleşebilir, fakat hastalık yorgunluğu ve ergenlik dönemindeki sorumluluk devri öne çıkabilir. Tanı yaşı, çocuğun hastalığı anlama biçimini ve ailede hastalığın gelişimsel öyküsünü etkileyebilir. Bu değişkenler, T1DM’nin aile sistemindeki anlamının zamanla değiştiğini hatırlatır.</w:t>
      </w:r>
    </w:p>
    <w:p w:rsidR="00000000" w:rsidDel="00000000" w:rsidP="00000000" w:rsidRDefault="00000000" w:rsidRPr="00000000" w14:paraId="0000021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HbA1c (glikozile hemoglobin,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glycated hemoglobin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yaklaşık üç aylık ortalama kan glukozunu yansıtan ve glisemik kontrolün izlenmesinde kullanılan temel klinik göstergedir; uluslararası pediatrik diyabet kılavuzları çoğu çocuk ve ergen için bireyselleştirilmiş HbA1c hedefleri önerir (American Diabetes Association Professional Practice Committee for Diabetes, 2026). HbA1c tek bir aile değişkeniyle değil; tedavi rejimi, teknoloji erişimi, DM süresi, ergenlik, aile desteği, sağlık hizmetine erişim ve ölçüm tamamlılığı gibi çok sayıda faktörün kesiştiği bir göstergedir. Bu nedenle glisemik kontrol, ebeveynlik veya kardeş ilişkisini doğrudan açıklayan tekil bir neden olarak değil, çok etkenli bir klinik çıktı olarak yorumlanmalıdır.</w:t>
      </w:r>
    </w:p>
    <w:p w:rsidR="00000000" w:rsidDel="00000000" w:rsidP="00000000" w:rsidRDefault="00000000" w:rsidRPr="00000000" w14:paraId="000002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Demografik ve klinik değişkenlerin bir başka işlevi, karşılaştırma gruplarının anlamını netleştirmektir. T1DM grubu ile kontrol grubu yaş, kardeş yapısı, aile büyüklüğü veya SES bakımından farklılaştığında, ebeveynlik ve kardeş ilişkisi karşılaştırmaları bu bağlamdan bağımsız okunamaz. Aynı şekilde T1DM grubuna özgü DM süresi ve HbA1c gibi değişkenler kontrol grubunda yapısal olarak bulunmadığı için, bu alanlar grup-özgü klinik bilgi olarak değerlendirilmelidir. Bu ayrım, okuyucunun bu değişkenleri yalnız tablo unsuru gibi görmemesi için burada kavramsal olarak kurulmalıdır.</w:t>
      </w:r>
    </w:p>
    <w:bookmarkStart w:colFirst="0" w:colLast="0" w:name="rkc9e4ycs2cp" w:id="31"/>
    <w:bookmarkEnd w:id="31"/>
    <w:p w:rsidR="00000000" w:rsidDel="00000000" w:rsidP="00000000" w:rsidRDefault="00000000" w:rsidRPr="00000000" w14:paraId="00000217">
      <w:pPr>
        <w:pStyle w:val="Heading2"/>
        <w:rPr/>
      </w:pPr>
      <w:r w:rsidDel="00000000" w:rsidR="00000000" w:rsidRPr="00000000">
        <w:rPr>
          <w:rtl w:val="0"/>
        </w:rPr>
        <w:t xml:space="preserve">2.7 Ölçüm ve Yöntem Çerçevesi</w:t>
      </w:r>
    </w:p>
    <w:p w:rsidR="00000000" w:rsidDel="00000000" w:rsidP="00000000" w:rsidRDefault="00000000" w:rsidRPr="00000000" w14:paraId="000002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kavramların araştırmada nasıl görünür kılındığı, kullanılan ölçüm araçlarına ve yöntemsel yaklaşıma bağlıdır. Bu bölüm; ebeveynlik, anne depresif belirtileri ve kardeş ilişkisi ölçümlerinin kuramsal temelini, psikometrik kavramları ve çoklu bilgi kaynağı, diadik/triadik tasarım ile karma yöntem mantığını bir arada ele alır.</w:t>
      </w:r>
    </w:p>
    <w:bookmarkStart w:colFirst="0" w:colLast="0" w:name="sqlyxzqdkebi" w:id="32"/>
    <w:bookmarkEnd w:id="32"/>
    <w:p w:rsidR="00000000" w:rsidDel="00000000" w:rsidP="00000000" w:rsidRDefault="00000000" w:rsidRPr="00000000" w14:paraId="00000219">
      <w:pPr>
        <w:pStyle w:val="Heading3"/>
        <w:rPr/>
      </w:pPr>
      <w:r w:rsidDel="00000000" w:rsidR="00000000" w:rsidRPr="00000000">
        <w:rPr>
          <w:rtl w:val="0"/>
        </w:rPr>
        <w:t xml:space="preserve">2.7.1 Ölçüm araçlarının kuramsal temeli</w:t>
      </w:r>
    </w:p>
    <w:p w:rsidR="00000000" w:rsidDel="00000000" w:rsidP="00000000" w:rsidRDefault="00000000" w:rsidRPr="00000000" w14:paraId="00000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tutumu, anne depresif belirtileri ve kardeş ilişkisi gibi yapılar, farklı ölçüm araçlarıyla yapılandırılmış biçimde görünür kılınır. EMBU-P ve EMBU-C ebeveynlik tutumunu anne öz-bildirimi ve çocuk algısı üzerinden; Beck Depresyon Envanteri depresif belirti düzeyini; KİA/SRQ kardeş ilişkisini; demografik-tıbbi form ise aile, çocuk, klinik ve sosyoekonomik bağlamı temsil eder. Bu araçların her biri farklı bir bilgi düzeyini ölçer; hiçbiri tek başına aile sisteminin tamamını açıklamaz. </w:t>
      </w:r>
      <w:hyperlink w:anchor="ze3ohloyga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çalışmada kullanılan ölçüm araçlarının ölçtüğü yapıyı, bilgi kaynağını, yanıt formatını ve temel kaynağını bir arada özetlemektedir.</w:t>
      </w:r>
    </w:p>
    <w:tbl>
      <w:tblPr>
        <w:tblStyle w:val="Table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ze3ohloygah" w:id="33"/>
          <w:bookmarkEnd w:id="33"/>
          <w:p w:rsidR="00000000" w:rsidDel="00000000" w:rsidP="00000000" w:rsidRDefault="00000000" w:rsidRPr="00000000" w14:paraId="000002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Çalışmada kullanılan ölçüm araçlarının kuramsal ve psikometrik özeti.</w:t>
            </w:r>
          </w:p>
          <w:tbl>
            <w:tblPr>
              <w:tblStyle w:val="Table10"/>
              <w:tblW w:w="7920.0" w:type="dxa"/>
              <w:jc w:val="left"/>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2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Araç</w:t>
                  </w:r>
                </w:p>
              </w:tc>
              <w:tc>
                <w:tcPr/>
                <w:p w:rsidR="00000000" w:rsidDel="00000000" w:rsidP="00000000" w:rsidRDefault="00000000" w:rsidRPr="00000000" w14:paraId="000002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Ölçtüğü yapı</w:t>
                  </w:r>
                </w:p>
              </w:tc>
              <w:tc>
                <w:tcPr/>
                <w:p w:rsidR="00000000" w:rsidDel="00000000" w:rsidP="00000000" w:rsidRDefault="00000000" w:rsidRPr="00000000" w14:paraId="000002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 kaynağı</w:t>
                  </w:r>
                </w:p>
              </w:tc>
              <w:tc>
                <w:tcPr/>
                <w:p w:rsidR="00000000" w:rsidDel="00000000" w:rsidP="00000000" w:rsidRDefault="00000000" w:rsidRPr="00000000" w14:paraId="000002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 / format</w:t>
                  </w:r>
                </w:p>
              </w:tc>
              <w:tc>
                <w:tcPr/>
                <w:p w:rsidR="00000000" w:rsidDel="00000000" w:rsidP="00000000" w:rsidRDefault="00000000" w:rsidRPr="00000000" w14:paraId="000002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kaynak</w:t>
                  </w:r>
                </w:p>
              </w:tc>
            </w:tr>
            <w:tr>
              <w:trPr>
                <w:cantSplit w:val="0"/>
                <w:tblHeader w:val="0"/>
              </w:trPr>
              <w:tc>
                <w:tcPr/>
                <w:p w:rsidR="00000000" w:rsidDel="00000000" w:rsidP="00000000" w:rsidRDefault="00000000" w:rsidRPr="00000000" w14:paraId="000002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s-EMBU-C</w:t>
                  </w:r>
                </w:p>
              </w:tc>
              <w:tc>
                <w:tcPr/>
                <w:p w:rsidR="00000000" w:rsidDel="00000000" w:rsidP="00000000" w:rsidRDefault="00000000" w:rsidRPr="00000000" w14:paraId="000002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Algılanan ebeveyn tutumu (4 boyut)</w:t>
                  </w:r>
                </w:p>
              </w:tc>
              <w:tc>
                <w:tcPr/>
                <w:p w:rsidR="00000000" w:rsidDel="00000000" w:rsidP="00000000" w:rsidRDefault="00000000" w:rsidRPr="00000000" w14:paraId="000002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(indeks + kardeş)</w:t>
                  </w:r>
                </w:p>
              </w:tc>
              <w:tc>
                <w:tcPr/>
                <w:p w:rsidR="00000000" w:rsidDel="00000000" w:rsidP="00000000" w:rsidRDefault="00000000" w:rsidRPr="00000000" w14:paraId="000002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madde, 4’lü Likert</w:t>
                  </w:r>
                </w:p>
              </w:tc>
              <w:tc>
                <w:tcPr/>
                <w:p w:rsidR="00000000" w:rsidDel="00000000" w:rsidP="00000000" w:rsidRDefault="00000000" w:rsidRPr="00000000" w14:paraId="000002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Castro ve ark. (1993); Dirik ve ark. (2015)</w:t>
                  </w:r>
                </w:p>
              </w:tc>
            </w:tr>
            <w:tr>
              <w:trPr>
                <w:cantSplit w:val="0"/>
                <w:tblHeader w:val="0"/>
              </w:trPr>
              <w:tc>
                <w:tcPr/>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s-EMBU-P</w:t>
                  </w:r>
                </w:p>
              </w:tc>
              <w:tc>
                <w:tcPr/>
                <w:p w:rsidR="00000000" w:rsidDel="00000000" w:rsidP="00000000" w:rsidRDefault="00000000" w:rsidRPr="00000000" w14:paraId="000002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Öz-bildirilen ebeveyn tutumu (4 boyut)</w:t>
                  </w:r>
                </w:p>
              </w:tc>
              <w:tc>
                <w:tcPr/>
                <w:p w:rsidR="00000000" w:rsidDel="00000000" w:rsidP="00000000" w:rsidRDefault="00000000" w:rsidRPr="00000000" w14:paraId="000002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w:t>
                  </w:r>
                </w:p>
              </w:tc>
              <w:tc>
                <w:tcPr/>
                <w:p w:rsidR="00000000" w:rsidDel="00000000" w:rsidP="00000000" w:rsidRDefault="00000000" w:rsidRPr="00000000" w14:paraId="000002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 madde, 4’lü Likert</w:t>
                  </w:r>
                </w:p>
              </w:tc>
              <w:tc>
                <w:tcPr/>
                <w:p w:rsidR="00000000" w:rsidDel="00000000" w:rsidP="00000000" w:rsidRDefault="00000000" w:rsidRPr="00000000" w14:paraId="000002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ve ark. (2005)</w:t>
                  </w:r>
                </w:p>
              </w:tc>
            </w:tr>
            <w:tr>
              <w:trPr>
                <w:cantSplit w:val="0"/>
                <w:tblHeader w:val="0"/>
              </w:trPr>
              <w:tc>
                <w:tcPr/>
                <w:p w:rsidR="00000000" w:rsidDel="00000000" w:rsidP="00000000" w:rsidRDefault="00000000" w:rsidRPr="00000000" w14:paraId="000002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w:t>
                  </w:r>
                </w:p>
              </w:tc>
              <w:tc>
                <w:tcPr/>
                <w:p w:rsidR="00000000" w:rsidDel="00000000" w:rsidP="00000000" w:rsidRDefault="00000000" w:rsidRPr="00000000" w14:paraId="000002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Depresif belirti şiddeti</w:t>
                  </w:r>
                </w:p>
              </w:tc>
              <w:tc>
                <w:tcPr/>
                <w:p w:rsidR="00000000" w:rsidDel="00000000" w:rsidP="00000000" w:rsidRDefault="00000000" w:rsidRPr="00000000" w14:paraId="000002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w:t>
                  </w:r>
                </w:p>
              </w:tc>
              <w:tc>
                <w:tcPr/>
                <w:p w:rsidR="00000000" w:rsidDel="00000000" w:rsidP="00000000" w:rsidRDefault="00000000" w:rsidRPr="00000000" w14:paraId="000002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 madde, 0–3 puan</w:t>
                  </w:r>
                </w:p>
              </w:tc>
              <w:tc>
                <w:tcPr/>
                <w:p w:rsidR="00000000" w:rsidDel="00000000" w:rsidP="00000000" w:rsidRDefault="00000000" w:rsidRPr="00000000" w14:paraId="000002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ve ark. (1961); Hisli (1989)</w:t>
                  </w:r>
                </w:p>
              </w:tc>
            </w:tr>
            <w:tr>
              <w:trPr>
                <w:cantSplit w:val="0"/>
                <w:tblHeader w:val="0"/>
              </w:trPr>
              <w:tc>
                <w:tcPr/>
                <w:p w:rsidR="00000000" w:rsidDel="00000000" w:rsidP="00000000" w:rsidRDefault="00000000" w:rsidRPr="00000000" w14:paraId="000002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 / SRQ</w:t>
                  </w:r>
                </w:p>
              </w:tc>
              <w:tc>
                <w:tcPr/>
                <w:p w:rsidR="00000000" w:rsidDel="00000000" w:rsidP="00000000" w:rsidRDefault="00000000" w:rsidRPr="00000000" w14:paraId="000002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niteliği (4 boyut)</w:t>
                  </w:r>
                </w:p>
              </w:tc>
              <w:tc>
                <w:tcPr/>
                <w:p w:rsidR="00000000" w:rsidDel="00000000" w:rsidP="00000000" w:rsidRDefault="00000000" w:rsidRPr="00000000" w14:paraId="000002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(indeks + kardeş)</w:t>
                  </w:r>
                </w:p>
              </w:tc>
              <w:tc>
                <w:tcPr/>
                <w:p w:rsidR="00000000" w:rsidDel="00000000" w:rsidP="00000000" w:rsidRDefault="00000000" w:rsidRPr="00000000" w14:paraId="000002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 maddeli, Likert</w:t>
                  </w:r>
                </w:p>
              </w:tc>
              <w:tc>
                <w:tcPr/>
                <w:p w:rsidR="00000000" w:rsidDel="00000000" w:rsidP="00000000" w:rsidRDefault="00000000" w:rsidRPr="00000000" w14:paraId="000002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Furman &amp; Buhrmester (1985); Apalaçi (1996)</w:t>
                  </w:r>
                </w:p>
              </w:tc>
            </w:tr>
            <w:tr>
              <w:trPr>
                <w:cantSplit w:val="0"/>
                <w:tblHeader w:val="0"/>
              </w:trPr>
              <w:tc>
                <w:tcPr/>
                <w:p w:rsidR="00000000" w:rsidDel="00000000" w:rsidP="00000000" w:rsidRDefault="00000000" w:rsidRPr="00000000" w14:paraId="000002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Demografik-tıbbi form</w:t>
                  </w:r>
                </w:p>
              </w:tc>
              <w:tc>
                <w:tcPr/>
                <w:p w:rsidR="00000000" w:rsidDel="00000000" w:rsidP="00000000" w:rsidRDefault="00000000" w:rsidRPr="00000000" w14:paraId="000002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klinik ve SES bağlamı</w:t>
                  </w:r>
                </w:p>
              </w:tc>
              <w:tc>
                <w:tcPr/>
                <w:p w:rsidR="00000000" w:rsidDel="00000000" w:rsidP="00000000" w:rsidRDefault="00000000" w:rsidRPr="00000000" w14:paraId="000002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 kayıt</w:t>
                  </w:r>
                </w:p>
              </w:tc>
              <w:tc>
                <w:tcPr/>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Yapılandırılmış form</w:t>
                  </w:r>
                </w:p>
              </w:tc>
              <w:tc>
                <w:tcPr/>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(bağlam değişkenleri)</w:t>
                  </w:r>
                </w:p>
              </w:tc>
            </w:tr>
          </w:tbl>
          <w:p w:rsidR="00000000" w:rsidDel="00000000" w:rsidP="00000000" w:rsidRDefault="00000000" w:rsidRPr="00000000" w14:paraId="0000023A">
            <w:pPr>
              <w:rPr/>
            </w:pPr>
            <w:r w:rsidDel="00000000" w:rsidR="00000000" w:rsidRPr="00000000">
              <w:rPr>
                <w:rtl w:val="0"/>
              </w:rPr>
            </w:r>
          </w:p>
        </w:tc>
      </w:tr>
    </w:tbl>
    <w:p w:rsidR="00000000" w:rsidDel="00000000" w:rsidP="00000000" w:rsidRDefault="00000000" w:rsidRPr="00000000" w14:paraId="000002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aracı seçimi, yalnız “hangi ölçek elde var” sorusu değildir. Bir ölçeğin hangi kavramı, hangi yaş grubunda, hangi bilgi kaynağıyla, hangi yanıt formatında ve hangi kültürel-dilsel bağlamda ölçtüğü belirlenmeden puanlar anlamlı biçimde yorumlanamaz. Sağlık Ölçme Araçları Seçim Standartları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COnsensus-based Standards for the selection of health Measurement INstruments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COSMIN) çerçevesi bu nedenle ölçüm araçlarını içerik geçerliği, yapısal geçerlik, iç tutarlılık, güvenirlik, ölçüm hatası, ölçüt geçerliği, hipotez sınama, yanıtlayıcılık ve kültürler arası geçerlik/ölçüm değişmezliği gibi ayrı özellikler üzerinden ele alır (Mokkink ve ark., 2018). Kavramsal düzeyde önemli olan, hangi aracın hangi kavramsal işi gördüğünü ve hangi psikometrik sorulara açık olduğunu anlamaktır; ölçeklerin psikometrik sonuçları teknik değerlendirmenin konusudur.</w:t>
      </w:r>
    </w:p>
    <w:bookmarkStart w:colFirst="0" w:colLast="0" w:name="bnpwwyi2bwzv" w:id="34"/>
    <w:bookmarkEnd w:id="34"/>
    <w:p w:rsidR="00000000" w:rsidDel="00000000" w:rsidP="00000000" w:rsidRDefault="00000000" w:rsidRPr="00000000" w14:paraId="0000023C">
      <w:pPr>
        <w:pStyle w:val="Heading3"/>
        <w:rPr/>
      </w:pPr>
      <w:r w:rsidDel="00000000" w:rsidR="00000000" w:rsidRPr="00000000">
        <w:rPr>
          <w:rtl w:val="0"/>
        </w:rPr>
        <w:t xml:space="preserve">2.7.2 Ebeveynlik tutumu ölçümü: EMBU ailesi ve alternatifler</w:t>
      </w:r>
    </w:p>
    <w:p w:rsidR="00000000" w:rsidDel="00000000" w:rsidP="00000000" w:rsidRDefault="00000000" w:rsidRPr="00000000" w14:paraId="000002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tutumu ve algılanan ebeveynlik, psikolojide farklı ölçek aileleriyle ölçülebilir. Baumrind çizgisindeki ölçekler ebeveynlik stilini otoriter, demokratik/otoritatif ve izin verici gibi tipolojiler üzerinden sınıflandırır (Baumrind, 1971). Parker ve arkadaşlarının geliştirdiği Ebeveyn Bağlanma Aracı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Parental Bonding Instrument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PBI) gibi araçlar ilgi/bakım ve kontrol/koruma eksenlerine odaklanır (Parker ve ark., 1979). Ebeveyn kabul-red yaklaşımı, sıcaklık ve reddedilme duygusunu daha merkezi bir yerden ele alır. Ebeveyn izleme veya parental monitoring ölçekleri ise çocuğun davranışlarının ne kadar izlendiği, bilindiği ve sınırlandığına odaklanır. T1DM bağlamında bu son grup özellikle önemlidir; çünkü izlem, yalnız genel ebeveynlik davranışı değil, hastalık güvenliği ve tedavi uyumu için de gerekli bir bakım pratiğidir. Türkiye’de T1DM’li ergenlerde diyabet bakımına yönelik ebeveyn katılımı ve izlemini ölçen araçların kullanılmış olması, hastalık-özgü ebeveynlik ölçümlerinin yerel araştırma gündeminde de karşılık bulduğunu gösterir (Özgüven Öztornacı ve ark., 2025).</w:t>
      </w:r>
    </w:p>
    <w:p w:rsidR="00000000" w:rsidDel="00000000" w:rsidP="00000000" w:rsidRDefault="00000000" w:rsidRPr="00000000" w14:paraId="000002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 ailesi bu seçenekler içinde, çocuğun veya yetişkinin ebeveyn davranışını sıcaklık, reddetme ve koruma/kontrol gibi ilişki boyutları üzerinden algılamasına odaklanır. Türkçe s-EMBU-C/KAET-Ç (Kısaltılmış Algılanan Ebeveyn Tutumları Ölçeği – Çocuk Formu) çalışması, yetişkinlerin çocukluk dönemindeki ebeveyn tutumlarını duygusal sıcaklık, aşırı koruyuculuk ve reddedicilik eksenlerinde değerlendiren formun Türkçe psikometrik zeminini göstermesi bakımından önemlidir (Dirik ve ark., 2015). Bu kaynak, 29 maddelik paralel anne-çocuk EMBU-P/C mimarisiyle birebir aynı form olarak okunmamalıdır; ancak EMBU ailesinin Türkiye’deki dilsel ve kavramsal karşılığını, PBI gibi yakın araçlarla kıyaslanabilirliğini ve algılanan ebeveynlik ölçümünün temel boyutlarını anlamak için güçlü bir arka plan sağlar.</w:t>
      </w:r>
    </w:p>
    <w:p w:rsidR="00000000" w:rsidDel="00000000" w:rsidP="00000000" w:rsidRDefault="00000000" w:rsidRPr="00000000" w14:paraId="000002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annenin kendi ebeveynlik davranışına ilişkin bildirimidir. Anne; çocuğunu anlama, destekleme, koruma, cezalandırma, karşılaştırma ve reddetme gibi davranışları kendi perspektifinden değerlendirir. EMBU-C ise çocuğun anne davranışını nasıl algıladığını gösterir. Ebeveyn ve çocuk formlarının paralel madde yapısı, aynı semantik davranışların iki perspektiften değerlendirilmesine olanak tanır. Bu yapı, anne ve çocuk perspektifleri arasında kavramsal karşılaştırma yapılmasına olanak verir. Bu karşılaştırma özellikle T1DM bağlamında önemlidir: annenin güvenlik amacıyla yaptığı hatırlatma çocuk tarafından destek, denetim veya güvensizlik mesajı olarak farklı biçimlerde algılanabilir.</w:t>
      </w:r>
    </w:p>
    <w:p w:rsidR="00000000" w:rsidDel="00000000" w:rsidP="00000000" w:rsidRDefault="00000000" w:rsidRPr="00000000" w14:paraId="0000024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EMBU-P/C için geniş psikometrik soru seti dört düzeyde düşünülebilir. İlk düzey madde dağılımlarıdır: eksik yanıt, uçta yığılma, madde-toplam ilişkisi ve sosyal olarak istenmeyen maddelerde taban etkisi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floor effect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İkinci düzey iç tutarlılıktır: duygusal sıcaklık, aşırı koruma, reddetme ve karşılaştırma alt ölçeklerinin kendi içinde ne kadar tutarlı olduğu. Üçüncü düzey yapısal geçerliktir: dört boyutlu yapının anne formunda, hasta çocuk formunda ve sağlıklı kardeş formunda benzer biçimde desteklenip desteklenmediği. Dördüncü düzey ise çoklu bilgi kaynağı ve ölçüm değişmezliğidir: anne öz-bildirimi ile çocuk algısı aynı yapıyı mı ölçmektedir, yoksa aynı madde dili farklı aile konumlarında farklı anlam mı kazanmaktadır?</w:t>
      </w:r>
    </w:p>
    <w:p w:rsidR="00000000" w:rsidDel="00000000" w:rsidP="00000000" w:rsidRDefault="00000000" w:rsidRPr="00000000" w14:paraId="000002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nedenle EMBU, yalnız bir ebeveynlik puanı üretmez. Anne öz-değerlendirmesi, hasta çocuk algısı ve sağlıklı kardeş algısı arasında bir köprü kurar. Alternatif ebeveynlik ölçekleri ebeveynlik stilini, bağlanma benzeri bakım boyutlarını veya izleme davranışını daha güçlü yakalayabilir; ancak EMBU’nun bu bağlamdaki avantajı, aynı ailede aynı davranış dilinin farklı bilgi kaynaklarından okunabilmesidir. Bu avantajın bedeli, ölçüm değişmezliği ve bilgi kaynağı farklarının dikkatle değerlendirilmesini gerektirmesidir.</w:t>
      </w:r>
    </w:p>
    <w:bookmarkStart w:colFirst="0" w:colLast="0" w:name="ptvovax07k4h" w:id="35"/>
    <w:bookmarkEnd w:id="35"/>
    <w:p w:rsidR="00000000" w:rsidDel="00000000" w:rsidP="00000000" w:rsidRDefault="00000000" w:rsidRPr="00000000" w14:paraId="00000242">
      <w:pPr>
        <w:pStyle w:val="Heading3"/>
        <w:rPr/>
      </w:pPr>
      <w:r w:rsidDel="00000000" w:rsidR="00000000" w:rsidRPr="00000000">
        <w:rPr>
          <w:rtl w:val="0"/>
        </w:rPr>
        <w:t xml:space="preserve">2.7.3 Anne depresif belirti ölçümü: Beck ve yakın araçlar</w:t>
      </w:r>
    </w:p>
    <w:p w:rsidR="00000000" w:rsidDel="00000000" w:rsidP="00000000" w:rsidRDefault="00000000" w:rsidRPr="00000000" w14:paraId="000002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belirtileri farklı araçlarla ölçülebilir. Beck Depresyon Envanteri depresif belirti şiddetini bilişsel, duygusal, motivasyonel ve somatik alanlar üzerinden yapılandırır. Hasta Sağlığı Anketi-9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Patient Health Questionnaire-9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PHQ-9) daha kısa, Ruhsal Bozuklukların Tanısal ve İstatistiksel El Kitabı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Diagnostic and Statistical Manual of Mental Disorders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DSM) belirti alanlarına yakın ve birinci basamakta yaygın kullanılan bir tarama aracıdır. Epidemiyolojik Araştırmalar Merkezi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Center for Epidemiologic Studies Depression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CES-D) toplum örneklemlerinde depresif belirti sıklığına odaklanır. Hastane Anksiyete ve Depresyon Ölçeği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Hospital Anxiety and Depression Scale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HADS), tıbbi hastalık bağlamlarında somatik belirtilerin depresyon ve anksiyete puanlarını aşırı etkilemesini azaltmak için geliştirilmiş bir yaklaşımdır. Çocuk ve ergenlerde ise Çocuk Depresyon Envanteri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Children’s Depression Inventory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CDI) gibi yaşa özgü depresyon ölçekleri kullanılır. Bu araçlar birbirinin basit eşdeğeri değildir; yanıt süresi, belirti alanı, klinik kesme puanı, somatik madde ağırlığı ve hedef popülasyon bakımından farklılaşırlar.</w:t>
      </w:r>
    </w:p>
    <w:p w:rsidR="00000000" w:rsidDel="00000000" w:rsidP="00000000" w:rsidRDefault="00000000" w:rsidRPr="00000000" w14:paraId="000002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son bir hafta içindeki depresif belirti alanlarını 21 madde üzerinden değerlendiren bir öz-bildirim aracıdır ve klinik tanı koymak için değil, belirti düzeyini ölçmek için kullanılır. Aracın geliştirilme öyküsü, depresyon ölçümünde kuramsal bir dönüşümü yansıtır: Aaron T. Beck ve arkadaşları 1961’de, o dönemde egemen olan psikanalitik varsayımlardan bağımsız biçimde, klinik gözlemle hastaların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kendi ifade ettiği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semptom içeriğinden yola çıkarak envanteri oluşturmuş; her maddeyi belirti şiddetine göre sıralı dört ifadeyle derecelendirerek depresyonu gözlemcinin yorumundan çok hastanın öz-bildirimine dayandırmıştır (Beck ve ark., 1961). Ölçeğin çeyrek yüzyıllık kullanımını değerlendiren kapsamlı psikometrik derleme, iç tutarlılık, içerik ve eşzamanlı geçerlik ile bilişsel-somatik faktör yapısına ilişkin birikmiş kanıtı özetleyerek aracı alanın referans standartlarından biri hâline getirmiştir (Beck ve ark., 1988). DSM ölçütlerindeki değişikliklere uyum için 1996’da geliştirilen BDI-II, madde içeriğini son iki haftaya ve güncel tanı ölçütlerine göre revize etmiştir (Beck ve ark., 1996); bu çalışmada ise Türkiye’de en yaygın doğrulanmış sürüm olan klasik 21 maddelik form esas alınmıştır. Türkçe BDI için Hisli’nin üniversite öğrencileri örneklemindeki geçerlik-güvenirlik çalışması, ölçeğin Türkiye’deki klasik psikometrik zeminini gösterir (Hisli, 1989). Birinci basamak için Beck Depresyon Ölçeği/BDI-PC’nin Türkçe çevirim ve geçerlik-güvenirlik çalışması ise Beck ailesindeki daha kısa tarama araçlarının Türkiye’de de ayrı psikometrik değerlendirmeye ihtiyaç duyduğunu gösterir (Aktürk ve ark., 2005). Bu iki kaynak aynı aracın aynı versiyonu gibi okunmamalıdır: biri 21 maddelik klasik Beck alanına yakın psikometrik zemin, diğeri ise birinci basamak için kısaltılmış tarama seçeneğidir.</w:t>
      </w:r>
    </w:p>
    <w:p w:rsidR="00000000" w:rsidDel="00000000" w:rsidP="00000000" w:rsidRDefault="00000000" w:rsidRPr="00000000" w14:paraId="000002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Depresyon Envanteri için psikometrik tartışmanın ilk basamağı madde içeriğidir. Suçluluk, kendini eleştirme, karamsarlık, karar verme güçlüğü, yorgunluk, uyku, iştah ve sağlık kaygısı gibi maddeler bakım yüküyle kesişebilir. T1DM bakımında gece bölünmesi, sürekli alarm takibi veya çocuğun metabolik dalgalanmaları annenin yorgunluğunu ve kendilik değerlendirmesini etkileyebilir. Bu nedenle Beck puanı “bakım emeği” ile “depresif belirti” arasında doğrudan özdeşlik kurmak için değil, ruhsal belirti düzeyinin ebeveynlik bildirimiyle nasıl ilişkilenebileceğini anlamak için kullanılır.</w:t>
      </w:r>
    </w:p>
    <w:p w:rsidR="00000000" w:rsidDel="00000000" w:rsidP="00000000" w:rsidRDefault="00000000" w:rsidRPr="00000000" w14:paraId="0000024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için geniş psikometrik soru seti EMBU’dan farklıdır. Ölçüm aile düzeyindedir; anne bildirimi genellikle indeks satıra yansır ve kardeş satırında yapısal olarak bulunmaz. Bu nedenle Beck için madde dağılımı, toplam puan dağılımı, iç tutarlılık, kesme noktası kullanılacaksa bu kesme noktasının hangi versiyon ve hangi popülasyon için geçerli olduğu, somatik maddelerin bakım yüküyle karışma olasılığı ve puanların klinik tanı gibi yorumlanmaması temel konulardır. Eğer puanlar yüksek derecede sağa çarpıksa, bu durum yalnız istatistiksel bir sorun değil, klinik olmayan toplum örnekleminde beklenebilecek belirti dağılımının parçası olabilir.</w:t>
      </w:r>
    </w:p>
    <w:bookmarkStart w:colFirst="0" w:colLast="0" w:name="iu6sp5lud933" w:id="36"/>
    <w:bookmarkEnd w:id="36"/>
    <w:p w:rsidR="00000000" w:rsidDel="00000000" w:rsidP="00000000" w:rsidRDefault="00000000" w:rsidRPr="00000000" w14:paraId="00000247">
      <w:pPr>
        <w:pStyle w:val="Heading3"/>
        <w:rPr/>
      </w:pPr>
      <w:r w:rsidDel="00000000" w:rsidR="00000000" w:rsidRPr="00000000">
        <w:rPr>
          <w:rtl w:val="0"/>
        </w:rPr>
        <w:t xml:space="preserve">2.7.4 Kardeş ilişkisi ölçümü: KİA/SRQ ve Türkiye’deki ölçek ekosistemi</w:t>
      </w:r>
    </w:p>
    <w:p w:rsidR="00000000" w:rsidDel="00000000" w:rsidP="00000000" w:rsidRDefault="00000000" w:rsidRPr="00000000" w14:paraId="0000024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ölçümü, yalnız “kardeş var mı” veya “yaş farkı kaç” sorularıyla sınırlı değildir. Kardeş ilişkisi sıcaklık/yakınlık, ortak etkinlik, sır paylaşma, koruma, çatışma, rekabet, kıskançlık, statü/güç ve ebeveyn ilgisinin adaleti gibi çok sayıda ilişki niteliğini içerir. Kardeş İlişkileri Anketi’nin (KİA/SRQ) geliştirilme öyküsü, kardeş ilişkisi ölçümündeki kavramsal geçişi somutlaştırır. Furman ve Buhrmester 1985’te, kardeş ilişkisini o güne dek egemen olan doğum sırası ve yaş farkı gibi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yapısal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değişkenlerden ayırarak, çocukların kendi bildirdiği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ilişki niteliği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düzeyinde ölçmeyi amaçlamış; kuramsal olarak türetilen çok sayıda ilişki niteliğini temel bileşenler analiziyle sıcaklık/yakınlık, göreli statü/güç, çatışma ve rekabet olmak üzere dört üst boyutta toplamıştır (Furman ve Buhrmester, 1985). Bu yaklaşım, kardeş ilişkisini yalnız doğum sırası veya yaş farkı gibi aile konstelasyonu değişkenlerine indirgemez; onun yerine ilişkiyi, çocuğun ilişkinin içinden bildirdiği çok boyutlu bir nitelik olarak ele alır.</w:t>
      </w:r>
    </w:p>
    <w:p w:rsidR="00000000" w:rsidDel="00000000" w:rsidP="00000000" w:rsidRDefault="00000000" w:rsidRPr="00000000" w14:paraId="000002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literatüründe Kardeş İlişkileri Anketi’nin Apalaçi’nin 1996 tarihli YÖK tezinde kullanımı/uyarlama hattı ile görünür olduğu, sonraki kardeş ilişkileri çalışmalarında bu kaynağa atıfla sürdüğü görülür (Apalaçi, 1996). Bunun yanında Türkiye’de lise öğrencileri için Kardeş İlişkileri Ölçeği gibi yerel ölçek geliştirme çalışmaları da vardır; Aktaş’ın çalışması Türkçe kardeş ilişkileri ölçek ekosisteminde farklı bir seçenek sunar (Aktaş, 2017). Ayrıca yaşam boyu kardeş ilişkileri, yetişkin kardeş ilişkileri veya özel gereksinimli kardeş bağlamına özgü araçlar gibi seçenekler de literatürde yer alır. Bu araçların her biri yaş grubu, hedef ilişki dönemi ve ölçülen ilişki boyutları bakımından farklıdır.</w:t>
      </w:r>
    </w:p>
    <w:p w:rsidR="00000000" w:rsidDel="00000000" w:rsidP="00000000" w:rsidRDefault="00000000" w:rsidRPr="00000000" w14:paraId="0000024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KİA/SRQ’nun çocuk düzeyinde uygulanması, kardeş ilişkisinin sıcaklık/yakınlık, çatışma, rekabet ve statü/güç alanlarını görünür kılar. T1DM bağlamında bu seçim önemlidir; çünkü kardeş ilişkisi yalnız sağlıklı kardeşin “etkilenme” düzeyi değildir. Hasta çocuk ve sağlıklı kardeş aynı ilişkiyi farklı rollerden yaşar. Bir çocuk kardeşini korumayı yakınlık olarak algılarken, diğeri aynı davranışı kontrol veya yük olarak yaşayabilir. Bu nedenle KİA/SRQ’nun çocuk tarafından doldurulması, ilişkiyi dış gözlemci yerine ilişkinin içinden yakalamaya çalışır.</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KİA/SRQ için psikometrik soru seti hem ölçek içi hem diadik düzeydedir. Madde düzeyinde eksik yanıt, uçta yığılma, olumlu ve olumsuz maddelerin dağılımı, alt boyutların iç tutarlılığı ve gerekirse faktör yapısı değerlendirilir. Diadik düzeyde ise hasta çocuk ve sağlıklı kardeşin aynı ilişkiye ilişkin bildirimlerinin birbirine ne kadar benzediği veya ayrıştığı önemlidir. Bu ayrışma otomatik olarak hatalı ölçüm anlamına gelmez; kardeş ilişkisinin karşılıklı ama simetrik olmayan doğasının bir göstergesi olabilir.</w:t>
      </w:r>
    </w:p>
    <w:bookmarkStart w:colFirst="0" w:colLast="0" w:name="b3zsmrwulwb1" w:id="37"/>
    <w:bookmarkEnd w:id="37"/>
    <w:p w:rsidR="00000000" w:rsidDel="00000000" w:rsidP="00000000" w:rsidRDefault="00000000" w:rsidRPr="00000000" w14:paraId="0000024C">
      <w:pPr>
        <w:pStyle w:val="Heading3"/>
        <w:rPr/>
      </w:pPr>
      <w:r w:rsidDel="00000000" w:rsidR="00000000" w:rsidRPr="00000000">
        <w:rPr>
          <w:rtl w:val="0"/>
        </w:rPr>
        <w:t xml:space="preserve">2.7.5 Demografik-tıbbi form ve ölçek olmayan ölçümler</w:t>
      </w:r>
    </w:p>
    <w:p w:rsidR="00000000" w:rsidDel="00000000" w:rsidP="00000000" w:rsidRDefault="00000000" w:rsidRPr="00000000" w14:paraId="000002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Demografik-tıbbi form psikometrik ölçek gibi değerlendirilmez. Yaş, cinsiyet, kardeş yaşı, ailedeki çocuk sayısı, anne eğitimi, çalışma durumu, ev koşulları, DM süresi, tanı tarihi ve HbA1c gibi alanlar doğrudan veya kayıt-temelli bağlam değişkenleridir. Bu alanlarda Cronbach alfa gibi iç tutarlılık katsayısı beklenmez; çünkü maddeler aynı latent (örtük) yapının değiştirilebilir göstergeleri değildir. Örneğin anne eğitimi, çalışma durumu ve ev koşulları birlikte SES bağlamını anlamaya katkı sağlayabilir; ancak aynı madde ailesinin tekrarlı göstergeleri gibi ele alınamaz.</w:t>
      </w:r>
    </w:p>
    <w:p w:rsidR="00000000" w:rsidDel="00000000" w:rsidP="00000000" w:rsidRDefault="00000000" w:rsidRPr="00000000" w14:paraId="0000024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tür form alanları için temel denetimler veri kalitesine yöneliktir. Aralık denetimi, tarih tutarlılığı, yapısal eksik veri ayrımı, grup-özgü değişkenlerin doğru kodlanması, HbA1c gibi klinik değerlerin birim ve zaman penceresiyle uyumu ve SES türetim kararlarının açık olması gerekir. Bu alanlar ölçüm aracı seçimi kadar önemlidir; çünkü ölçek puanlarının hangi aile, klinik ve sosyoekonomik bağlamda üretildiğini belirler.</w:t>
      </w:r>
    </w:p>
    <w:p w:rsidR="00000000" w:rsidDel="00000000" w:rsidP="00000000" w:rsidRDefault="00000000" w:rsidRPr="00000000" w14:paraId="000002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araçlarının birlikte kullanılması, aile sistemine ilişkin kuramsal soruyu parçalarına ayırır. EMBU ebeveynlik algısını, Beck anne ruhsal belirti düzeyini, KİA/SRQ kardeş ilişki kalitesini, demografik-tıbbi form ise bu bildirimlerin üretildiği bağlamı temsil eder. Bu araçlar aynı aile hakkında farklı türde bilgi sağlar; bir ölçek diğerinin yerine geçmez. Bu nedenle yorumda “hangi araç hangi düzeyi temsil ediyor” sorusu sürekli açık tutulmalıdır: anne bildirimi, çocuk algısı, kardeş ilişkisi, klinik durum ve sosyoekonomik bağlam birbirinden ayrı ama ilişkili katmanlardır.</w:t>
      </w:r>
    </w:p>
    <w:bookmarkStart w:colFirst="0" w:colLast="0" w:name="nw8su7kvz1c7" w:id="38"/>
    <w:bookmarkEnd w:id="38"/>
    <w:p w:rsidR="00000000" w:rsidDel="00000000" w:rsidP="00000000" w:rsidRDefault="00000000" w:rsidRPr="00000000" w14:paraId="00000250">
      <w:pPr>
        <w:pStyle w:val="Heading3"/>
        <w:rPr/>
      </w:pPr>
      <w:r w:rsidDel="00000000" w:rsidR="00000000" w:rsidRPr="00000000">
        <w:rPr>
          <w:rtl w:val="0"/>
        </w:rPr>
        <w:t xml:space="preserve">2.7.6 Psikometrik kavramlara kısa giriş</w:t>
      </w:r>
    </w:p>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Psikometri, ölçüm araçlarının ne kadar tutarlı, geçerli ve karşılaştırılabilir bilgi ürettiğini inceleyen alandır. EMBU, Beck ve KİA/SRQ gibi ölçekler doğrudan gözlenemeyen psikolojik ve ilişkisel yapıları ölçer. Duygusal sıcaklık, reddetme, depresif belirti veya kardeş rekabeti gibi kavramlar tek bir gözlemle yakalanamaz; birden fazla madde aracılığıyla temsil edilir. Bu nedenle ölçek sonuçlarını yorumlamadan önce ölçümün kalitesi ve sınırları anlaşılmalıdır.</w:t>
      </w:r>
    </w:p>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İçerik geçerliği, ölçeğin madde havuzunun ölçülmek istenen kavramı yeterince kapsayıp kapsamadığıyla ilgilidir. Ebeveynlik için yalnız sıcaklık maddeleri varsa reddedici veya aşırı koruyucu tutum görünmez kalabilir. Kardeş ilişkisi için yalnız çatışma maddeleri varsa yakınlık, koruyuculuk veya statü/güç alanı gözden kaçar. Depresif belirti ölçümünde ise bilişsel ve somatik maddelerin dengesi önemlidir. COSMIN yaklaşımı içerik geçerliğini ölçüm araçlarının en temel özelliklerinden biri olarak görür; çünkü madde içeriği kavramı eksik temsil ediyorsa ileri istatistiksel modeller bu eksikliği tek başına düzeltemez (Mokkink ve ark., 2018).</w:t>
      </w:r>
    </w:p>
    <w:p w:rsidR="00000000" w:rsidDel="00000000" w:rsidP="00000000" w:rsidRDefault="00000000" w:rsidRPr="00000000" w14:paraId="000002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Yapısal geçerlik, maddelerin beklenen alt boyut yapısını destekleyip desteklemediği sorusudur. EMBU için duygusal sıcaklık, aşırı koruma, reddetme ve karşılaştırma; KİA/SRQ için sıcaklık/yakınlık, çatışma, rekabet ve statü/güç; Beck için depresif belirti alanları veya toplam belirti yapısı bu kapsamda düşünülür. Likert tipi yanıtlar, psikososyal ölçeklerde yaygın olmakla birlikte, yanıt kategorilerinin eşit aralıklı ve simetrik davrandığı varsayımı her zaman güçlü değildir. Bu nedenle yapısal geçerlik sonuçları yalnız teknik uyum göstergeleriyle değil, madde içeriği, yaş grubu, kültürel bağlam ve bilgi kaynağıyla birlikte yorumlanmalıdır (Li, 2016).</w:t>
      </w:r>
    </w:p>
    <w:p w:rsidR="00000000" w:rsidDel="00000000" w:rsidP="00000000" w:rsidRDefault="00000000" w:rsidRPr="00000000" w14:paraId="000002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Güvenirlik, ölçümün tutarlılığıyla ilgilidir. Bir alt ölçeği oluşturan maddeler aynı yapıyı yeterince birlikte temsil ediyor mu, madde yanıtları birbirleriyle uyumlu mu, ölçüm rastgele hatadan ne kadar etkileniyor gibi sorular güvenirlik kapsamına girer. Cronbach alfa en sık kullanılan iç tutarlılık katsayılarından biridir; ancak alfa tek başına yeterli değildir. Maddelerin eşit kalitede olduğu, aynı yapıyı benzer yüklerle temsil ettiği ve hata yapılarının uygun olduğu varsayımları bozulduğunda alfa yanıltıcı olabilir. Omega katsayısı, özellikle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congeneric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yapıyı farklı faktör yükleriyle ölçen) maddeler ve çarpık dağılımlar olduğunda alfa ile birlikte veya alfaya alternatif olarak düşünülmelidir (Trizano-Hermosilla ve Alvarado, 2016). Bu nedenle “alfa yüksek” ifadesi geçerlik kanıtı değildir; yalnız belirli bir madde kümesinin iç tutarlılığı hakkında sınırlı bilgi verir.</w:t>
      </w:r>
    </w:p>
    <w:p w:rsidR="00000000" w:rsidDel="00000000" w:rsidP="00000000" w:rsidRDefault="00000000" w:rsidRPr="00000000" w14:paraId="000002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 düzeyi düşünme, psikometrik yorumun ilk basamağıdır. Bazı maddeler katılımcılar için kolay anlaşılır ve değişken yanıtlar üretirken, bazıları sosyal olarak istenmeyen davranışları sorduğu için yanıtların bir uçta yığılmasına yol açabilir. Reddetme, sert cezalandırma veya depresif belirti gibi alanlarda düşük uçta yığılma; duygusal sıcaklık gibi olumlu alanlarda ise yüksek uçta yığılma görülebilir. Bu durumlar ölçeğin aileler arasındaki gerçek farklılıkları ayırt etme kapasitesini etkileyebilir.</w:t>
      </w:r>
    </w:p>
    <w:p w:rsidR="00000000" w:rsidDel="00000000" w:rsidP="00000000" w:rsidRDefault="00000000" w:rsidRPr="00000000" w14:paraId="0000025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değişmezliği, aynı ölçeğin farklı gruplarda veya farklı bilgi kaynaklarında aynı kavramı benzer biçimde temsil edip etmediği sorusudur. Bir ölçek T1DM tanılı çocuklarda, sağlıklı kardeşlerde veya annelerde aynı madde dilini kullanıyor olabilir; ancak aynı cümlenin bu gruplarda taşıdığı anlam değişebilir. Ölçüm değişmezliği literatürü, grup karşılaştırmalarının yalnız puan farkı üzerinden değil, ölçülen yapının gerçekten karşılaştırılabilir olup olmadığı üzerinden de düşünülmesi gerektiğini vurgular (Putnick ve Bornstein, 2016). Bu düzeydeki ayrıntılı değerlendirmeler ölçüm çalışmalarının teknik kapsamındadır; kavramsal düzeyde önemli olan, karşılaştırmanın geçerli sayılabilmesi için ölçülen yapının gruplar arası eşdeğerliğinin gösterilmesi gerektiğidir.</w:t>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validasyonu, yalnız ölçeğin Türkçeye çevrilmiş olması demek değildir. Çeviri, geri çeviri, uzman değerlendirmesi, pilot uygulama, anlaşılabilirlik, faktör yapısı, iç tutarlılık, ölçüt ilişkileri, gerekirse test-tekrar test güvenirliği ve farklı alt gruplarda ölçüm değişmezliği ayrı kanıt türleridir. Bir ölçeğin yetişkin örnekleminde Türkçe geçerlik-güvenirlik kanıtı bulunması, çocuk örnekleminde veya T1DM ailelerinde aynı ölçüm özelliklerinin otomatik olarak geçerli olduğu anlamına gelmez. Dirik ve arkadaşlarının KAET-Ç çalışması Türkçe s-EMBU-C için önemli bir zemin sağlar; Hisli’nin Beck çalışması ve Aktürk ve arkadaşlarının BDI-PC çalışması Beck ailesinin Türkiye’deki farklı kullanım alanlarını gösterir; Apalaçi ve Aktaş kaynakları ise kardeş ilişkileri ölçümünde Türkiye’deki uyarlama ve ölçek geliştirme katmanlarını görünür kılar (Dirik ve ark., 2015; Hisli, 1989; Aktürk ve ark., 2005; Apalaçi, 1996; Aktaş, 2017). Bu kaynaklar sonuç üretmek için değil, ölçüm araçlarının Türkiye bağlamında nasıl düşünülmesi gerektiğini göstermek için kullanılır.</w:t>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Türkiye’de T1DM bağlamında yürütülen ölçek uyarlama ve geliştirme çalışmaları da psikometrik kavramların yalnız teknik bir ayrıntı olmadığını gösterir. Diyabet bakımında ebeveyn katılımı ve izlemini ölçen araçlar (Özgüven Öztornacı ve ark., 2025), ebeveyn hipoglisemi korkusu ölçeğinin Türkçe geçerliği (Şen Celasin ve ark., 2018) ve diyabetin aileye etkisi ölçeğinin Türkçe geçerlik-güvenirliği (Cetintas ve Akgün Kostak, 2021), yerel örneklem, dil, kültürel kullanım ve klinik bakım bağlamının ölçüm araçlarının yorumunu etkileyebileceğini gösteren örneklerdir. EMBU, Beck ve KİA/SRQ gibi ölçekler için de aynı ilke geçerlidir: Ölçek puanı yalnız sayısal bir sonuç değil, belirli bir dilde, belirli bir aile ve bakım bağlamında üretilmiş ölçüm bilgisidir.</w:t>
      </w:r>
    </w:p>
    <w:p w:rsidR="00000000" w:rsidDel="00000000" w:rsidP="00000000" w:rsidRDefault="00000000" w:rsidRPr="00000000" w14:paraId="000002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Latent değişken kavramı, doğrudan gözlenemeyen yapının birden fazla maddeyle temsil edilmesini ifade eder. Depresif belirti, duygusal sıcaklık veya reddetme gibi yapılar tek bir gözlemle ölçülmediği için ölçek maddeleri üzerinden görünür olur. Buna karşılık demografik-tıbbi form alanları çoğu zaman bağlamsal göstergelerdir; anne eğitimi, aile büyüklüğü, HbA1c veya DM süresi aynı psikolojik yapının birbirinin yerine geçebilir maddeleri değildir. Bu ayrım, hangi bilginin ölçek puanı, hangi bilginin bağlam değişkeni olarak okunacağını netleştirir.</w:t>
      </w:r>
    </w:p>
    <w:p w:rsidR="00000000" w:rsidDel="00000000" w:rsidP="00000000" w:rsidRDefault="00000000" w:rsidRPr="00000000" w14:paraId="000002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Psikometrik okuryazarlığın aile araştırmalarındaki özel önemi, ölçeklerin aile içinde farklı kişiler tarafından doldurulmasıdır. Aynı kavram anne, hasta çocuk ve sağlıklı kardeş tarafından farklı bilgi, motivasyon ve duygusal bağlamla yanıtlanır. Anne sosyal istenirlik veya öz-eleştiriyle, çocuk mahremiyet ve özerklik duygusuyla, kardeş ise adalet ve görünürlük algısıyla yanıt verebilir. Bu nedenle düşük örtüşme otomatik olarak zayıf veri anlamına gelmez; bazen ölçülen yapının farklı aile konumlarında farklı anlam kazandığını gösterir. Burada amaç, ölçek puanlarının kavramsal sınırlarını göstermektir.</w:t>
      </w:r>
    </w:p>
    <w:bookmarkStart w:colFirst="0" w:colLast="0" w:name="qgxfj0zbtfkd" w:id="39"/>
    <w:bookmarkEnd w:id="39"/>
    <w:p w:rsidR="00000000" w:rsidDel="00000000" w:rsidP="00000000" w:rsidRDefault="00000000" w:rsidRPr="00000000" w14:paraId="0000025B">
      <w:pPr>
        <w:pStyle w:val="Heading3"/>
        <w:rPr/>
      </w:pPr>
      <w:r w:rsidDel="00000000" w:rsidR="00000000" w:rsidRPr="00000000">
        <w:rPr>
          <w:rtl w:val="0"/>
        </w:rPr>
        <w:t xml:space="preserve">2.7.7 Çoklu bilgi kaynağı yaklaşımı</w:t>
      </w:r>
    </w:p>
    <w:p w:rsidR="00000000" w:rsidDel="00000000" w:rsidP="00000000" w:rsidRDefault="00000000" w:rsidRPr="00000000" w14:paraId="0000025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ve ergen araştırmalarında tek bir bilgi kaynağı çoğu zaman yeterli değildir. Anne, çocuk, kardeş, öğretmen veya klinisyen aynı davranışı farklı bağlamlarda gözlemler ve farklı anlamlarla bildirir. Çoklu bilgi kaynağı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multi-informant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yaklaşımı, bu farklı raporları yalnız ölçüm hatasını azaltmak için değil, çocuğun ve ailenin farklı bağlamlarda nasıl işlediğini anlamak için kullanır. De Los Reyes ve arkadaşlarının meta-analitik çalışması, bilgi verenler arasındaki düşük veya orta düzeydeki örtüşmenin çocuk ve ergen ruh sağlığı değerlendirmelerinde beklenen bir durum olduğunu ve bu farkların bağlama özgü bilgi taşıyabileceğini göstermektedir (De Los Reyes ve ark., 2015). Bu örüntü kronik hastalık örneklemlerinde de görülür; kronik fiziksel hastalığı olan çocuklarda ebeveyn ve çocuğun ruhsal belirti bildirimleri arasındaki uyum düşük olabilmekte ve taraflar aynı çocuğa ilişkin farklı yaygınlık bildirebilmektedir (Ferro ve ark., 2022).</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ailelerinde çoklu bilgi kaynağı yaklaşımı özellikle gereklidir. Anne, hastalık yönetimini güvenlik ve sorumluluk perspektifinden bildirir. T1DM tanılı çocuk, aynı davranışları bedensel deneyim, akran yaşamı, özerklik ve mahremiyet üzerinden değerlendirir. Sağlıklı kardeş ise aile içindeki dikkat dağılımını, adalet duygusunu ve hastalık atmosferini kendi konumundan yaşar. Bu üç bakış açısı aynı değildir; biri diğerinin yerine geçmez.</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bilgi kaynağı farklılıkları, otomatik olarak “uyumsuzluk” veya “hata” olarak görülmemelidir. Anne çocuğa çok destek verdiğini bildirebilir; çocuk aynı davranışı kontrol olarak algılayabilir. Bu durumda iki bildirimden birini doğru, diğerini yanlış saymak yerine, davranışın farklı ilişkisel konumlarda farklı anlamlar taşıdığı kabul edilmelidir. Bu yaklaşım, özellikle T1DM gibi bakım gerektiren hastalıklarda daha açıklayıcıdır; çünkü güvenlik davranışları ile kontrol davranışları pratikte sık sık iç içe geçer.</w:t>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 kaynağı farklarını anlamak için bağlam kavramı merkezde tutulmalıdır. Anne davranışı evde ve klinik süreçte daha çok görünürken, çocuk aynı davranışı okul, arkadaş çevresi veya mahremiyet bağlamında deneyimleyebilir. Sağlıklı kardeş ise hastalık davranışının teknik ayrıntısını her zaman bilmeyebilir; fakat evdeki duygusal ton, ebeveyn dikkatinin yönü ve gündelik planların değişmesi üzerinden etkilenir. Bu nedenle farklı bilgi kaynakları aynı olayın farklı kesitlerini bildirir. Birleştirme amacı, bu kesitleri tek bir “doğru” yanıta indirgemek değil, aile olayının çok konumlu yapısını anlamaktır.</w:t>
      </w:r>
    </w:p>
    <w:p w:rsidR="00000000" w:rsidDel="00000000" w:rsidP="00000000" w:rsidRDefault="00000000" w:rsidRPr="00000000" w14:paraId="000002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bilgi kaynağı yaklaşımı ölçüm bağlamı açısından da önemlidir. Anne öz-bildirimi, çocuk bildirimi ve kardeş bildirimi aynı aileye ait olduğunda, bu bilgiler ortak ev düzeni, SES, bakım yükü ve hastalık deneyimi içinde üretilir. Bu nedenle bildirimler bağımsız ve birbirinden kopuk anlatılar gibi okunamaz; çoklu bilgi kaynağı verisi, aynı aile bağlamının farklı konumlardan üretilmiş görünümleri olarak değerlendirilmelidir.</w:t>
      </w:r>
    </w:p>
    <w:p w:rsidR="00000000" w:rsidDel="00000000" w:rsidP="00000000" w:rsidRDefault="00000000" w:rsidRPr="00000000" w14:paraId="0000026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bir çoklu bilgi kaynağı tasarımında anne, T1DM tanılı çocuk ve sağlıklı kardeşin bildirimleri yan yana getirilir. Bu ilke, görülebilecek benzerlik veya farklılıkların yalnız ölçek hatası değil, aile içi rol ve bağlam farklılığı olarak yorumlanabilmesine olanak sağlar.</w:t>
      </w:r>
    </w:p>
    <w:p w:rsidR="00000000" w:rsidDel="00000000" w:rsidP="00000000" w:rsidRDefault="00000000" w:rsidRPr="00000000" w14:paraId="000002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bilgi kaynağı verilerinde araştırmacının temel görevi, farkları aceleyle kapatmak değil, farkların hangi soruya yanıt verdiğini ayırmaktır. Eğer amaç aile içi ortak deneyimi anlamaksa, anne ve çocuk bildirimlerinin ortak yönleri önem kazanır. Eğer amaç rol temelli anlam farklılıklarını anlamaksa, ayrışmalar daha bilgilendirici olabilir. Bu nedenle aynı veri setinde hem ortaklık hem farklılık analitik olarak değerlidir. Bu bakışla anne-çocuk uyumu ve kardeş bildirimi, aynı aile olgusunun hem ortak hem role özgü yüzlerini okumaya yarayan tamamlayıcı katmanlar olarak değerlendirilir.</w:t>
      </w:r>
    </w:p>
    <w:p w:rsidR="00000000" w:rsidDel="00000000" w:rsidP="00000000" w:rsidRDefault="00000000" w:rsidRPr="00000000" w14:paraId="000002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yaklaşım, raporlamada dil seçimini de etkiler. “Anne yanıldı”, “çocuk abarttı” veya “kardeş fark etmedi” gibi tek taraflı ifadeler yerine, bildirimin hangi konumdan üretildiği sorulur. Böylece veri, aile üyelerini birbirine karşı konumlandıran bir doğruluk yarışına dönüştürülmez; aynı aile olayının farklı ilişkisel yerlerden nasıl görüldüğü anlaşılmaya çalışılır.</w:t>
      </w:r>
    </w:p>
    <w:bookmarkStart w:colFirst="0" w:colLast="0" w:name="97ee5rqfclx7" w:id="40"/>
    <w:bookmarkEnd w:id="40"/>
    <w:p w:rsidR="00000000" w:rsidDel="00000000" w:rsidP="00000000" w:rsidRDefault="00000000" w:rsidRPr="00000000" w14:paraId="00000264">
      <w:pPr>
        <w:pStyle w:val="Heading3"/>
        <w:rPr/>
      </w:pPr>
      <w:r w:rsidDel="00000000" w:rsidR="00000000" w:rsidRPr="00000000">
        <w:rPr>
          <w:rtl w:val="0"/>
        </w:rPr>
        <w:t xml:space="preserve">2.7.8 Diadik uyum ve tutarsızlık</w:t>
      </w:r>
    </w:p>
    <w:p w:rsidR="00000000" w:rsidDel="00000000" w:rsidP="00000000" w:rsidRDefault="00000000" w:rsidRPr="00000000" w14:paraId="0000026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Diadik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dyadic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uyum, iki bilgi kaynağının aynı ilişki veya davranış alanına ilişkin bildirimlerinin ne ölçüde benzer olduğunu ifade eder. Aile araştırmalarında diadik uyum özellikle anne öz-bildirimi ile çocuk algısı arasındaki ebeveynlik tutumu benzerliği açısından önemlidir. Ancak uyum yalnız “aynı puanı verdiler mi” sorusuna indirgenemez. İki kişi aynı aile davranışını benzer yönde görebilir, fakat davranışın yoğunluğunu farklı değerlendirebilir; ya da ortalama düzeyde benzer görünseler bile tek tek ailelerde ayrışabilirler. Bu nedenle diadik uyum çok yönlü bir kavramdır.</w:t>
      </w:r>
    </w:p>
    <w:p w:rsidR="00000000" w:rsidDel="00000000" w:rsidP="00000000" w:rsidRDefault="00000000" w:rsidRPr="00000000" w14:paraId="000002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Önemli olan, diadik uyumun teknik olarak nasıl hesaplanacağı değil, aile araştırmalarında neden anlamlı olduğudur. Anne ve çocuk aynı ilişkinin iki tarafında yer alır; bu nedenle her ikisinin bildirimi de ilişkiye dair kısmi ama anlamlı bilgi taşır. Uyum, ortak bir aile anlatısına veya açık iletişime işaret edebilir. Ayrışma ise yanlış bildirim anlamına gelmek zorunda değildir; bazen aynı davranışın farklı rol, yaş ve sorumluluk konumlarında farklı algılandığını gösterir ve bu farklar bağlama özgü anlamlı bilgi taşıyabilir (De Los Reyes ve ark., 2015).</w:t>
      </w:r>
    </w:p>
    <w:p w:rsidR="00000000" w:rsidDel="00000000" w:rsidP="00000000" w:rsidRDefault="00000000" w:rsidRPr="00000000" w14:paraId="000002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Tutarsızlık, bu ayrışmanın diadik düzeydeki özel görünümüdür. T1DM bağlamında anne davranışının niyeti ile çocuğun deneyimi farklı olabilir. Anne “korudum” derken çocuk “kısıtlandım” diyebilir; anne “hatırlattım” derken çocuk “bana güvenilmedi” diyebilir. Diadik tutarsızlık bu anlam farkını görünür kılan bir veri türüdür. Nitekim T1DM’li ergenler ve ebeveynleriyle yürütülen bir çalışma, aynı diyabet yönetimi katılımına ilişkin memnuniyetin taraflar arasında belirgin biçimde ayrışabildiğini; ebeveyn katılımından çok memnun olduğunu bildiren ergenlerin oranının ebeveynlerin oranından yüksek olduğunu göstermiştir (Wong ve ark., 2024).</w:t>
      </w:r>
    </w:p>
    <w:p w:rsidR="00000000" w:rsidDel="00000000" w:rsidP="00000000" w:rsidRDefault="00000000" w:rsidRPr="00000000" w14:paraId="000002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Diadik uyumun klinik veya aile içi anlamı da tek yönlü değildir. Yüksek uyum bazen ortak anlayış ve açık iletişimi gösterebilir; bazen de aile üyelerinin aynı sosyal istenirlik kalıbını paylaşmasıyla oluşabilir. Düşük uyum bazen çatışma veya iletişim kopukluğuna işaret edebilir; bazen de anne ve çocuğun farklı bağlamlarda farklı bilgiye sahip olmasının doğal sonucudur. Bu nedenle uyumun yönü, düzeyi, hangi boyutta ortaya çıktığı ve hastalık bağlamındaki pratik anlamı birlikte değerlendirilmelidir.</w:t>
      </w:r>
    </w:p>
    <w:bookmarkStart w:colFirst="0" w:colLast="0" w:name="z0f7g2mg4ui2" w:id="41"/>
    <w:bookmarkEnd w:id="41"/>
    <w:p w:rsidR="00000000" w:rsidDel="00000000" w:rsidP="00000000" w:rsidRDefault="00000000" w:rsidRPr="00000000" w14:paraId="00000269">
      <w:pPr>
        <w:pStyle w:val="Heading3"/>
        <w:rPr/>
      </w:pPr>
      <w:r w:rsidDel="00000000" w:rsidR="00000000" w:rsidRPr="00000000">
        <w:rPr>
          <w:rtl w:val="0"/>
        </w:rPr>
        <w:t xml:space="preserve">2.7.9 Triadik aile tasarımı</w:t>
      </w:r>
    </w:p>
    <w:p w:rsidR="00000000" w:rsidDel="00000000" w:rsidP="00000000" w:rsidRDefault="00000000" w:rsidRPr="00000000" w14:paraId="000002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triadic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tasarımı, aynı aile içinde üç konumun birlikte değerlendirilmesini ifade eder: anne, T1DM tanılı çocuk ve sağlıklı kardeş. Bu tasarım yalnız katılımcı sayısını artırmak anlamına gelmez; aile olaylarının üç farklı ilişkisel konumdan nasıl görüldüğünü anlamaya yarar. T1DM gibi aile yaşamına yayılan bir hastalıkta tek bir bilgi kaynağı aile sisteminin tamamını temsil edemez. Anne bakım sorumluluğunu, hasta çocuk bedensel ve sosyal deneyimi, sağlıklı kardeş ise aile içi dikkat ve adalet düzenini farklı açılardan yaşar.</w:t>
      </w:r>
    </w:p>
    <w:p w:rsidR="00000000" w:rsidDel="00000000" w:rsidP="00000000" w:rsidRDefault="00000000" w:rsidRPr="00000000" w14:paraId="000002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tasarım, T1DM’nin aile içindeki dağılımını daha doğru kavramaya yardım eder. Hastalık yalnız hasta çocuğun bedeninde bulunur; ancak bakım yükü annenin zamanında, aile rutininde, kardeşin dikkat deneyiminde ve evin duygusal atmosferinde yayılır. Bu nedenle T1DM’nin aile etkisini anlamak için hasta çocuk, anne ve kardeşin ayrı ayrı sesleri gereklidir. Triadik tasarım, bu sesleri birbirine indirgemeden aynı aile bağlamında karşılaştırma olanağı verir.</w:t>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yapı, anne ve çocuk formlarının aile düzeyinde birlikte düşünülmesi, hasta çocuk ve sağlıklı kardeş rollerinin ayrıştırılması ve kardeş ilişkisinin iki çocuk tarafından farklı yaşanabileceğinin kabul edilmesi anlamına gelir. Bu bakış, ölçek puanlarının arkasındaki bakım, kontrol, adalet, görünürlük ve özerklik anlamlarını daha iyi konumlandırır.</w:t>
      </w:r>
    </w:p>
    <w:p w:rsidR="00000000" w:rsidDel="00000000" w:rsidP="00000000" w:rsidRDefault="00000000" w:rsidRPr="00000000" w14:paraId="000002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tasarımın önemli bir sınırı vardır: Üç bilgi kaynağı olması, aile gerçeğinin bütünüyle yakalandığı anlamına gelmez. Baba, diğer kardeşler, öğretmenler, sağlık profesyonelleri ve geniş aile üyeleri de T1DM bakımında rol oynayabilir. Anne, indeks çocuk ve sağlıklı kardeş odaklı bir triadik tasarım, bu diğer konumları kapsam dışında bırakır. Bu sınır, tasarımın gücünü azaltmaz; yalnız yorumun hangi aile konumları üzerinden yapıldığını açık tutar.</w:t>
      </w:r>
    </w:p>
    <w:p w:rsidR="00000000" w:rsidDel="00000000" w:rsidP="00000000" w:rsidRDefault="00000000" w:rsidRPr="00000000" w14:paraId="000002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tasarım aynı zamanda ailedeki rol asimetrisini görünür kılar. Anne bakım sorumluluğunun taşıyıcısı, T1DM tanılı çocuk hastalık yönetiminin bedensel öznesi, sağlıklı kardeş ise hastalığın aile içi dağılımını izleyen ve bundan etkilenen konumdadır. Bu roller eşit değildir; her biri farklı güç, sorumluluk ve görünürlük düzeyi taşır. Bu nedenle triadik bakış, üç kişiden ortalama almak değil, bu konumların birbirine göre nasıl yerleştiğini anlamaktır. Aynı aile olayının üç rol tarafından farklı anlatılması, tasarımın zayıflığı değil, araştırma sorusunun kendisidir.</w:t>
      </w:r>
    </w:p>
    <w:p w:rsidR="00000000" w:rsidDel="00000000" w:rsidP="00000000" w:rsidRDefault="00000000" w:rsidRPr="00000000" w14:paraId="000002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tasarımın gücü kavramsal gerekçesinden gelir: üç konumun aynı aile olgusunu farklı açılardan bildirmesi, aile sistemini tek bir sesin ötesinde görünür kılar. Bu kavramsal gerekçe, ham görüşme içeriğinden bağımsız olarak, tasarımın neden çok konumlu veri gerektirdiğini açıklar.</w:t>
      </w:r>
    </w:p>
    <w:bookmarkStart w:colFirst="0" w:colLast="0" w:name="ogf96b7bm37d" w:id="42"/>
    <w:bookmarkEnd w:id="42"/>
    <w:p w:rsidR="00000000" w:rsidDel="00000000" w:rsidP="00000000" w:rsidRDefault="00000000" w:rsidRPr="00000000" w14:paraId="00000270">
      <w:pPr>
        <w:pStyle w:val="Heading3"/>
        <w:rPr/>
      </w:pPr>
      <w:r w:rsidDel="00000000" w:rsidR="00000000" w:rsidRPr="00000000">
        <w:rPr>
          <w:rtl w:val="0"/>
        </w:rPr>
        <w:t xml:space="preserve">2.7.10 Karma yöntem mantığı</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mixed methods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nicel ve nitel kanıt türlerinin aynı araştırma sorusunu farklı düzeylerde aydınlatmak için birlikte kullanılmasıdır. Karma yöntem tasarımlarında nicel bileşen, ebeveynlik tutumu, anne depresif belirtileri ve kardeş ilişkisi gibi yapıları ölçekler aracılığıyla ölçerken; nitel bileşen aynı aile bağlamında bakım, kontrol, özerklik, adalet, görünürlük ve dahil edilme gibi kavramların aile üyeleri tarafından nasıl anlamlandırıldığını açıklar. Bu iki kanıt türü birbirinin yerine geçmez; birbirini tamamlar.</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ölçekler, yapılandırılmış ve karşılaştırılabilir veri sağlar. EMBU, Beck ve KİA/SRQ puanları aileler ve gruplar arasında sistematik karşılaştırma yapılmasına olanak verir. Ancak ölçekler her zaman davranışın neden böyle algılandığını, aile üyelerinin bu davranışa hangi anlamı verdiğini veya aynı olayın aile içinde nasıl konuşulduğunu göstermez. Nitel görüşmeler bu anlam katmanlarını görünür kılabilir. Bu nedenle nitel veri, nicel bulguları “kanıtlayan” ikincil veri değil, farklı bir epistemolojik (bilgibilimsel) kanıt türüdür.</w:t>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düşüncesinde zamanlama ve ağırlık da önemlidir. Nicel ve nitel bileşenler aynı genel araştırma programına hizmet etse de, her biri farklı türde veri üretir ve farklı analitik mantıkla değerlendirilir. Nicel kısım değişkenler arası ilişkileri, grup karşılaştırmalarını ve ölçüm özelliklerini daha sistematik biçimde gösterir. Nitel kısım ise aile üyelerinin bakım, kontrol, adalet ve görünürlük gibi kavramları nasıl kurduğunu açıklar. Bu nedenle bütünleştirme aşamasında soru “hangisi doğru” değil, “bu iki kanıt türü birlikte aile olgusunu nasıl daha iyi açıklar” sorusudur.</w:t>
      </w:r>
    </w:p>
    <w:p w:rsidR="00000000" w:rsidDel="00000000" w:rsidP="00000000" w:rsidRDefault="00000000" w:rsidRPr="00000000" w14:paraId="000002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bütünleştirmesinde farklı kanıt türleri arasında uyum, tamamlayıcılık veya ayrışma görülebilir. Uyum, nicel ve nitel kanıtların aynı yönde düşünülmesine olanak sağlar. Tamamlayıcılık, iki kanıt türünün aynı olgunun farklı yönlerini göstermesidir. Ayrışma ise aile yaşamı gibi karmaşık alanlarda beklenebilecek bir gerilimdir ve dikkatli yorum gerektirir. Bu ilişki biçimleri, karma yöntemin neden yalnız “iki veri türünü yan yana koymak” olmadığını gösterir.</w:t>
      </w:r>
    </w:p>
    <w:p w:rsidR="00000000" w:rsidDel="00000000" w:rsidP="00000000" w:rsidRDefault="00000000" w:rsidRPr="00000000" w14:paraId="000002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yöntemde en önemli hata, bir kanıt türünü diğerinin doğrulaması gibi yazmaktır. Nitel tema, nicel etki büyüklüğünün kanıtı değildir; nicel model de nitel deneyimin doğruluğunu ispatlamaz. İki kanıt türü farklı sorulara yanıt verir ve dikkatli biçimde yan yana getirilir. Karma yöntem mantığı bu nedenle, sonuçların nasıl çıkacağına dair bir beklenti üretmeden, tasarımın neden gerekli olduğunu açıklar.</w:t>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T1DM aile düzeninin hem ölçülebilir ilişkisel boyutlarını hem de aile üyelerinin rol temelli anlamlandırmalarını birlikte ele alma olanağı sağlar. Böylece anne, T1DM tanılı çocuk ve sağlıklı kardeşin deneyimleri yalnız yan yana listelenmez; aynı aile sisteminin farklı veri türlerinde nasıl göründüğü görünür kılınır.</w:t>
      </w:r>
    </w:p>
    <w:bookmarkStart w:colFirst="0" w:colLast="0" w:name="5j6f0jfoviye" w:id="43"/>
    <w:bookmarkEnd w:id="43"/>
    <w:p w:rsidR="00000000" w:rsidDel="00000000" w:rsidP="00000000" w:rsidRDefault="00000000" w:rsidRPr="00000000" w14:paraId="00000277">
      <w:pPr>
        <w:pStyle w:val="Heading3"/>
        <w:rPr/>
      </w:pPr>
      <w:r w:rsidDel="00000000" w:rsidR="00000000" w:rsidRPr="00000000">
        <w:rPr>
          <w:rtl w:val="0"/>
        </w:rPr>
        <w:t xml:space="preserve">2.7.11 Niteliksel araştırma geleneği ve refleksif tematik analiz</w:t>
      </w:r>
    </w:p>
    <w:p w:rsidR="00000000" w:rsidDel="00000000" w:rsidP="00000000" w:rsidRDefault="00000000" w:rsidRPr="00000000" w14:paraId="000002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çalışmanın nitel kolu iki gelenekten beslenir. Nitel tanımlayıcı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qualitative descriptive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yaklaşım, bir olguyu katılımcının kendi diline yakın kalarak ve yoğun kuramsal soyutlamaya taşımadan betimlemeyi önceleyen, düşük-çıkarım düzeyli bir gelenektir (Sandelowski, 2000). Fenomenolojik duyarlılık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phenomenological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ise deneyimin katılımcı açısından taşıdığı anlamı merkeze alır. İkisinin birleşimi, aile üyelerinin hastalık deneyimini nasıl yaşadığını ve anlamlandırdığını, kavramsal bir çerçeveye zorlamadan ama yalnız yüzeysel bir özetle de yetinmeden çözümlemeye olanak tanır.</w:t>
      </w:r>
    </w:p>
    <w:p w:rsidR="00000000" w:rsidDel="00000000" w:rsidP="00000000" w:rsidRDefault="00000000" w:rsidRPr="00000000" w14:paraId="000002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Çözümleme geleneği olarak refleksif tematik analiz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reflexive thematic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 veride örüntüleri tema düzeyinde tanımlamaya yönelen esnek ama sistematik bir yaklaşımdır (Braun ve Clarke, 2006; Braun ve Clarke, 2019). Bu yaklaşımın epistemolojisi konstrüktivisttir: tema, veride hazır bulunan ve keşfedilmeyi bekleyen sabit bir nesne değil, araştırmacının veriyle etkileşiminde geliştirdiği bir anlamlandırma ürünüdür. Kod, veriye ilişkin bir anlam etiketidir; tema ise kodları birleştiren örüntü ve analitik iddiadır — tek koddan tema üretilmez, tek tema tek koda indirgenmez. Kodlama tümevarımsal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biçimde, katılımcı diline yakın yürütülebilir. Refleksif tematik analiz, tek bir yaşanmış deneyimin özünü çıkarmayı amaçlayan yorumlayıcı fenomenolojik analizden ya da kuram üretmeyi amaçlayan gömülü kuramdan; aynı olgunun farklı bilgi vericilerce nasıl anlamlandırıldığını örüntüler düzeyinde çözümlemeyi önceleyerek ayrışır.</w:t>
      </w:r>
    </w:p>
    <w:p w:rsidR="00000000" w:rsidDel="00000000" w:rsidP="00000000" w:rsidRDefault="00000000" w:rsidRPr="00000000" w14:paraId="000002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araştırmada örneklem yeterliliği, nicel güç hesabından farklı bir mantığa dayanır. Refleksif tematik analizin epistemolojisiyle uyumlu olarak, sabit bir “doygunluk”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saturation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eşiği yerine (Braun ve Clarke, 2021) bilgi gücü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çerçevesi kullanılır: örneklemin araştırma sorusunu yanıtlayabilme kapasitesi; çalışmanın amacının darlığı, örneklemin özgüllüğü, kuramsal çerçevenin niteliği, görüşme kalitesi ve çözümleme stratejisi boyutlarıyla değerlendirilir (Malterud ve ark., 2016). Bilgi gücü yüksek olduğunda görece küçük bir örneklem araştırma sorusuna yeterli yoğunlukta yanıt üretebilir; bu, istatistiksel genelleme değil, yorumsal derinlik iddiasıdır.</w:t>
      </w:r>
    </w:p>
    <w:p w:rsidR="00000000" w:rsidDel="00000000" w:rsidP="00000000" w:rsidRDefault="00000000" w:rsidRPr="00000000" w14:paraId="000002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bulguların bilimsel niteliği, nicel geçerlik-güvenirlik ölçütlerinden farklı olarak, güvenilirlik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trustworthiness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çerçevesinin dört ölçütüyle değerlendirilir: inandırıcılık, aktarılabilirlik, güvenilebilirlik ve onaylanabilirlik (Lincoln ve Guba, 1985; Tracy, 2010). Bu ölçütler; analitik kararların izlenebilir bir karar günlüğüyle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audit trail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belgelenmesi, her temada sınırlayıcı ya da aykırı örüntülerin ele alındığı olumsuz vaka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negative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analizi ve araştırmacı konumunun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positionality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açıkça beyan edildiği refleksivite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reflexivity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yoluyla operasyonelleştirilir. Refleksif tematik analizin epistemolojisi gereği kodlayıcılar arası uyum (kappa) hesaplanmaz; ikinci araştırmacı bir “doğrulayıcı kodlayıcı” değil, alternatif okumalar sunan eleştirel dost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critical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konumundadır. Bu geleneklerin mevcut çalışmadaki somut uygulaması — görüşme tasarımı, kodlama, tema mimarisi, COREQ uyumu ve araştırmacı konumu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Gereç ve Yöntem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bölümünde ayrıntılandırılmıştır.</w:t>
      </w:r>
    </w:p>
    <w:bookmarkStart w:colFirst="0" w:colLast="0" w:name="u4xgma9i8qu6" w:id="44"/>
    <w:bookmarkEnd w:id="44"/>
    <w:p w:rsidR="00000000" w:rsidDel="00000000" w:rsidP="00000000" w:rsidRDefault="00000000" w:rsidRPr="00000000" w14:paraId="0000027C">
      <w:pPr>
        <w:pStyle w:val="Heading2"/>
        <w:rPr/>
      </w:pPr>
      <w:r w:rsidDel="00000000" w:rsidR="00000000" w:rsidRPr="00000000">
        <w:rPr>
          <w:rtl w:val="0"/>
        </w:rPr>
        <w:t xml:space="preserve">2.8 Yorum Sınırları, Etik ve Sentez</w:t>
      </w:r>
    </w:p>
    <w:p w:rsidR="00000000" w:rsidDel="00000000" w:rsidP="00000000" w:rsidRDefault="00000000" w:rsidRPr="00000000" w14:paraId="000002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Kavramsal çerçevenin son halkası, önceki tüm kavramları yorumlarken uyulması gereken bağlam ve kanıt-dili sınırlarını, çocuk ve aile verisiyle çalışmanın etik çerçevesini ve tüm çerçevenin bütünleşik sentezini içerir.</w:t>
      </w:r>
    </w:p>
    <w:bookmarkStart w:colFirst="0" w:colLast="0" w:name="kq042sc6gllg" w:id="45"/>
    <w:bookmarkEnd w:id="45"/>
    <w:p w:rsidR="00000000" w:rsidDel="00000000" w:rsidP="00000000" w:rsidRDefault="00000000" w:rsidRPr="00000000" w14:paraId="0000027E">
      <w:pPr>
        <w:pStyle w:val="Heading3"/>
        <w:rPr/>
      </w:pPr>
      <w:r w:rsidDel="00000000" w:rsidR="00000000" w:rsidRPr="00000000">
        <w:rPr>
          <w:rtl w:val="0"/>
        </w:rPr>
        <w:t xml:space="preserve">2.8.1 Bağlam değişkenleri ve yorum sınırları</w:t>
      </w:r>
    </w:p>
    <w:p w:rsidR="00000000" w:rsidDel="00000000" w:rsidP="00000000" w:rsidRDefault="00000000" w:rsidRPr="00000000" w14:paraId="000002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Vurgulanması gereken nokta, psikososyal bulguların aile bağlamından bağımsız okunamayacağıdır. SES, anne eğitimi, çalışma durumu, ailedeki çocuk sayısı, kardeş yaş farkı, DM süresi ve HbA1c gibi değişkenler yalnız tablo dolduran ek bilgiler değildir. Bu değişkenler, aile kaynaklarını, bakım sorumluluğunun dağılımını, teknoloji erişimini, hastalık deneyiminin süresini ve ebeveynlik davranışının nasıl algılanabileceğini etkileyen bağlamsal unsurlardır.</w:t>
      </w:r>
    </w:p>
    <w:p w:rsidR="00000000" w:rsidDel="00000000" w:rsidP="00000000" w:rsidRDefault="00000000" w:rsidRPr="00000000" w14:paraId="000002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grubu ile karşılaştırma grubu arasındaki farklar yorumlanırken bu bağlam unutulmamalıdır. T1DM tanısı rastgele oluşan bir araştırma koşulu değildir; hastalık süresi, tanı yaşı, tedavi rejimi, okul düzeni ve aile kaynakları çocuğun ve ailenin günlük yaşamına yerleşir. Bu nedenle bu değişkenler “hangi modele nasıl girecek” sorusu üzerinden değil, aile deneyimini şekillendiren arka plan unsurları olarak ele alınmalıdır.</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Eksik veri de yalnız teknik bir sorun değildir. Bazı bilgiler belirli gruplar için doğal olarak bulunmaz; örneğin DM süresi ve HbA1c kontrol grubunda aynı anlamı taşımaz. Bazı bilgiler ise kayıt zamanlaması, sağlık hizmetine erişim veya aile bildirimindeki belirsizlik nedeniyle eksik kalabilir. Bu ayrım, klinik ve demografik değişkenlerin yorumunda önemlidir; çünkü bu değişkenler ancak aile bağlamının parçası olarak görüldüğünde anlam kazanır.</w:t>
      </w:r>
    </w:p>
    <w:p w:rsidR="00000000" w:rsidDel="00000000" w:rsidP="00000000" w:rsidRDefault="00000000" w:rsidRPr="00000000" w14:paraId="000002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çerçeve, sonuçların nedensel kesinlik diliyle yazılmasını da sınırlar. Kesitsel ve gözlemsel aile çalışmalarında ilişkiler, aile yaşamının karmaşık düzeni içinde anlaşılmalıdır. Anne depresif belirtileri, ebeveynlik algısı, kardeş ilişkisi ve T1DM bağlamı birbirini etkileyebilecek alanlardır; ancak bu ilişkiler kanıtlanmış yönlü mekanizmalar olarak değil, birlikte değerlendirilmesi gereken kavramsal bir zemin olarak ele alınmalıdır.</w:t>
      </w:r>
    </w:p>
    <w:bookmarkStart w:colFirst="0" w:colLast="0" w:name="xn2gmunxkzj" w:id="46"/>
    <w:bookmarkEnd w:id="46"/>
    <w:p w:rsidR="00000000" w:rsidDel="00000000" w:rsidP="00000000" w:rsidRDefault="00000000" w:rsidRPr="00000000" w14:paraId="00000283">
      <w:pPr>
        <w:pStyle w:val="Heading3"/>
        <w:rPr/>
      </w:pPr>
      <w:r w:rsidDel="00000000" w:rsidR="00000000" w:rsidRPr="00000000">
        <w:rPr>
          <w:rtl w:val="0"/>
        </w:rPr>
        <w:t xml:space="preserve">2.8.2 Keşifsel okuma ve kanıt dili</w:t>
      </w:r>
    </w:p>
    <w:p w:rsidR="00000000" w:rsidDel="00000000" w:rsidP="00000000" w:rsidRDefault="00000000" w:rsidRPr="00000000" w14:paraId="000002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 metninde farklı türde bulgularla karşılaşacak okuyucunun, kanıt dilindeki ayrımları bilmesi önemlidir. Önceden belirlenmiş hipotezler, ikincil gözlemler, ölçeklerin ölçüm özellikleri, nitel temalar ve literatürle kurulan bağlantılar aynı epistemik ağırlığa sahip değildir. Bu ayrım teknik analiz planı olarak değil, bilimsel okuma ilkesi olarak kurulmalıdır.</w:t>
      </w:r>
    </w:p>
    <w:p w:rsidR="00000000" w:rsidDel="00000000" w:rsidP="00000000" w:rsidRDefault="00000000" w:rsidRPr="00000000" w14:paraId="000002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Keşifsel okuma, verideki örüntüleri anlamaya ve sonraki araştırmalar için soru üretmeye yardım eder. Ancak keşifsel bir örüntü klinik karar kuralı, kesin mekanizma veya genellenebilir tipoloji gibi yazılmamalıdır. Aynı şekilde belirgin olmayan bir örüntü de kavramın önemsiz olduğu anlamına gelmez; ölçüm duyarlılığı, örneklem yapısı, aile içi çeşitlilik ve bağlam farklılıkları sonucu etkileyebilir.</w:t>
      </w:r>
    </w:p>
    <w:p w:rsidR="00000000" w:rsidDel="00000000" w:rsidP="00000000" w:rsidRDefault="00000000" w:rsidRPr="00000000" w14:paraId="000002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nedenle bölümün dili temkinli olmalıdır. “İlişkilidir”, “eşlik edebilir”, “yorumlanırken dikkate alınmalıdır” gibi ifadeler çoğu zaman “neden olur” veya “belirler” ifadelerinden daha uygundur. Bu dil, araştırmanın gücünü azaltmaz; çocuk, sağlık ve aile verisiyle çalışan araştırmalarda kanıt düzeylerini doğru ayırmanın gereğidir.</w:t>
      </w:r>
    </w:p>
    <w:bookmarkStart w:colFirst="0" w:colLast="0" w:name="365kvrtrk4v5" w:id="47"/>
    <w:bookmarkEnd w:id="47"/>
    <w:p w:rsidR="00000000" w:rsidDel="00000000" w:rsidP="00000000" w:rsidRDefault="00000000" w:rsidRPr="00000000" w14:paraId="00000287">
      <w:pPr>
        <w:pStyle w:val="Heading3"/>
        <w:rPr/>
      </w:pPr>
      <w:r w:rsidDel="00000000" w:rsidR="00000000" w:rsidRPr="00000000">
        <w:rPr>
          <w:rtl w:val="0"/>
        </w:rPr>
        <w:t xml:space="preserve">2.8.3 Etik, açık bilim ve veri mahremiyeti</w:t>
      </w:r>
    </w:p>
    <w:p w:rsidR="00000000" w:rsidDel="00000000" w:rsidP="00000000" w:rsidRDefault="00000000" w:rsidRPr="00000000" w14:paraId="000002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sağlık ve aile ilişkileri verisiyle çalışan araştırmalarda etik ve veri mahremiyeti temel arka planlardan biridir. Çocuk katılımcılar, sağlık durumu ve aile içi ilişki bildirimleri birlikte düşünüldüğünde, veri yalnız akademik bilgi değil, hassas kişisel ve aile düzeyi bilgi taşır. Bu nedenle çalışma tasarımında onam, çocuk katılımı, veri minimizasyonu, kimliksizleştirme, ham verinin paylaşılmaması ve kontrollü erişim ilkeleri önemlidir. Açık bilim ile mahremiyet arasında dikkatli bir denge kurulmalıdır.</w:t>
      </w:r>
    </w:p>
    <w:p w:rsidR="00000000" w:rsidDel="00000000" w:rsidP="00000000" w:rsidRDefault="00000000" w:rsidRPr="00000000" w14:paraId="000002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alanında etik tartışma yalnız tanı almış çocukların verisiyle sınırlı değildir; erken evre T1DM taraması, otoantikor/risk bilgisinin aileye bildirilmesi ve çocukların bu süreçteki karar katılımı da giderek önem kazanmaktadır. 2026 tarihli karma yöntem sistematik derleme, pediatrik T1DM erken taramasının ebeveynlerde başlangıç kaygısı, risk bilgisini anlama, izlem davranışları, kan alma gibi uygulama yükleri, ortak karar ve veri gizliliği konularını gündeme getirdiğini göstermektedir (Quinn ve ark., 2026). Tanı almış çocuklarla sınırlı örneklemlerde bile, bu güncel tarama literatürü T1DM’nin aileye yalnız tedavi başladıktan sonra değil, risk bilgisi ve izlem kararları düzeyinde de psikososyal ve etik sorular taşıdığını gösterir.</w:t>
      </w:r>
    </w:p>
    <w:p w:rsidR="00000000" w:rsidDel="00000000" w:rsidP="00000000" w:rsidRDefault="00000000" w:rsidRPr="00000000" w14:paraId="000002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 bilim, araştırma kararlarının ve kanıt zincirinin izlenebilir olmasını hedefler. Ancak açık bilim, satır düzeyi çocuk/sağlık/aile verisinin herkesle paylaşılması anlamına gelmez. Çocuk ve aile verilerinde şeffaflık; kaynakların, kavramsal gerekçelerin ve türetilmiş dokümantasyonun izlenebilirliğiyle sınırlı tutulmalı, ham veya kimliklenebilir veri paylaşılmamalıdır. Bu ayrım, araştırmanın yeniden değerlendirilebilirliğini artırırken katılımcı mahremiyetini korur.</w:t>
      </w:r>
    </w:p>
    <w:p w:rsidR="00000000" w:rsidDel="00000000" w:rsidP="00000000" w:rsidRDefault="00000000" w:rsidRPr="00000000" w14:paraId="000002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veri mahremiyeti ayrıca önemlidir. Anne, T1DM tanılı çocuk ve sağlıklı kardeş görüşmeleri aile içi deneyimleri içerir. Bu nedenle ham transkript, aile düzeyi hassas ayrıntı veya uzun doğrudan alıntılar kavramsal arka plan metinlerinde kullanılmaz. Nitel veriler yalnız araştırmacı tarafından seçilmiş, anonimleştirilmiş ve denetlenmiş alıntılarla temsil edilmelidir.</w:t>
      </w:r>
    </w:p>
    <w:p w:rsidR="00000000" w:rsidDel="00000000" w:rsidP="00000000" w:rsidRDefault="00000000" w:rsidRPr="00000000" w14:paraId="000002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ve aile verisinde mahremiyet yalnız isimlerin kaldırılmasıyla sağlanmaz. Nadir aile yapıları, tanı zamanlaması, okul/şehir bilgisi, çok özgül olay örgüsü veya kardeşler arası benzersiz ayrıntılar da yeniden tanınabilirlik riski yaratabilir. Bu nedenle araştırma yazımında anonimleştirme, veri minimizasyonu ve bağlamsal ayrıntıların kontrollü kullanımı birlikte düşünülmelidir. Kavramsal arka plan düzeyinde bu sınır özellikle sıkıdır; kavramsal metinler ham alıntı, aile düzeyi olay veya transkript ayrıntısı gerektirmez.</w:t>
      </w:r>
    </w:p>
    <w:p w:rsidR="00000000" w:rsidDel="00000000" w:rsidP="00000000" w:rsidRDefault="00000000" w:rsidRPr="00000000" w14:paraId="000002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etik çerçeve, çalışmanın bilimsel değerini azaltmaz; aksine çocuk ve aile verisiyle çalışmanın gerekli koşuludur. Güvenilir araştırma yazımı, hem kanıtın izlenebilir olmasını hem de katılımcıların mahremiyetinin korunmasını birlikte gerektirir.</w:t>
      </w:r>
    </w:p>
    <w:bookmarkStart w:colFirst="0" w:colLast="0" w:name="48n5odmapbrc" w:id="48"/>
    <w:bookmarkEnd w:id="48"/>
    <w:p w:rsidR="00000000" w:rsidDel="00000000" w:rsidP="00000000" w:rsidRDefault="00000000" w:rsidRPr="00000000" w14:paraId="0000028E">
      <w:pPr>
        <w:pStyle w:val="Heading3"/>
        <w:rPr/>
      </w:pPr>
      <w:r w:rsidDel="00000000" w:rsidR="00000000" w:rsidRPr="00000000">
        <w:rPr>
          <w:rtl w:val="0"/>
        </w:rPr>
        <w:t xml:space="preserve">2.8.4 Kavramsal çerçevenin sentezi</w:t>
      </w:r>
    </w:p>
    <w:p w:rsidR="00000000" w:rsidDel="00000000" w:rsidP="00000000" w:rsidRDefault="00000000" w:rsidRPr="00000000" w14:paraId="000002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 ele alınan kavramlar birlikte düşünüldüğünde ortaya çıkan kavramsal çerçeve şu şekilde özetlenebilir: T1DM, çocukluk çağında yalnız bireysel bir hastalık değil, aile düzenini bakım, kontrol, özerklik, adalet ve görünürlük alanlarında yeniden örgütleyen kronik bir bağlamdır. Bu bağlamda anne, T1DM tanılı çocuk ve sağlıklı kardeş aynı aile olaylarını farklı konumlardan yaşar. Anne için hastalık yönetimi güvenlik, sorumluluk ve bakım emeği; hasta çocuk için beden, akran yaşamı ve özerklik; sağlıklı kardeş için aile içi dikkat, adalet ve dahil edilme meselesi olarak görünür.</w:t>
      </w:r>
    </w:p>
    <w:p w:rsidR="00000000" w:rsidDel="00000000" w:rsidP="00000000" w:rsidRDefault="00000000" w:rsidRPr="00000000" w14:paraId="000002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Ebeveynlik tutumu bu modelde hem davranış hem algı düzeyinde yer alır. Anne kendi ebeveynliğini EMBU-P ile bildirir; çocuklar anne davranışını EMBU-C ile kendi konumlarından algılar. Duygusal sıcaklık, reddetme, aşırı koruma ve karşılaştırma boyutları, T1DM bakımının ilişkisel anlamlarını yakalamaya yarar. Anne depresif belirtileri, bu ebeveynlik bildirimlerinin ruhsal yük ve bakım stresiyle nasıl ilişkilenebileceğini anlamak için kullanılır. Sağlıklı kardeş ilişkisi ise T1DM’nin aile sistemindeki etkisinin yalnız hasta çocukla sınırlı olmadığını gösteren ayrı bir alan olarak konumlanır.</w:t>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bilgi kaynağı ve diadik/triadik bakış, bu modelin aile içi konum farklarını görünür kılan tarafıdır. Anne, hasta çocuk ve sağlıklı kardeş bildirimleri aynı şeyi tekrar eden veri noktaları değildir; aynı aile bağlamının farklı konumlardan üretilmiş görünümleridir. Bu nedenle bilgi kaynakları arasındaki farklar hata olarak değil, bağlam bilgisi olarak değerlendirilmelidir. Diadik uyum, anne ve çocuk algılarının ne kadar benzeştiğini; triadik bakış ise aynı aile düzeninin üç rol tarafından nasıl anlamlandırıldığını görünür kılar.</w:t>
      </w:r>
    </w:p>
    <w:p w:rsidR="00000000" w:rsidDel="00000000" w:rsidP="00000000" w:rsidRDefault="00000000" w:rsidRPr="00000000" w14:paraId="000002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yaklaşımı, bu modelin son halkasını oluşturur. Nicel ölçekler ilişkisel ve psikososyal boyutları karşılaştırılabilir hale getirir; nitel triadik görüşmeler bu boyutların aile üyeleri tarafından nasıl anlamlandırıldığını açıklar. Bu kavramsal çerçeve, bulgu yorumunu önceden belirlemez; yalnız neden çoklu bilgi kaynağına, aile düzeyinde düşünmeye ve farklı kanıt türlerini birlikte okumaya ihtiyaç duyulduğunu açıklar.</w:t>
      </w:r>
    </w:p>
    <w:p w:rsidR="00000000" w:rsidDel="00000000" w:rsidP="00000000" w:rsidRDefault="00000000" w:rsidRPr="00000000" w14:paraId="000002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sentez modelinde üç gerilim sürekli birlikte düşünülür. Birincisi, güvenlik ile özerklik gerilimidir: T1DM bakımında izlem gereklidir, ancak çocuk gelişimsel olarak bağımsızlaşmak ister. İkincisi, görünür hasta çocuk ile görünmez sağlıklı kardeş gerilimidir: bakım hasta çocuğa yönelir, fakat kardeş de aile düzeninden etkilenir. Üçüncüsü, anne niyeti ile çocuk/kardeş algısı gerilimidir: aynı davranış farklı aile üyeleri için farklı mesajlar taşıyabilir. Bu üç gerilim, ölçüm araçlarını, çoklu bilgi kaynağı tasarımını ve karma yöntem bütünleştirmesini birbirine bağlayan kavramsal eksendir.</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model, çalışmayı tek bir doğrusal neden-sonuç zinciri olarak değil, ilişkisel bir düzen olarak düşünmeyi gerektirir. T1DM aile düzenini etkiler; aile düzeni ebeveynlik davranışlarını, bakım yükünü ve kardeş ilişkilerini şekillendirir; bu alanlar da anne, hasta çocuk ve sağlıklı kardeş tarafından farklı biçimde algılanır. Ölçüm araçları bu düzenin belirli yüzlerini yakalar, nitel görüşmeler ise anlamlandırma katmanını görünür kılar. Böylece “T1DM aileyi etkiler” gibi genel bir cümle, hangi aile üyesinde, hangi kavram üzerinden ve hangi bilgi kaynağıyla görüldüğü sorusuna dönüşür.</w:t>
      </w:r>
    </w:p>
    <w:p w:rsidR="00000000" w:rsidDel="00000000" w:rsidP="00000000" w:rsidRDefault="00000000" w:rsidRPr="00000000" w14:paraId="000002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çerçeve, T1DM’yi yalnız hasta çocuk veya yalnız anne bildirimi üzerinden değil; aileyi bakım, algı, rol, ölçüm ve yorum boyutlarıyla birlikte işleyen çok aktörlü ve çok kanıt türlü bir yapı olarak anlamayı gerektirir. Her kavram, T1DM’nin aile yaşamında yarattığı gerilimleri başka bir yönden açıklar; birlikte düşünüldüklerinde konunun neden tek bir doğrusal neden-sonuç zinciriyle değil, ilişkisel bir düzen olarak ele alınması gerektiğini görünür kılar. İzleyen “GEREÇ ve YÖNTEM” bölümü, bu kavramsal çerçevenin araştırma tasarımına, örneklem yapısına, ölçüm araçlarına ve çoklu bilgi kaynaklı analiz kararlarına nasıl dönüştürüldüğünü ayrıntılandırır.</w:t>
      </w:r>
    </w:p>
    <w:p w:rsidR="00000000" w:rsidDel="00000000" w:rsidP="00000000" w:rsidRDefault="00000000" w:rsidRPr="00000000" w14:paraId="00000296">
      <w:pPr>
        <w:rPr/>
      </w:pPr>
      <w:r w:rsidDel="00000000" w:rsidR="00000000" w:rsidRPr="00000000">
        <w:br w:type="page"/>
      </w:r>
      <w:r w:rsidDel="00000000" w:rsidR="00000000" w:rsidRPr="00000000">
        <w:rPr>
          <w:rtl w:val="0"/>
        </w:rPr>
      </w:r>
    </w:p>
    <w:bookmarkStart w:colFirst="0" w:colLast="0" w:name="oi5objshw8t" w:id="49"/>
    <w:bookmarkEnd w:id="49"/>
    <w:p w:rsidR="00000000" w:rsidDel="00000000" w:rsidP="00000000" w:rsidRDefault="00000000" w:rsidRPr="00000000" w14:paraId="00000297">
      <w:pPr>
        <w:pStyle w:val="Heading1"/>
        <w:rPr/>
      </w:pPr>
      <w:r w:rsidDel="00000000" w:rsidR="00000000" w:rsidRPr="00000000">
        <w:rPr>
          <w:rtl w:val="0"/>
        </w:rPr>
        <w:t xml:space="preserve">3. GEREÇ ve YÖNTEM</w:t>
      </w:r>
    </w:p>
    <w:p w:rsidR="00000000" w:rsidDel="00000000" w:rsidP="00000000" w:rsidRDefault="00000000" w:rsidRPr="00000000" w14:paraId="000002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diyabetin aile içindeki etkisi yalnız gruplar arası farklarla değil, aynı ailenin farklı üyelerinin deneyimiyle de görülebileceğinden, araştırma tasarımı hem karşılaştırmalı hem de aile içi bir bakışı birlikte taşır. Bu araştırma, T1DM tanılı çocuğu olan aileleri sağlıklı kontrol aileleriyle ebeveynlik tutumu, anne depresif belirtileri ve kardeş ilişkileri ekseninde karma yöntemle incelemektedir; karşılaştırma hem gruplar arası hem de aile içi deneyim düzeyinde yapılmıştır.</w:t>
      </w:r>
    </w:p>
    <w:bookmarkStart w:colFirst="0" w:colLast="0" w:name="q3n6onzevg8o" w:id="50"/>
    <w:bookmarkEnd w:id="50"/>
    <w:p w:rsidR="00000000" w:rsidDel="00000000" w:rsidP="00000000" w:rsidRDefault="00000000" w:rsidRPr="00000000" w14:paraId="00000299">
      <w:pPr>
        <w:pStyle w:val="Heading2"/>
        <w:rPr/>
      </w:pPr>
      <w:r w:rsidDel="00000000" w:rsidR="00000000" w:rsidRPr="00000000">
        <w:rPr>
          <w:rtl w:val="0"/>
        </w:rPr>
        <w:t xml:space="preserve">3.1 Araştırma Tasarımı</w:t>
      </w:r>
    </w:p>
    <w:p w:rsidR="00000000" w:rsidDel="00000000" w:rsidP="00000000" w:rsidRDefault="00000000" w:rsidRPr="00000000" w14:paraId="000002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 eşzamanlı karma yöntem (yakınsak;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convergent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tasarımıyla planlanmıştır (Creswell ve Plano Clark, 2018). Bu tasarımda baskın olan nicel desendir; nitel bileşen bu desenin içine yerleştirilmiştir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embedded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iki kolun verisi aynı saha döneminde toplanmış, bütünleştirme yorum aşamasında yapılmıştır. Baskın nicel bileşen, aile-kümeli bir olgu–kontrol kesitsel anket çalışmasıdır; her ailede ortak </w:t>
      </w:r>
      <w:r w:rsidDel="00000000" w:rsidR="00000000" w:rsidRPr="00000000">
        <w:rPr>
          <w:rtl w:val="0"/>
        </w:rPr>
        <w:t xml:space="preserve">bir anne,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indeks çocuk ve bir sağlıklı kardeş yer alır. Kontrol grubu, indeks çocukların yaş ve cinsiyet dağılımı bakımından karşılaştırılabilir ailelerden ardışık örneklemeyle oluşturulmuştur. Birebir eşleştirme algoritması uygulanmamış; gruplar arası denge, çözümleme aşamasında </w:t>
      </w:r>
      <w:commentRangeStart w:id="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eğilim skoru</w:t>
      </w:r>
      <w:commentRangeEnd w:id="0"/>
      <w:r w:rsidDel="00000000" w:rsidR="00000000" w:rsidRPr="00000000">
        <w:commentReference w:id="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temelli ağırlıklandırma (bir ailenin ilgili gruba düşme olasılığına göre ağırlık verme) ve </w:t>
      </w:r>
      <w:commentRangeStart w:id="1"/>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kovaryat </w:t>
      </w:r>
      <w:commentRangeEnd w:id="1"/>
      <w:r w:rsidDel="00000000" w:rsidR="00000000" w:rsidRPr="00000000">
        <w:commentReference w:id="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ayarlamasıyla sağlanmıştır (bkz. §3.9). Nitel bileşen, aynı klinik bağlamdan seçilen bir alt örneklemle yürütülen bireysel yarı yapılandırılmış görüşmelere dayanır. Nicel kolun önceliği, önceden belirlenmiş beş hipotezin sınanmasıdır; nitel kolun işlevi ise bu örüntüleri anne, Tip 1 diyabet (T1DM) tanılı çocuk ve sağlıklı kardeş deneyimleri üzerinden bağlamsallaştırmaktır. Nitel bulgular, nicel sonuçları doğrulayan ikincil kanıt olarak değil; ölçeklerin yakalayamayabileceği role dayalı deneyim katmanlarını açıklayan tamamlayıcı bir kanıt türü olarak konumlandırılmıştır.</w:t>
      </w:r>
    </w:p>
    <w:p w:rsidR="00000000" w:rsidDel="00000000" w:rsidP="00000000" w:rsidRDefault="00000000" w:rsidRPr="00000000" w14:paraId="0000029B">
      <w:pPr>
        <w:spacing w:after="240" w:before="240" w:lineRule="auto"/>
        <w:rPr>
          <w:ins w:author="Özlem Murzoğlu" w:id="0" w:date="2026-07-30T13:31:59Z"/>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ins w:author="Özlem Murzoğlu" w:id="0" w:date="2026-07-30T13:31:59Z">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Bu çalışmanın veri seti, doğası gereği iç içe geçmiş (hiyerarşik) bir yapıya sahiptir. Araştırma tasarımı; anne, indeks çocuk (hasta) ve sağlıklı kardeşten elde edilen bildirimlerin tek bir "aile kümesi" altında toplanmasına dayanmaktadır. Aynı aileye mensup bireylerin paylaşılan genetik, çevresel ve sosyoekonomik faktörler nedeniyle benzer yanıtlar verme eğiliminde olması, klasik istatistiksel testlerin temelini oluşturan </w:t>
        </w:r>
        <w:r w:rsidDel="00000000" w:rsidR="00000000" w:rsidRPr="00000000">
          <w:rPr>
            <w:b w:val="1"/>
            <w:bCs w:val="1"/>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"gözlemlerin bağımsızlığı"</w:t>
        </w:r>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varsayımını ihlal etmektedir.</w:t>
        </w:r>
      </w:ins>
    </w:p>
    <w:p w:rsidR="00000000" w:rsidDel="00000000" w:rsidP="00000000" w:rsidRDefault="00000000" w:rsidRPr="00000000" w14:paraId="0000029C">
      <w:pPr>
        <w:spacing w:after="240" w:before="240" w:lineRule="auto"/>
        <w:rPr>
          <w:ins w:author="Özlem Murzoğlu" w:id="0" w:date="2026-07-30T13:31:59Z"/>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ins w:author="Özlem Murzoğlu" w:id="0" w:date="2026-07-30T13:31:59Z">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Bu metodolojik kısıtlılığı aşmak ve istatistiksel hata (tip-1 hata) riskini önlemek amacıyla çıkarımsal analizlerde sıradan testler yerine, aile içi yanıt benzerliğini (sınıf-içi korelasyon; ICC) hesaba katan </w:t>
        </w:r>
        <w:r w:rsidDel="00000000" w:rsidR="00000000" w:rsidRPr="00000000">
          <w:rPr>
            <w:b w:val="1"/>
            <w:bCs w:val="1"/>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çok düzeyli modeller (multilevel modeling)</w:t>
        </w:r>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ve aile bazında kümelenmiş standart hata tahminleri (cluster-robust standard errors) kullanılmıştır.</w:t>
        </w:r>
      </w:ins>
    </w:p>
    <w:p w:rsidR="00000000" w:rsidDel="00000000" w:rsidP="00000000" w:rsidRDefault="00000000" w:rsidRPr="00000000" w14:paraId="0000029D">
      <w:pPr>
        <w:spacing w:after="240" w:before="240" w:lineRule="auto"/>
        <w:rPr>
          <w:ins w:author="Özlem Murzoğlu" w:id="0" w:date="2026-07-30T13:31:59Z"/>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ins w:author="Özlem Murzoğlu" w:id="0" w:date="2026-07-30T13:31:59Z">
        <w:r w:rsidDel="00000000" w:rsidR="00000000" w:rsidRPr="00000000">
          <w:rPr>
            <w:b w:val="1"/>
            <w:bCs w:val="1"/>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Çoklu Bilgi Kaynağı (Multi-Informant) Değerlendirmesi</w:t>
        </w:r>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Çalışmada, aynı aile ikliminin ve ebeveynlik davranışlarının evdeki farklı bireyler tarafından nasıl algılandığını bütüncül olarak görebilmek için "çoklu bilgi kaynağı" (multi-informant) yaklaşımı benimsemiştir. Güncel alan yazınla uyumlu olarak; katılımcıların (anne, hasta çocuk, kardeş) verdikleri yanıtlar arasındaki düşük veya orta düzeyli uyuşmazlıklar basit bir "ölçüm hatası" olarak ele alınmamıştır. Aksine bu farklılıklar, her bir bireyin aile sistemi içindeki farklı rolünü ve kendi penceresinden algıladığı gerçekliği yansıtan, bağlama özgü değerli (geçerli) bilgiler olarak kabul edilmiştir.</w:t>
        </w:r>
      </w:ins>
    </w:p>
    <w:p w:rsidR="00000000" w:rsidDel="00000000" w:rsidP="00000000" w:rsidRDefault="00000000" w:rsidRPr="00000000" w14:paraId="000002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Özlem Murzoğlu" w:id="0" w:date="2026-07-30T13:31:59Z">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Çalışmanın veri yapısı iç içe geçmiş (hiyerarşik) özelliktedir. Her aile bir indeks çocuğu, bir kardeşi ve ortak anne bildirimini içerir. Aynı aileye ait çocuk satırları aile düzeyi değişkenleri paylaştığından, gözlemlerin bağımsızlığı varsayımı karşılanmaz. Bu nedenle çıkarımsal çözümlemeler, aile içi benzerliği (</w:delText>
        </w:r>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sınıf-içi korelasyon; ICC)</w:delText>
        </w:r>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hesaba katan çok düzeyli (</w:delText>
        </w:r>
        <w:r w:rsidDel="00000000" w:rsidR="00000000" w:rsidRPr="00000000">
          <w:rPr>
            <w:rtl w:val="0"/>
            <w:rPrChange w:author="Özlem Murzoğlu" w:id="1" w:date="2026-07-30T13:31:59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multilevel</w:delText>
        </w:r>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modellerle ya da aile bazında kümelenmiş standart hatalarla yürütülmüştür. Aynı ebeveynlik davranışı farklı aile üyelerince farklı konumlardan raporlanabildiğinden, çalışma çoklu bilgi kaynağı (</w:delText>
        </w:r>
        <w:r w:rsidDel="00000000" w:rsidR="00000000" w:rsidRPr="00000000">
          <w:rPr>
            <w:rtl w:val="0"/>
            <w:rPrChange w:author="Özlem Murzoğlu" w:id="1" w:date="2026-07-30T13:31:59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multi-informant</w:delText>
        </w:r>
        <w:r w:rsidDel="00000000" w:rsidR="00000000" w:rsidRPr="00000000">
          <w:rPr>
            <w:rtl w:val="0"/>
            <w:rPrChange w:author="Özlem Murzoğlu" w:id="1" w:date="2026-07-30T13:31:5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yaklaşımını benimsemiştir. Bu yaklaşımda bilgi verenler arasındaki düşük veya orta düzeyde örtüşme, yalnız ölçüm hatası değil; bağlama ve role özgü geçerli bilgi olarak da değerlendirilir</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 Los Reyes ve ark., 2015; Ferro ve ark., 2022).</w:t>
      </w:r>
    </w:p>
    <w:p w:rsidR="00000000" w:rsidDel="00000000" w:rsidP="00000000" w:rsidRDefault="00000000" w:rsidRPr="00000000" w14:paraId="000002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kolun raporlanmasında olgu–kontrol çalışmaları için </w:t>
      </w:r>
      <w:commentRangeStart w:id="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STROBE </w:t>
      </w:r>
      <w:commentRangeEnd w:id="2"/>
      <w:r w:rsidDel="00000000" w:rsidR="00000000" w:rsidRPr="00000000">
        <w:commentReference w:id="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(Vandenbroucke ve ark., 2007), nicel psikolojik araştırma için </w:t>
      </w:r>
      <w:commentRangeStart w:id="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JARS-Quant </w:t>
      </w:r>
      <w:commentRangeEnd w:id="3"/>
      <w:r w:rsidDel="00000000" w:rsidR="00000000" w:rsidRPr="00000000">
        <w:commentReference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(Appelbaum ve ark., 2018) ve öngörü/risk modelleri için </w:t>
      </w:r>
      <w:commentRangeStart w:id="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TRIPOD</w:t>
      </w:r>
      <w:commentRangeEnd w:id="4"/>
      <w:r w:rsidDel="00000000" w:rsidR="00000000" w:rsidRPr="00000000">
        <w:commentReference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(Collins ve ark., 2015) çerçeveleri esas alınmıştır. Nitel kolun raporlanmasında</w:t>
      </w:r>
      <w:commentRangeStart w:id="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COREQ </w:t>
      </w:r>
      <w:commentRangeEnd w:id="5"/>
      <w:r w:rsidDel="00000000" w:rsidR="00000000" w:rsidRPr="00000000">
        <w:commentReference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 ve ark., 2007), </w:t>
      </w:r>
      <w:commentRangeStart w:id="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SRQR</w:t>
      </w:r>
      <w:commentRangeEnd w:id="6"/>
      <w:r w:rsidDel="00000000" w:rsidR="00000000" w:rsidRPr="00000000">
        <w:commentReference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(O’Brien ve ark., 2014) ve </w:t>
      </w:r>
      <w:commentRangeStart w:id="7"/>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JARS-Qual </w:t>
      </w:r>
      <w:commentRangeEnd w:id="7"/>
      <w:r w:rsidDel="00000000" w:rsidR="00000000" w:rsidRPr="00000000">
        <w:commentReference w:id="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(Levitt ve ark., 2018) çerçeveleri kullanılmıştır. Karma bütünleştirmenin raporlanmasında ise </w:t>
      </w:r>
      <w:commentRangeStart w:id="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GRAMMS</w:t>
      </w:r>
      <w:commentRangeEnd w:id="8"/>
      <w:r w:rsidDel="00000000" w:rsidR="00000000" w:rsidRPr="00000000">
        <w:commentReference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(O’Cathain ve ark., 2008) çerçevesi esas alınmıştır.</w:t>
      </w:r>
    </w:p>
    <w:bookmarkStart w:colFirst="0" w:colLast="0" w:name="4g4za04sug1u" w:id="51"/>
    <w:bookmarkEnd w:id="51"/>
    <w:p w:rsidR="00000000" w:rsidDel="00000000" w:rsidP="00000000" w:rsidRDefault="00000000" w:rsidRPr="00000000" w14:paraId="000002A0">
      <w:pPr>
        <w:pStyle w:val="Heading2"/>
        <w:rPr/>
      </w:pPr>
      <w:r w:rsidDel="00000000" w:rsidR="00000000" w:rsidRPr="00000000">
        <w:rPr>
          <w:rtl w:val="0"/>
        </w:rPr>
        <w:t xml:space="preserve">3.2 Araştırma Soruları ve Hipotezler</w:t>
      </w:r>
    </w:p>
    <w:p w:rsidR="00000000" w:rsidDel="00000000" w:rsidP="00000000" w:rsidRDefault="00000000" w:rsidRPr="00000000" w14:paraId="000002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Araştırmanın temel sorusu, T1DM tanılı çocuğu olan ailelerde ebeveynlik tutumu, anne depresif belirtileri ve kardeş ilişkilerinin sağlıklı kontrol ailelerine göre nasıl örüntülendiği ve bu örüntülerin anne, hasta çocuk ve sağlıklı kardeş bakış açıları arasında nasıl ayrıştığıdır. Bu soru doğrultusunda önceden beş doğrulayıcı hipotez belirlenmiştir:</w:t>
      </w:r>
    </w:p>
    <w:p w:rsidR="00000000" w:rsidDel="00000000" w:rsidP="00000000" w:rsidRDefault="00000000" w:rsidRPr="00000000" w14:paraId="000002A2">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çocuklar ile sağlıklı kardeşlerinin algıladığı ebeveynlik tutumları kontrol grubundan farklılaşmaktadır (H1).</w:t>
      </w:r>
    </w:p>
    <w:p w:rsidR="00000000" w:rsidDel="00000000" w:rsidP="00000000" w:rsidRDefault="00000000" w:rsidRPr="00000000" w14:paraId="000002A3">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sıcaklık/yakınlık, statü/güç, çatışma ve rekabet boyutlarında gruplar arasında farklılaşmaktadır (H2).</w:t>
      </w:r>
    </w:p>
    <w:p w:rsidR="00000000" w:rsidDel="00000000" w:rsidP="00000000" w:rsidRDefault="00000000" w:rsidRPr="00000000" w14:paraId="000002A4">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Annelerin öz-bildirdiği ebeveynlik tutumları gruplar arasında farklılaşmaktadır (H3).</w:t>
      </w:r>
    </w:p>
    <w:p w:rsidR="00000000" w:rsidDel="00000000" w:rsidP="00000000" w:rsidRDefault="00000000" w:rsidRPr="00000000" w14:paraId="000002A5">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 düzeyi ebeveynlik tutumu boyutlarıyla ilişkilidir (H4).</w:t>
      </w:r>
    </w:p>
    <w:p w:rsidR="00000000" w:rsidDel="00000000" w:rsidP="00000000" w:rsidRDefault="00000000" w:rsidRPr="00000000" w14:paraId="000002A6">
      <w:pPr>
        <w:keepNext w:val="0"/>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öz-bildirimi ile çocuk algısı arasındaki diadik tutarlılık düşük düzeydedir (H5).</w:t>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hipotezlere ilişkin çözümleme modelleri İstatistiksel Analiz başlığında tanımlanmıştır. Nitel bölüm ise bu örüntüleri anne, hasta çocuk ve sağlıklı kardeş deneyimleri üzerinden bağlamsallaştırmayı amaçlamıştır.</w:t>
      </w:r>
    </w:p>
    <w:bookmarkStart w:colFirst="0" w:colLast="0" w:name="sfnde7pgcazp" w:id="52"/>
    <w:bookmarkEnd w:id="52"/>
    <w:p w:rsidR="00000000" w:rsidDel="00000000" w:rsidP="00000000" w:rsidRDefault="00000000" w:rsidRPr="00000000" w14:paraId="000002A8">
      <w:pPr>
        <w:pStyle w:val="Heading2"/>
        <w:rPr/>
      </w:pPr>
      <w:r w:rsidDel="00000000" w:rsidR="00000000" w:rsidRPr="00000000">
        <w:rPr>
          <w:rtl w:val="0"/>
        </w:rPr>
        <w:t xml:space="preserve">3.3 Çalışmanın Yeri ve Tarihi</w:t>
      </w:r>
    </w:p>
    <w:p w:rsidR="00000000" w:rsidDel="00000000" w:rsidP="00000000" w:rsidRDefault="00000000" w:rsidRPr="00000000" w14:paraId="000002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 çok merkezli olarak iki kurumda yürütülmüştür. Birincil koordinasyon merkezi T.C. Sağlık Bakanlığı Marmara Üniversitesi Eğitim ve Araştırma Hastanesi’dir. Hasta grubu bu kurumun Çocuk Endokrinoloji ve Diyabet Bilim Dalı’ndan, sağlıklı kontrol grubu ise aynı kurumun Hasta Çocuk Kliniği–Genel Pediatri polikliniğinden alınmıştır. İkinci merkez İstanbul Medeniyet Üniversitesi Göztepe Süleyman Yalçın Şehir Hastanesi Çocuk Endokrinoloji Polikliniği’dir; bu merkez yalnız hasta grubu alımına katkı vermiştir. Saha süreci Şubat 2023’te hasta alımıyla başlamış, Aralık 2025’te tamamlanmıştır; verilerin çözümlenmesi bunu izleyen dönemde yürütülmüştür. Anket uygulamaları ve nitel görüşmeler poliklinik ortamında </w:t>
      </w:r>
      <w:ins w:author="Özlem Murzoğlu" w:id="2" w:date="2026-07-30T13:42:1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(katılımcıların birbirlerinden ayrı odalarda </w:t>
        </w:r>
        <w:r w:rsidDel="00000000" w:rsidR="00000000" w:rsidRPr="00000000">
          <w:rPr>
            <w:rtl w:val="0"/>
            <w:rPrChange w:author="Özlem Murzoğlu" w:id="3" w:date="2026-07-30T13:42:1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ölçek cevaplama işlemini yapabilecekleri mahremiyet sağlanarak)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şekilde </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gerçekleştirilmiştir.</w:t>
      </w:r>
    </w:p>
    <w:bookmarkStart w:colFirst="0" w:colLast="0" w:name="c07ztw413njn" w:id="53"/>
    <w:bookmarkEnd w:id="53"/>
    <w:p w:rsidR="00000000" w:rsidDel="00000000" w:rsidP="00000000" w:rsidRDefault="00000000" w:rsidRPr="00000000" w14:paraId="000002AA">
      <w:pPr>
        <w:pStyle w:val="Heading2"/>
        <w:rPr/>
      </w:pPr>
      <w:r w:rsidDel="00000000" w:rsidR="00000000" w:rsidRPr="00000000">
        <w:rPr>
          <w:rtl w:val="0"/>
        </w:rPr>
        <w:t xml:space="preserve">3.4 Evren ve Örneklem</w:t>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Araştırmanın evrenini üç grup oluşturmuştur: tanımlanan iki merkezde izlenen 7–17 yaş aralığındaki T1DM tanılı çocuklar; </w:t>
      </w:r>
      <w:ins w:author="Özlem Murzoğlu" w:id="4" w:date="2026-07-30T13:44:34Z">
        <w:r w:rsidDel="00000000" w:rsidR="00000000" w:rsidRPr="00000000">
          <w:rPr>
            <w:rtl w:val="0"/>
            <w:rPrChange w:author="Özlem Murzoğlu" w:id="5" w:date="2026-07-30T13:44: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birinci merkezi genel çocuk polikliniğine</w:t>
        </w:r>
      </w:ins>
      <w:del w:author="Özlem Murzoğlu" w:id="4" w:date="2026-07-30T13:44:34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aynı kurumlar</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başvuran, kronik hastalığı olmayan sağlıklı kontrol çocukları; ve bu çocukların 7–17 yaş aralığındaki sağlıklı kardeşleri ile anneleri. Örneklem birimi ailedir; her aileden bir indeks çocuk, aynı ailenin bir sağlıklı kardeşi ve ortak bir anne çalışmaya alınmıştır.</w:t>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Çocuk-satırı düzeyinde her katılımcı dört rol etiketinden biriyle temsil edilmiştir: T1DM tanılı indeks çocuk, T1DM tanılı çocuğun sağlıklı kardeşi, sağlıklı kontrol indeks çocuğu ve sağlıklı kontrol çocuğunun sağlıklı kardeşi. Anne bildirimi ailenin indeks satırına gömülüdür. Final referans veri seti aile düzeyinde 241 aile, çocuk-satırı düzeyinde 482 çocuk gözlemi içermektedir. Rol dağılımı 120 T1DM tanılı indeks çocuk, 120 T1DM tanılı çocuğun sağlıklı kardeşi, 121 sağlıklı kontrol indeks çocuğu ve 121 sağlıklı kontrol kardeşi biçimindedir; böylece grup düzeyinde 240 T1DM ve 242 kontrol çocuk gözlemi elde edilmiştir. Kilitlenmiş kanonik veri tabanından aile düzeyi analiz tabanına, gruplara ve DM klinik alt-analiz katmanına geçişi özetleyen katılımcı akışı, epidemiyolojik raporlama kılavuzlarının önerdiği akış şeması biçiminde (Vandenbroucke ve ark., 2007) bulgular bölümündeki </w:t>
      </w:r>
      <w:hyperlink w:anchor="akt571w3n3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bookmarkStart w:colFirst="0" w:colLast="0" w:name="s84jdohmoazb" w:id="54"/>
    <w:bookmarkEnd w:id="54"/>
    <w:p w:rsidR="00000000" w:rsidDel="00000000" w:rsidP="00000000" w:rsidRDefault="00000000" w:rsidRPr="00000000" w14:paraId="000002AD">
      <w:pPr>
        <w:pStyle w:val="Heading3"/>
        <w:rPr/>
      </w:pPr>
      <w:r w:rsidDel="00000000" w:rsidR="00000000" w:rsidRPr="00000000">
        <w:rPr>
          <w:rtl w:val="0"/>
        </w:rPr>
        <w:t xml:space="preserve">3.4.1 Dahil edilme ve dışlanma ölçütleri</w:t>
      </w:r>
    </w:p>
    <w:p w:rsidR="00000000" w:rsidDel="00000000" w:rsidP="00000000" w:rsidRDefault="00000000" w:rsidRPr="00000000" w14:paraId="000002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grubu için dahil edilme ölçütleri şunlardır:</w:t>
      </w:r>
    </w:p>
    <w:p w:rsidR="00000000" w:rsidDel="00000000" w:rsidP="00000000" w:rsidRDefault="00000000" w:rsidRPr="00000000" w14:paraId="000002AF">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tanısı almış olmak;</w:t>
      </w:r>
    </w:p>
    <w:p w:rsidR="00000000" w:rsidDel="00000000" w:rsidP="00000000" w:rsidRDefault="00000000" w:rsidRPr="00000000" w14:paraId="000002B0">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7–17 yaş aralığında bulunmak;</w:t>
      </w:r>
    </w:p>
    <w:p w:rsidR="00000000" w:rsidDel="00000000" w:rsidP="00000000" w:rsidRDefault="00000000" w:rsidRPr="00000000" w14:paraId="000002B1">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yaş aralığında en az bir sağlıklı kardeşe sahip olmak;</w:t>
      </w:r>
    </w:p>
    <w:p w:rsidR="00000000" w:rsidDel="00000000" w:rsidP="00000000" w:rsidRDefault="00000000" w:rsidRPr="00000000" w14:paraId="000002B2">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iki ebeveynin hayatta </w:t>
      </w:r>
      <w:ins w:author="Özlem Murzoğlu" w:id="6" w:date="2026-07-30T13:46:1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 evli </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olması;</w:t>
      </w:r>
    </w:p>
    <w:p w:rsidR="00000000" w:rsidDel="00000000" w:rsidP="00000000" w:rsidRDefault="00000000" w:rsidRPr="00000000" w14:paraId="000002B3">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soruları anlayıp yanıtlayabilecek düzeyde Türkçe biliyor olmak.</w:t>
      </w:r>
    </w:p>
    <w:p w:rsidR="00000000" w:rsidDel="00000000" w:rsidP="00000000" w:rsidRDefault="00000000" w:rsidRPr="00000000" w14:paraId="000002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kontrol grubunda bu ölçütlere ek olarak çocuğun ve kardeşinin herhangi bir kronik hastalığının bulunmaması aranmıştır. Anneler için birincil bakım verenlerden biri olmak ve çocuklarıyla birlikte yaşamak koşulu getirilmiştir. Dışlanma nedenleri; T1DM dışında kronik hastalık veya engellilik bulunması, kardeşte kronik sağlık sorunu bulunması ve anne ya da babada engellilik bulunmasıdır. Katılımdan çekilme talebi, </w:t>
      </w:r>
      <w:ins w:author="Özlem Murzoğlu" w:id="7" w:date="2026-07-30T13:47:3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ölçekler</w:t>
        </w:r>
        <w:r w:rsidDel="00000000" w:rsidR="00000000" w:rsidRPr="00000000">
          <w:rPr>
            <w:rtl w:val="0"/>
            <w:rPrChange w:author="Özlem Murzoğlu" w:id="8" w:date="2026-07-30T13:47:3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de </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tutarsız </w:t>
      </w:r>
      <w:ins w:author="Özlem Murzoğlu" w:id="9" w:date="2026-07-30T13:47:3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 eksik </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yanıt örüntüsü </w:t>
      </w:r>
      <w:ins w:author="Özlem Murzoğlu" w:id="10" w:date="2026-07-30T13:47:51Z">
        <w:r w:rsidDel="00000000" w:rsidR="00000000" w:rsidRPr="00000000">
          <w:rPr>
            <w:rtl w:val="0"/>
            <w:rPrChange w:author="Özlem Murzoğlu" w:id="11" w:date="2026-07-30T13:47:5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olması </w:t>
        </w:r>
      </w:ins>
      <w:del w:author="Özlem Murzoğlu" w:id="10" w:date="2026-07-30T13:47:5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ya da araştırmacı kararıyla çıkarılma </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durumlarında ilgili gönüllünün verileri çözümlemeye alınmamıştır. Çözümlemeye alınan tüm ailelerde her iki ebeveyn hayattadır ve annelerin </w:t>
      </w:r>
      <w:ins w:author="Özlem Murzoğlu" w:id="12" w:date="2026-07-30T13:48:02Z">
        <w:r w:rsidDel="00000000" w:rsidR="00000000" w:rsidRPr="00000000">
          <w:rPr>
            <w:rtl w:val="0"/>
            <w:rPrChange w:author="Özlem Murzoğlu" w:id="13" w:date="2026-07-30T13:48:02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hepsi</w:t>
        </w:r>
      </w:ins>
      <w:del w:author="Özlem Murzoğlu" w:id="12" w:date="2026-07-30T13:48:02Z">
        <w:r w:rsidDel="00000000" w:rsidR="00000000" w:rsidRPr="00000000">
          <w:rPr>
            <w:rtl w:val="0"/>
            <w:rPrChange w:author="Özlem Murzoğlu" w:id="13" w:date="2026-07-30T13:48:02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büyük çoğunluğu</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evlidir</w:t>
      </w:r>
      <w:del w:author="Özlem Murzoğlu" w:id="14" w:date="2026-07-30T13:48:0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yalnızca iki ailede anne boşanmıştır</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Tüm T1DM olgularının tanı yaşı klinik olarak olası aralıktadır.</w:t>
      </w:r>
    </w:p>
    <w:bookmarkStart w:colFirst="0" w:colLast="0" w:name="n2agmw2149ob" w:id="55"/>
    <w:bookmarkEnd w:id="55"/>
    <w:p w:rsidR="00000000" w:rsidDel="00000000" w:rsidP="00000000" w:rsidRDefault="00000000" w:rsidRPr="00000000" w14:paraId="000002B5">
      <w:pPr>
        <w:pStyle w:val="Heading3"/>
        <w:rPr/>
      </w:pPr>
      <w:r w:rsidDel="00000000" w:rsidR="00000000" w:rsidRPr="00000000">
        <w:rPr>
          <w:rtl w:val="0"/>
        </w:rPr>
        <w:t xml:space="preserve">3.4.2 Örneklem büyüklüğü ve güç analizi</w:t>
      </w:r>
    </w:p>
    <w:p w:rsidR="00000000" w:rsidDel="00000000" w:rsidP="00000000" w:rsidRDefault="00000000" w:rsidRPr="00000000" w14:paraId="000002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ns w:author="Özlem Murzoğlu" w:id="15" w:date="2026-07-30T14:16:3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kol için birincil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 priori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örneklem büyüklüğü — yani veriyi toplamadan önce planlanan gerekli katılımcı sayısı — EMBU ve Kardeş İlişkileri Anketi alt ölçeklerinin her biri için hesaplanmıştır. Hesap, çift yönlü α = 0,05, %80 güç ve iki bağımsız grup ortalama karşılaştırması çerçevesinde (Cohen, 1988) açık kaynaklı OpenEpi (sürüm 3.01) yazılımıyla yapılmıştır (Dean ve ark., 2013). Beklenen etki büyüklüğü (orta ilâ büyük düzey; yaklaşık d = 0,5–0,8) ve grup varyansları, ebeveynlik tutumu ve kardeş ilişkisi alanındaki önceki Türkçe çalışmalardan alınmıştır. Bu varsayımlarla grup başına asgari örneklem, büyük etki (d = 0,8) için yaklaşık 25, orta etki (d = 0,5) için yaklaşık 64 bireydir. Alt ölçek puanlarındaki değişkenliği karşılamak için grup başına en az 30 bireylik bir taban benimsenmiştir. Ulaşılan final örneklem grup başına yaklaşık 120 aileyle, orta-etki (d = 0,5) gereksiniminin belirgin biçimde üzerindedir ve etik kurulun öngördüğü asgari sayıyı aşmaktadır. </w:t>
      </w:r>
      <w:ins w:author="Özlem Murzoğlu" w:id="15" w:date="2026-07-30T14:16:39Z">
        <w:r w:rsidDel="00000000" w:rsidR="00000000" w:rsidRPr="00000000">
          <w:rPr>
            <w:rtl w:val="0"/>
          </w:rPr>
        </w:r>
      </w:ins>
    </w:p>
    <w:p w:rsidR="00000000" w:rsidDel="00000000" w:rsidP="00000000" w:rsidRDefault="00000000" w:rsidRPr="00000000" w14:paraId="000002B7">
      <w:pPr>
        <w:spacing w:after="240" w:before="240" w:lineRule="auto"/>
        <w:rPr>
          <w:ins w:author="Özlem Murzoğlu" w:id="15" w:date="2026-07-30T14:16:39Z"/>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ins w:author="Özlem Murzoğlu" w:id="15" w:date="2026-07-30T14:16:39Z">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Yukarıda belirtilen güçlü örneklem hesabı, temelde iki grubun ortalama farklarını karşılaştırmak için geçerlidir. Dolayısıyla bu hesap; çalışmada yer alan çok maddeli yapısal eşitlik (WLSMV), aktör–partner (H2/H5) diadik doğrulayıcı faktör ve aile içi yuvalanmayı hesaba katan çok düzeyli modellerin gereksinimlerini doğrudan yansıtmaz. Bu karmaşık modeller için veri toplanmadan önce ayrı bir simülasyon (</w:t>
        </w:r>
        <w:r w:rsidDel="00000000" w:rsidR="00000000" w:rsidRPr="00000000">
          <w:rPr>
            <w:i w:val="1"/>
            <w:iCs w:val="1"/>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a priori</w:t>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yürütülmediğinden, mevcut örneklem bu testler açısından "sınırda" kabul edilmiş ve analizlerin güvenilirliği tasarıma dayalı şu iki temel dayanakla savunulmuştur:</w:t>
        </w:r>
      </w:ins>
    </w:p>
    <w:p w:rsidR="00000000" w:rsidDel="00000000" w:rsidP="00000000" w:rsidRDefault="00000000" w:rsidRPr="00000000" w14:paraId="000002B8">
      <w:pPr>
        <w:numPr>
          <w:ilvl w:val="0"/>
          <w:numId w:val="7"/>
        </w:numPr>
        <w:spacing w:after="0" w:afterAutospacing="0" w:before="240" w:lineRule="auto"/>
        <w:ind w:left="720" w:hanging="360"/>
        <w:jc w:val="left"/>
        <w:rPr>
          <w:ins w:author="Özlem Murzoğlu" w:id="15" w:date="2026-07-30T14:16:39Z"/>
        </w:rPr>
      </w:pPr>
      <w:ins w:author="Özlem Murzoğlu" w:id="15" w:date="2026-07-30T14:16:39Z">
        <w:r w:rsidDel="00000000" w:rsidR="00000000" w:rsidRPr="00000000">
          <w:rPr>
            <w:b w:val="1"/>
            <w:bCs w:val="1"/>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Küme Sayısı Avantajı:</w:t>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Çok düzeyli ve diadik modellerde istatistiksel gücü belirleyen asıl unsur, toplam birey sayısından ziyade küme (aile) sayısıdır. Çalışmada ulaşılan yaklaşık 240 ailelik küme sayısı, çok düzeyli modeller için literatürde önerilen kaba alt sınırların oldukça üzerindedir (Maas ve Hox, 2005).</w:t>
        </w:r>
      </w:ins>
    </w:p>
    <w:p w:rsidR="00000000" w:rsidDel="00000000" w:rsidP="00000000" w:rsidRDefault="00000000" w:rsidRPr="00000000" w14:paraId="000002B9">
      <w:pPr>
        <w:numPr>
          <w:ilvl w:val="0"/>
          <w:numId w:val="7"/>
        </w:numPr>
        <w:spacing w:after="240" w:before="0" w:beforeAutospacing="0" w:lineRule="auto"/>
        <w:ind w:left="720" w:hanging="360"/>
        <w:jc w:val="left"/>
        <w:rPr>
          <w:ins w:author="Özlem Murzoğlu" w:id="15" w:date="2026-07-30T14:16:39Z"/>
        </w:rPr>
      </w:pPr>
      <w:ins w:author="Özlem Murzoğlu" w:id="15" w:date="2026-07-30T14:16:39Z">
        <w:r w:rsidDel="00000000" w:rsidR="00000000" w:rsidRPr="00000000">
          <w:rPr>
            <w:b w:val="1"/>
            <w:bCs w:val="1"/>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Gözlenen Güç Yerine Alternatif Raporlama:</w:t>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Literatürle uyumlu olarak, analiz sonrasında "gözlenen (retrospektif) güç" hesaplanmamıştır; zira bu değer yalnızca </w:t>
        </w:r>
        <w:r w:rsidDel="00000000" w:rsidR="00000000" w:rsidRPr="00000000">
          <w:rPr>
            <w:i w:val="1"/>
            <w:iCs w:val="1"/>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p</w:t>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değerinin birebir dönüşümüdür ve ek bir bilimsel bilgi taşımaz (Hoenig ve Heisey, 2001). Bunun yerine, sonuçların belirsizliği doğrudan etki büyüklüğü güven aralıkları, </w:t>
        </w:r>
        <w:commentRangeStart w:id="9"/>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Bayesçi güvenilir aralıklar</w:t>
        </w:r>
        <w:commentRangeEnd w:id="9"/>
        <w:r w:rsidDel="00000000" w:rsidR="00000000" w:rsidRPr="00000000">
          <w:commentReference w:id="9"/>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ve eşdeğerlik</w:t>
        </w:r>
        <w:commentRangeStart w:id="10"/>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(TOST) s</w:t>
        </w:r>
        <w:commentRangeEnd w:id="10"/>
        <w:r w:rsidDel="00000000" w:rsidR="00000000" w:rsidRPr="00000000">
          <w:commentReference w:id="10"/>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ınırlarıyla raporlanmıştır. Ayrıca yapısal eşitlik ve çok düzeyli modeller için gerektiğinde </w:t>
        </w:r>
        <w:r w:rsidDel="00000000" w:rsidR="00000000" w:rsidRPr="00000000">
          <w:rPr>
            <w:i w:val="1"/>
            <w:iCs w:val="1"/>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simr</w:t>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ve </w:t>
        </w:r>
        <w:r w:rsidDel="00000000" w:rsidR="00000000" w:rsidRPr="00000000">
          <w:rPr>
            <w:i w:val="1"/>
            <w:iCs w:val="1"/>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pwr</w:t>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paketleri kullanılarak </w:t>
        </w:r>
        <w:commentRangeStart w:id="11"/>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Monte Carlo/simülasyon</w:t>
        </w:r>
        <w:commentRangeEnd w:id="11"/>
        <w:r w:rsidDel="00000000" w:rsidR="00000000" w:rsidRPr="00000000">
          <w:commentReference w:id="11"/>
        </w:r>
        <w:r w:rsidDel="00000000" w:rsidR="00000000" w:rsidRPr="00000000">
          <w:rPr>
            <w:rtl w:val="0"/>
            <w:rPrChange w:author="Özlem Murzoğlu" w:id="16" w:date="2026-07-30T14:16:3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temelli hassasiyet çözümlemeleri (Green ve MacLeod, 2016) tamamlayıcı kanıt olarak sunulmuştur.</w:t>
        </w:r>
      </w:ins>
    </w:p>
    <w:p w:rsidR="00000000" w:rsidDel="00000000" w:rsidP="00000000" w:rsidRDefault="00000000" w:rsidRPr="00000000" w14:paraId="000002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del w:author="Özlem Murzoğlu" w:id="15" w:date="2026-07-30T14:16:3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Özlem Murzoğlu" w:id="15" w:date="2026-07-30T14:16:3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Bu hesap iki grup ortalama farkı içindir; çok maddeli yapısal eşitlik (WLSMV), diadik doğrulayıcı faktör ve çok düzeyli modeller için ayrı bir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a priori</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güç simülasyonu yürütülmediğinden, örneklem bu daha karmaşık modeller açısından sınırda kabul edilmelidir.</w:delText>
        </w:r>
      </w:del>
    </w:p>
    <w:p w:rsidR="00000000" w:rsidDel="00000000" w:rsidP="00000000" w:rsidRDefault="00000000" w:rsidRPr="00000000" w14:paraId="000002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Özlem Murzoğlu" w:id="15" w:date="2026-07-30T14:16:3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Bu birincil güç hesabı iki grup ortalama farkı içindir; çalışmanın çok düzeyli (aile içi yuvalanma), yapısal eşitlik (H4) ve aktör–partner (H2/H5 diadik) modellerinin örneklem gereksinimini doğrudan yansıtmaz. Bu karmaşık modeller için ayrı bir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a priori</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güç hesabı yerine, tasarıma dayalı iki dayanak esas alınmıştır. Birincisi, çok düzeyli ve diadik modellerde asıl belirleyici toplam birey sayısından çok küme (aile) sayısıdır; yaklaşık 240 aileyle sağlanan küme sayısı, çok düzeyli modeller için önerilen kaba alt sınırların üzerindedir (Maas ve Hox, 2005). İkincisi, tek bir etki için gözlenen (retrospektif) güç hesaplamak yerine — gözlenen güç p değerinin birebir dönüşümü olduğundan ek bilgi taşımaz (Hoenig ve Heisey, 2001) — sonuçların belirsizliği doğrudan etki büyüklüğü güven aralıkları, Bayesçi güvenilir aralıklar ve eşdeğerlik (TOST) sınırlarıyla raporlanmıştır. Yapısal eşitlik ve çok düzeyli modeller için gerektiğinde </w:delTex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delText xml:space="preserve">simr</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ve </w:delTex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delText xml:space="preserve">pwr</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paketleriyle </w:delText>
        </w:r>
        <w:commentRangeStart w:id="1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Monte Carlo/simülasyon temelli </w:delText>
        </w:r>
        <w:commentRangeEnd w:id="12"/>
        <w:r w:rsidDel="00000000" w:rsidR="00000000" w:rsidRPr="00000000">
          <w:commentReference w:id="1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hassasiyet çözümlemesi tamamlayıcı olarak değerlendirilmiştir (Green ve MacLeod, 2016). </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Örneklemin yapısal olarak sınırlı kaldığı tek çözümleme, yalnız 39 T1DM indeks çocukta klinik HbA1c değerinin bulunduğu DM’ye özgü alt çözümlemelerdir; bu katman düşük güç nedeniyle doğrulayıcı değil, yalnız betimsel/keşifsel olarak konumlandırılmıştır.</w:t>
      </w:r>
    </w:p>
    <w:p w:rsidR="00000000" w:rsidDel="00000000" w:rsidP="00000000" w:rsidRDefault="00000000" w:rsidRPr="00000000" w14:paraId="000002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kolun örneklem büyüklüğü ise sayısal güç yerine bilgi gücü çerçevesiyle gerekçelendirilmiştir; ilgili değerlendirme nitel kolun kendi alt başlığında sunulmuştur.</w:t>
      </w:r>
    </w:p>
    <w:bookmarkStart w:colFirst="0" w:colLast="0" w:name="z6f53kww4o6j" w:id="56"/>
    <w:bookmarkEnd w:id="56"/>
    <w:p w:rsidR="00000000" w:rsidDel="00000000" w:rsidP="00000000" w:rsidRDefault="00000000" w:rsidRPr="00000000" w14:paraId="000002BD">
      <w:pPr>
        <w:pStyle w:val="Heading3"/>
        <w:rPr/>
      </w:pPr>
      <w:r w:rsidDel="00000000" w:rsidR="00000000" w:rsidRPr="00000000">
        <w:rPr>
          <w:rtl w:val="0"/>
        </w:rPr>
        <w:t xml:space="preserve">3.4.3 Örnekleme yöntemi</w:t>
      </w:r>
    </w:p>
    <w:p w:rsidR="00000000" w:rsidDel="00000000" w:rsidP="00000000" w:rsidRDefault="00000000" w:rsidRPr="00000000" w14:paraId="000002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kolda katılımcılar ardışık örneklemeyle alınmıştır: dahil edilme ölçütlerini karşılayan ve polikliniğe başvuran tüm ailelere katılım daveti yapılmıştır. Kontrol grubu, indeks çocukların yaş ve cinsiyet dağılımı bakımından karşılaştırılabilir sağlıklı çocuklar ve aileleri arasından oluşturulmuştur. Nitel alt örneklem ise ardışık/olasılıklı seçim yerine amaçlı örneklemeyle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purposive sampling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oluşturulmuş; bu örneklemin oluşturulması ve katılım süreci nitel kolun ilgili alt başlığında ayrıntılandırılmıştır.</w:t>
      </w:r>
    </w:p>
    <w:bookmarkStart w:colFirst="0" w:colLast="0" w:name="o74mkmkvma2j" w:id="57"/>
    <w:bookmarkEnd w:id="57"/>
    <w:p w:rsidR="00000000" w:rsidDel="00000000" w:rsidP="00000000" w:rsidRDefault="00000000" w:rsidRPr="00000000" w14:paraId="000002BF">
      <w:pPr>
        <w:pStyle w:val="Heading2"/>
        <w:rPr/>
      </w:pPr>
      <w:r w:rsidDel="00000000" w:rsidR="00000000" w:rsidRPr="00000000">
        <w:rPr>
          <w:rtl w:val="0"/>
        </w:rPr>
        <w:t xml:space="preserve">3.5 Değişkenler ve Tanımları</w:t>
      </w:r>
    </w:p>
    <w:p w:rsidR="00000000" w:rsidDel="00000000" w:rsidP="00000000" w:rsidRDefault="00000000" w:rsidRPr="00000000" w14:paraId="000002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değişkenleri, işlevlerine göre grup, sonuç ve eş değişkenler olarak yapılandırılmıştır. Birincil grup değişkeni, indeks ve kardeş çocukları birlikte temsil eden dört düzeyli rol faktörüdür; ikili karşılaştırmalarda tanı grubu (T1DM/kontrol) değişkeni kullanılmıştır. Sonuç değişkenleri; çocuğun algıladığı ebeveynlik tutumu alt ölçekleri, annenin öz-bildirdiği ebeveynlik tutumu alt ölçekleri, kardeş ilişkisi boyutları ve anne depresif belirti düzeyidir. Eş değişkenler (kovaryatlar) çocuk yaşı, çocuk cinsiyeti, anne yaşı, kardeşler arası yaş farkı, ailedeki çocuk sayısı ve sosyoekonomik durumdur. Tüm yaş ve süre alanları, ilgili anket tarihi ile doğum ya da tanı tarihi farkının 365,25’e bölünmesiyle yıl cinsinden türetilmiştir.</w:t>
      </w:r>
    </w:p>
    <w:p w:rsidR="00000000" w:rsidDel="00000000" w:rsidP="00000000" w:rsidRDefault="00000000" w:rsidRPr="00000000" w14:paraId="000002C1">
      <w:pPr>
        <w:spacing w:after="240" w:before="240" w:lineRule="auto"/>
        <w:rPr>
          <w:ins w:author="Özlem Murzoğlu" w:id="17" w:date="2026-07-30T14:26:34Z"/>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ins w:author="Özlem Murzoğlu" w:id="17" w:date="2026-07-30T14:26:34Z">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Çalışmada katılımcıların sosyoekonomik durumu tek bir değişkene indirgenmek yerine; eğitim, meslek ve maddi varlıkları eşzamanlı olarak kapsayan </w:t>
        </w:r>
        <w:r w:rsidDel="00000000" w:rsidR="00000000" w:rsidRPr="00000000">
          <w:rPr>
            <w:b w:val="1"/>
            <w:bCs w:val="1"/>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üç katmanlı bir kompozit (birleşik) yapı</w:t>
        </w:r>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üzerinden değerlendirilmiştir. Bu doğrultuda süreç şu adımlarla yürütülmüştür:</w:t>
        </w:r>
      </w:ins>
    </w:p>
    <w:p w:rsidR="00000000" w:rsidDel="00000000" w:rsidP="00000000" w:rsidRDefault="00000000" w:rsidRPr="00000000" w14:paraId="000002C2">
      <w:pPr>
        <w:numPr>
          <w:ilvl w:val="0"/>
          <w:numId w:val="11"/>
        </w:numPr>
        <w:spacing w:after="0" w:afterAutospacing="0" w:before="240" w:lineRule="auto"/>
        <w:ind w:left="720" w:hanging="360"/>
        <w:jc w:val="left"/>
        <w:rPr>
          <w:ins w:author="Özlem Murzoğlu" w:id="17" w:date="2026-07-30T14:26:34Z"/>
        </w:rPr>
      </w:pPr>
      <w:ins w:author="Özlem Murzoğlu" w:id="17" w:date="2026-07-30T14:26:34Z">
        <w:r w:rsidDel="00000000" w:rsidR="00000000" w:rsidRPr="00000000">
          <w:rPr>
            <w:b w:val="1"/>
            <w:bCs w:val="1"/>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ISEI ve Maddi Varlık Göstergeleri:</w:t>
        </w:r>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İlk aşamada, ebeveynlerin eğitim ve meslek bilgileri evrensel bir standart olan Uluslararası Sosyoekonomik İndeks'e (ISEI) dönüştürülmüştür (Ganzeboom ve Treiman, 1996). Modele yalnızca mesleki statü değil, ailenin ekonomik durumunu yansıtan "maddi varlık göstergeleri" de dahil edilmiştir.</w:t>
        </w:r>
      </w:ins>
    </w:p>
    <w:p w:rsidR="00000000" w:rsidDel="00000000" w:rsidP="00000000" w:rsidRDefault="00000000" w:rsidRPr="00000000" w14:paraId="000002C3">
      <w:pPr>
        <w:numPr>
          <w:ilvl w:val="0"/>
          <w:numId w:val="11"/>
        </w:numPr>
        <w:spacing w:after="0" w:afterAutospacing="0" w:before="0" w:beforeAutospacing="0" w:lineRule="auto"/>
        <w:ind w:left="720" w:hanging="360"/>
        <w:jc w:val="left"/>
        <w:rPr>
          <w:ins w:author="Özlem Murzoğlu" w:id="17" w:date="2026-07-30T14:26:34Z"/>
        </w:rPr>
      </w:pPr>
      <w:ins w:author="Özlem Murzoğlu" w:id="17" w:date="2026-07-30T14:26:34Z">
        <w:r w:rsidDel="00000000" w:rsidR="00000000" w:rsidRPr="00000000">
          <w:rPr>
            <w:b w:val="1"/>
            <w:bCs w:val="1"/>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Polikorik Temel Bileşenler Analizi (PCA):</w:t>
        </w:r>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Maddi varlıkları ölçen anket maddeleri sıralı (ordinal) yapıda olduğundan, puanlar basitçe toplanmamıştır. Bunun yerine, verinin bu sıralı doğasına istatistiksel olarak en uygun yöntem olan polikorik korelasyon matrisine dayalı bir </w:t>
        </w:r>
        <w:r w:rsidDel="00000000" w:rsidR="00000000" w:rsidRPr="00000000">
          <w:rPr>
            <w:i w:val="1"/>
            <w:iCs w:val="1"/>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Temel Bileşenler Analizi</w:t>
        </w:r>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uygulanarak ağırlıklandırılmış bir "maddi varlık indeksi" hesaplanmıştır.</w:t>
        </w:r>
      </w:ins>
    </w:p>
    <w:p w:rsidR="00000000" w:rsidDel="00000000" w:rsidP="00000000" w:rsidRDefault="00000000" w:rsidRPr="00000000" w14:paraId="000002C4">
      <w:pPr>
        <w:numPr>
          <w:ilvl w:val="0"/>
          <w:numId w:val="11"/>
        </w:numPr>
        <w:spacing w:after="240" w:before="0" w:beforeAutospacing="0" w:lineRule="auto"/>
        <w:ind w:left="720" w:hanging="360"/>
        <w:jc w:val="left"/>
        <w:rPr>
          <w:ins w:author="Özlem Murzoğlu" w:id="17" w:date="2026-07-30T14:26:34Z"/>
        </w:rPr>
      </w:pPr>
      <w:ins w:author="Özlem Murzoğlu" w:id="17" w:date="2026-07-30T14:26:34Z">
        <w:r w:rsidDel="00000000" w:rsidR="00000000" w:rsidRPr="00000000">
          <w:rPr>
            <w:b w:val="1"/>
            <w:bCs w:val="1"/>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Birincil Sosyoekonomik Kovaryat:</w:t>
        </w:r>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Çalışmanın asıl istatistiksel çözümlemelerinde, dış değişkenlerin (sosyoekonomik farkların) etkisini kontrol altında tutmak (adjusting) için doğrudan bu hesaplanan değerler kullanılmamıştır. Tüm bu göstergeler bir Doğrulayıcı Faktör Analizi (DFA) modeline sokulmuş ve ölçüm hatalarından arındırılmış bir </w:t>
        </w:r>
        <w:r w:rsidDel="00000000" w:rsidR="00000000" w:rsidRPr="00000000">
          <w:rPr>
            <w:b w:val="1"/>
            <w:bCs w:val="1"/>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gizil (latent) skor</w:t>
        </w:r>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üretilmiştir. Analizlerdeki temel sosyoekonomik kontrol değişkeni (kovaryat) bu latent skor olmuştur.</w:t>
        </w:r>
      </w:ins>
    </w:p>
    <w:p w:rsidR="00000000" w:rsidDel="00000000" w:rsidP="00000000" w:rsidRDefault="00000000" w:rsidRPr="00000000" w14:paraId="000002C5">
      <w:pPr>
        <w:spacing w:after="240" w:before="240" w:lineRule="auto"/>
        <w:rPr>
          <w:ins w:author="Özlem Murzoğlu" w:id="17" w:date="2026-07-30T14:26:34Z"/>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ins w:author="Özlem Murzoğlu" w:id="17" w:date="2026-07-30T14:26:34Z">
        <w:r w:rsidDel="00000000" w:rsidR="00000000" w:rsidRPr="00000000">
          <w:rPr>
            <w:b w:val="1"/>
            <w:bCs w:val="1"/>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Metodolojik Şeffaflık ve Duyarlılık (Sensitivity) Kontrolü</w:t>
        </w:r>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Ulaşılan bulguların, araştırmacının seçtiği spesifik ölçüm veya hesaplama yöntemine bağlı bir yanılsama olmadığını kanıtlamak (şeffaflık) amacıyla ek duyarlılık analizleri yürütülmüştür. Bu kapsamda veriler; klasik eş-ağırlıklı toplama yöntemiyle ve geleneksel Hollingshead tipi (Hollingshead, 1975) kompozit skorlarla yeniden üretilerek sonuçların dayanıklılığı test edilmiştir.</w:t>
        </w:r>
      </w:ins>
    </w:p>
    <w:p w:rsidR="00000000" w:rsidDel="00000000" w:rsidP="00000000" w:rsidRDefault="00000000" w:rsidRPr="00000000" w14:paraId="000002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del w:author="Özlem Murzoğlu" w:id="17" w:date="2026-07-30T14:26:34Z">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Sosyoekonomik durum; eğitim ve mesleğe dayalı uluslararası sosyoekonomik indeks (</w:delText>
        </w:r>
        <w:r w:rsidDel="00000000" w:rsidR="00000000" w:rsidRPr="00000000">
          <w:rPr>
            <w:rtl w:val="0"/>
            <w:rPrChange w:author="Özlem Murzoğlu" w:id="18" w:date="2026-07-30T14:26:34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International Socio-Economic Index</w:delText>
        </w:r>
        <w:r w:rsidDel="00000000" w:rsidR="00000000" w:rsidRPr="00000000">
          <w:rPr>
            <w:rtl w:val="0"/>
            <w:rPrChange w:author="Özlem Murzoğlu" w:id="18" w:date="2026-07-30T14:26:3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ISEI) (Ganzeboom ve Treiman, 1996) ile maddi varlık göstergelerini birlikte kullanan üç katmanlı bir kompozit hattıyla üretilmiştir. Maddi varlık indeksi, sıralı değişkenlere uygun bir temel bileşen analiziyle (polikorik) hesaplanmıştır. Şeffaflık amaçlı duyarlılık değişkenleri eş-ağırlıklı ve Hollingshead tipi kompozitlerle üretilmiş (Hollingshead, 1975); birincil sosyoekonomik kovaryat ise doğrulayıcı faktör analizine dayalı bir latent skorla temsil edilmiştir.</w:delText>
        </w:r>
      </w:del>
      <w:r w:rsidDel="00000000" w:rsidR="00000000" w:rsidRPr="00000000">
        <w:rPr>
          <w:rtl w:val="0"/>
        </w:rPr>
      </w:r>
    </w:p>
    <w:p w:rsidR="00000000" w:rsidDel="00000000" w:rsidP="00000000" w:rsidRDefault="00000000" w:rsidRPr="00000000" w14:paraId="000002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grubuna özgü klinik değişkenler tanı tarihi, diyabet süresi ve son ölçülmüş klinik HbA1c yüzdesidir. HbA1c yalnız T1DM tanılı indeks çocuk satırlarında tanımlıdır; kardeş, kontrol indeks ve kontrol kardeş satırlarında tasarım gereği yapısal olarak eksiktir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structural missing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Final veri setinde 120 T1DM indeks çocuğun 39’unda HbA1c değeri kayıtlıdır ve tüm değerler klinik olarak makul aralıktadır. Serbest metin biçimindeki tanımlayıcı olabilecek alanların ele alınışı Etik Hususlar başlığında açıklanmıştır.</w:t>
      </w:r>
    </w:p>
    <w:bookmarkStart w:colFirst="0" w:colLast="0" w:name="n2lqp02ujh00" w:id="58"/>
    <w:bookmarkEnd w:id="58"/>
    <w:p w:rsidR="00000000" w:rsidDel="00000000" w:rsidP="00000000" w:rsidRDefault="00000000" w:rsidRPr="00000000" w14:paraId="000002C8">
      <w:pPr>
        <w:pStyle w:val="Heading2"/>
        <w:rPr/>
      </w:pPr>
      <w:r w:rsidDel="00000000" w:rsidR="00000000" w:rsidRPr="00000000">
        <w:rPr>
          <w:rtl w:val="0"/>
        </w:rPr>
        <w:t xml:space="preserve">3.6 Veri Toplama Araçları</w:t>
      </w:r>
    </w:p>
    <w:p w:rsidR="00000000" w:rsidDel="00000000" w:rsidP="00000000" w:rsidRDefault="00000000" w:rsidRPr="00000000" w14:paraId="000002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Veriler, araştırmacı tarafından hazırlanan bir demografik ve tıbbi bilgi formu ile dört standart ölçme aracıyla toplanmıştır. Ölçeklerin madde metinleri telif nedeniyle burada tam olarak aktarılmamış; her aracın ne ölçtüğü, kim tarafından yanıtlandığı ve puanlama yapısı tanımlanmıştır. Basılı ölçek formları eklerde listelenmiştir.</w:t>
      </w:r>
    </w:p>
    <w:bookmarkStart w:colFirst="0" w:colLast="0" w:name="5kfwj44ewqm" w:id="59"/>
    <w:bookmarkEnd w:id="59"/>
    <w:p w:rsidR="00000000" w:rsidDel="00000000" w:rsidP="00000000" w:rsidRDefault="00000000" w:rsidRPr="00000000" w14:paraId="000002CA">
      <w:pPr>
        <w:pStyle w:val="Heading3"/>
        <w:rPr/>
      </w:pPr>
      <w:r w:rsidDel="00000000" w:rsidR="00000000" w:rsidRPr="00000000">
        <w:rPr>
          <w:rtl w:val="0"/>
        </w:rPr>
        <w:t xml:space="preserve">3.6.1 Demografik ve tıbbi bilgi formu</w:t>
      </w:r>
    </w:p>
    <w:p w:rsidR="00000000" w:rsidDel="00000000" w:rsidP="00000000" w:rsidRDefault="00000000" w:rsidRPr="00000000" w14:paraId="000002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 kimlik ve rol alanlarını, tarih ve türetilmiş süre alanlarını ve çocuk ile kardeş yapısına ilişkin bilgileri (çocuk sayısı, doğum sırası, cinsiyet) kapsar. Sosyoekonomik kovaryatlar (anne ve eş eğitim ve çalışma durumu, ev sahipliği, oda sayısı, araç sahipliği) ve tıbbi/klinik alanlar (annede ve eşte kronik hastalık, anne antidepresan kullanımı ve T1DM grubunda tanı tarihi, diyabet süresi, HbA1c) da forma dâhil edilmiştir. Serbest metin biçimindeki meslek ve hastalık/engel alanları, çözümleme öncesinde standart meslek ve hastalık kategorilerine dönüştürülmüştür.</w:t>
      </w:r>
    </w:p>
    <w:bookmarkStart w:colFirst="0" w:colLast="0" w:name="ghywnph4auc1" w:id="60"/>
    <w:bookmarkEnd w:id="60"/>
    <w:p w:rsidR="00000000" w:rsidDel="00000000" w:rsidP="00000000" w:rsidRDefault="00000000" w:rsidRPr="00000000" w14:paraId="000002CC">
      <w:pPr>
        <w:pStyle w:val="Heading3"/>
        <w:rPr/>
      </w:pPr>
      <w:r w:rsidDel="00000000" w:rsidR="00000000" w:rsidRPr="00000000">
        <w:rPr>
          <w:rtl w:val="0"/>
        </w:rPr>
        <w:t xml:space="preserve">3.6.2 Kısaltılmış Algılanan Ebeveyn Tutumları Ölçeği – Çocuk Formu (s-EMBU-C)</w:t>
      </w:r>
    </w:p>
    <w:p w:rsidR="00000000" w:rsidDel="00000000" w:rsidP="00000000" w:rsidRDefault="00000000" w:rsidRPr="00000000" w14:paraId="000002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 algıladığı anne tutumunu ölçen s-EMBU-C, kısaltılmış EMBU’nun çocuk-bildirim formudur (Arrindell ve ark., 2005; Castro ve ark., 1993). Formun Karşılaştırma alt ölçeğini içermeyen üç faktörlü sürümü, yetişkinlerin çocukluk dönemini anımsamasına dayalı retrospektif çerçevede Dirik ve arkadaşları tarafından Türkçeye kazandırılmış ve geçerlik-güvenirlik kanıtı sağlanmıştır (Dirik ve ark., 2015). Bu çalışmada ise form, ebeveyn tutumunu çocukların güncel algısı üzerinden ölçecek biçimde güncel zaman ifadesiyle uygulanmıştır. Ölçek 29 maddeden oluşur ve dörtlü Likert biçiminde (1 = en düşük sıklık; 4 = en yüksek sıklık) yanıtlanır; yüksek puan ilgili özelliğin daha güçlü algılandığını gösterir. Ölçek dört alt ölçek sunar: Duygusal Sıcaklık (9 madde), Aşırı Koruma (7 madde), Reddetme (8 madde) ve Karşılaştırma (5 madde).</w:t>
      </w:r>
    </w:p>
    <w:p w:rsidR="00000000" w:rsidDel="00000000" w:rsidP="00000000" w:rsidRDefault="00000000" w:rsidRPr="00000000" w14:paraId="000002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Özgün kısaltılmış EMBU üç alt ölçek (duygusal sıcaklık, reddetme, aşırı koruma) ve 23 madde içerir (Arrindell ve ark., 1999; Arrindell ve ark., 2005). Bu Türkçe uyarlamada söz konusu üç alt ölçek 24 maddeye karşılık gelir (Duygusal Sıcaklık 9, Aşırı Koruma 7, Reddetme 8). Çocuğu akranları ve kardeşleriyle —ağırlıklı olarak akademik/sosyal başarı ekseninde— karşılaştıran karşılaştırmacı ebeveyn tutumunu ölçen beş maddelik Karşılaştırma alt ölçeğinin Sümer, Gündoğdu-Aktürk ve Helvacı tarafından eklenmesiyle ölçek 24 + 5 = 29 maddeye ve dört alt ölçeğe genişler (Sümer ve ark., 2010). Ebeveynin çocuğu akran ve kardeşleriyle kıyaslamasını değerlendiren bu boyut, kardeş ilişkilerinin de incelendiği bu tasarımda karşılaştırmacı ebeveyn tutumunun ölçülmesine olanak tanıdığından forma dâhil edilmiştir.</w:t>
      </w:r>
    </w:p>
    <w:p w:rsidR="00000000" w:rsidDel="00000000" w:rsidP="00000000" w:rsidRDefault="00000000" w:rsidRPr="00000000" w14:paraId="000002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İçeriği izin verme yönünde olan tek çocuk-form maddesi (kanonik kodlamada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“Annen evin uzağında oynamana izin verir mi?”), aşırı koruma alt ölçeğiyle yön tutarlılığı sağlanacak biçimde ters puanlanarak saklanmıştır. Ebeveyn formunda (s-EMBU-P) karşılık gelen madde ise sözel olarak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zaten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aşırı koruma yönünde yazıldığından (“Oynarken evin yakınından ayrılmasına hiç izin vermem”) final kanonda ters puanlanmadan doğrudan kaydedilmiştir; iki formda da yüksek final puan daha yüksek aşırı korumaya karşılık gelir. Bu iki maddenin sözel yönü, ham kodlaması ve ters puanlama kararı </w:t>
      </w:r>
      <w:hyperlink w:anchor="w197wf4fxxt">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belgelenmiştir. Ölçek indeks ve kardeş çocuklarına ayrı ayrı uygulanmıştır. Bu dört alt ölçekli sürümün bu örneklemdeki faktör yapısı ve güvenirliği, birincil hipotez sınamalarından önce ayrı bir çalışma-içi psikometrik değerlendirme hattıyla incelenmiştir (bkz. Ölçme Araçlarının Psikometrik Değerlendirmesi).</w:t>
      </w:r>
    </w:p>
    <w:tbl>
      <w:tblPr>
        <w:tblStyle w:val="Table1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w197wf4fxxt" w:id="61"/>
          <w:bookmarkEnd w:id="61"/>
          <w:p w:rsidR="00000000" w:rsidDel="00000000" w:rsidP="00000000" w:rsidRDefault="00000000" w:rsidRPr="00000000" w14:paraId="000002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q25 maddesinin çocuk ve ebeveyn formlarında sözel yönü ve ters puanlama kararı. İki formda sözel yön zıt olduğundan yalnız çocuk maddesi ters puanlanır; her iki formda yüksek final puan daha yüksek aşırı korumayı gösterir.</w:t>
            </w:r>
          </w:p>
          <w:tbl>
            <w:tblPr>
              <w:tblStyle w:val="Table12"/>
              <w:tblW w:w="7916.0" w:type="dxa"/>
              <w:jc w:val="left"/>
              <w:tblLayout w:type="fixed"/>
              <w:tblLook w:val="0020"/>
            </w:tblPr>
            <w:tblGrid>
              <w:gridCol w:w="602"/>
              <w:gridCol w:w="516"/>
              <w:gridCol w:w="946"/>
              <w:gridCol w:w="946"/>
              <w:gridCol w:w="1119"/>
              <w:gridCol w:w="1291"/>
              <w:gridCol w:w="2496"/>
              <w:tblGridChange w:id="0">
                <w:tblGrid>
                  <w:gridCol w:w="602"/>
                  <w:gridCol w:w="516"/>
                  <w:gridCol w:w="946"/>
                  <w:gridCol w:w="946"/>
                  <w:gridCol w:w="1119"/>
                  <w:gridCol w:w="1291"/>
                  <w:gridCol w:w="2496"/>
                </w:tblGrid>
              </w:tblGridChange>
            </w:tblGrid>
            <w:tr>
              <w:trPr>
                <w:cantSplit w:val="0"/>
                <w:tblHeader w:val="1"/>
              </w:trPr>
              <w:tc>
                <w:tcPr/>
                <w:p w:rsidR="00000000" w:rsidDel="00000000" w:rsidP="00000000" w:rsidRDefault="00000000" w:rsidRPr="00000000" w14:paraId="000002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w:t>
                  </w:r>
                </w:p>
              </w:tc>
              <w:tc>
                <w:tcPr/>
                <w:p w:rsidR="00000000" w:rsidDel="00000000" w:rsidP="00000000" w:rsidRDefault="00000000" w:rsidRPr="00000000" w14:paraId="000002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2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ölçek</w:t>
                  </w:r>
                </w:p>
              </w:tc>
              <w:tc>
                <w:tcPr/>
                <w:p w:rsidR="00000000" w:rsidDel="00000000" w:rsidP="00000000" w:rsidRDefault="00000000" w:rsidRPr="00000000" w14:paraId="000002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Sözel yön</w:t>
                  </w:r>
                </w:p>
              </w:tc>
              <w:tc>
                <w:tcPr/>
                <w:p w:rsidR="00000000" w:rsidDel="00000000" w:rsidP="00000000" w:rsidRDefault="00000000" w:rsidRPr="00000000" w14:paraId="000002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 kodlama</w:t>
                  </w:r>
                </w:p>
              </w:tc>
              <w:tc>
                <w:tcPr/>
                <w:p w:rsidR="00000000" w:rsidDel="00000000" w:rsidP="00000000" w:rsidRDefault="00000000" w:rsidRPr="00000000" w14:paraId="000002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Ters puanlama</w:t>
                  </w:r>
                </w:p>
              </w:tc>
              <w:tc>
                <w:tcPr/>
                <w:p w:rsidR="00000000" w:rsidDel="00000000" w:rsidP="00000000" w:rsidRDefault="00000000" w:rsidRPr="00000000" w14:paraId="000002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final puanın anlamı</w:t>
                  </w:r>
                </w:p>
              </w:tc>
            </w:tr>
            <w:tr>
              <w:trPr>
                <w:cantSplit w:val="0"/>
                <w:tblHeader w:val="0"/>
              </w:trPr>
              <w:tc>
                <w:tcPr/>
                <w:p w:rsidR="00000000" w:rsidDel="00000000" w:rsidP="00000000" w:rsidRDefault="00000000" w:rsidRPr="00000000" w14:paraId="000002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q25</w:t>
                  </w:r>
                </w:p>
              </w:tc>
              <w:tc>
                <w:tcPr/>
                <w:p w:rsidR="00000000" w:rsidDel="00000000" w:rsidP="00000000" w:rsidRDefault="00000000" w:rsidRPr="00000000" w14:paraId="000002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(s-EMBU-C)</w:t>
                  </w:r>
                </w:p>
              </w:tc>
              <w:tc>
                <w:tcPr/>
                <w:p w:rsidR="00000000" w:rsidDel="00000000" w:rsidP="00000000" w:rsidRDefault="00000000" w:rsidRPr="00000000" w14:paraId="000002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02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İzin verme (“…izin verir mi?”)</w:t>
                  </w:r>
                </w:p>
              </w:tc>
              <w:tc>
                <w:tcPr/>
                <w:p w:rsidR="00000000" w:rsidDel="00000000" w:rsidP="00000000" w:rsidRDefault="00000000" w:rsidRPr="00000000" w14:paraId="000002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2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Daha yüksek aşırı koruma</w:t>
                  </w:r>
                </w:p>
              </w:tc>
            </w:tr>
            <w:tr>
              <w:trPr>
                <w:cantSplit w:val="0"/>
                <w:tblHeader w:val="0"/>
              </w:trPr>
              <w:tc>
                <w:tcPr/>
                <w:p w:rsidR="00000000" w:rsidDel="00000000" w:rsidP="00000000" w:rsidRDefault="00000000" w:rsidRPr="00000000" w14:paraId="000002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q25</w:t>
                  </w:r>
                </w:p>
              </w:tc>
              <w:tc>
                <w:tcPr/>
                <w:p w:rsidR="00000000" w:rsidDel="00000000" w:rsidP="00000000" w:rsidRDefault="00000000" w:rsidRPr="00000000" w14:paraId="000002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(s-EMBU-P)</w:t>
                  </w:r>
                </w:p>
              </w:tc>
              <w:tc>
                <w:tcPr/>
                <w:p w:rsidR="00000000" w:rsidDel="00000000" w:rsidP="00000000" w:rsidRDefault="00000000" w:rsidRPr="00000000" w14:paraId="000002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02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Kısıtlama (“…hiç izin vermem”)</w:t>
                  </w:r>
                </w:p>
              </w:tc>
              <w:tc>
                <w:tcPr/>
                <w:p w:rsidR="00000000" w:rsidDel="00000000" w:rsidP="00000000" w:rsidRDefault="00000000" w:rsidRPr="00000000" w14:paraId="000002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2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Yok</w:t>
                  </w:r>
                </w:p>
              </w:tc>
              <w:tc>
                <w:tcPr/>
                <w:p w:rsidR="00000000" w:rsidDel="00000000" w:rsidP="00000000" w:rsidRDefault="00000000" w:rsidRPr="00000000" w14:paraId="000002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Daha yüksek aşırı koruma</w:t>
                  </w:r>
                </w:p>
              </w:tc>
            </w:tr>
          </w:tbl>
          <w:p w:rsidR="00000000" w:rsidDel="00000000" w:rsidP="00000000" w:rsidRDefault="00000000" w:rsidRPr="00000000" w14:paraId="000002E6">
            <w:pPr>
              <w:rPr/>
            </w:pPr>
            <w:r w:rsidDel="00000000" w:rsidR="00000000" w:rsidRPr="00000000">
              <w:rPr>
                <w:rtl w:val="0"/>
              </w:rPr>
            </w:r>
          </w:p>
        </w:tc>
      </w:tr>
    </w:tbl>
    <w:bookmarkStart w:colFirst="0" w:colLast="0" w:name="n0925otr993s" w:id="62"/>
    <w:bookmarkEnd w:id="62"/>
    <w:p w:rsidR="00000000" w:rsidDel="00000000" w:rsidP="00000000" w:rsidRDefault="00000000" w:rsidRPr="00000000" w14:paraId="000002E7">
      <w:pPr>
        <w:pStyle w:val="Heading3"/>
        <w:rPr/>
      </w:pPr>
      <w:r w:rsidDel="00000000" w:rsidR="00000000" w:rsidRPr="00000000">
        <w:rPr>
          <w:rtl w:val="0"/>
        </w:rPr>
        <w:t xml:space="preserve">3.6.3 Kısaltılmış Algılanan Ebeveyn Tutumları Ölçeği – Ebeveyn Formu (s-EMBU-P)</w:t>
      </w:r>
    </w:p>
    <w:p w:rsidR="00000000" w:rsidDel="00000000" w:rsidP="00000000" w:rsidRDefault="00000000" w:rsidRPr="00000000" w14:paraId="000002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Annenin kendi ebeveynlik tutumunu öz-bildirimle değerlendiren s-EMBU-P, çocuk formuyla aynı madde sırasını ve dörtlü Likert biçimini paylaşan 29 maddelik ebeveyn-bildirim formudur ve aynı dört alt ölçeği (Duygusal Sıcaklık, Aşırı Koruma, Reddetme, Karşılaştırma) üretir (Arrindell ve ark., 2005). Form aile/indeks düzeyinde, anketi getiren indeks çocuk hedef alınarak yanıtlanmıştır. Ebeveyn ve çocuk formlarının madde düzeyinde eşlenik yapısı, anne öz-bildirimi ile çocuk algısı arasındaki diadik (anne ↔ çocuk) tutarlılık çözümlemesini doğrudan olanaklı kılar. Ebeveyn formu da çocuk formuyla eşlenik dört alt ölçekli yapısıyla bu örneklemde ayrı bir çalışma-içi psikometrik değerlendirmeye tabi tutulmuştur (bkz. Ölçme Araçlarının Psikometrik Değerlendirmesi).</w:t>
      </w:r>
    </w:p>
    <w:bookmarkStart w:colFirst="0" w:colLast="0" w:name="szibcogmdugh" w:id="63"/>
    <w:bookmarkEnd w:id="63"/>
    <w:p w:rsidR="00000000" w:rsidDel="00000000" w:rsidP="00000000" w:rsidRDefault="00000000" w:rsidRPr="00000000" w14:paraId="000002E9">
      <w:pPr>
        <w:pStyle w:val="Heading3"/>
        <w:rPr/>
      </w:pPr>
      <w:r w:rsidDel="00000000" w:rsidR="00000000" w:rsidRPr="00000000">
        <w:rPr>
          <w:rtl w:val="0"/>
        </w:rPr>
        <w:t xml:space="preserve">3.6.4 Kardeş İlişkileri Anketi</w:t>
      </w:r>
    </w:p>
    <w:p w:rsidR="00000000" w:rsidDel="00000000" w:rsidP="00000000" w:rsidRDefault="00000000" w:rsidRPr="00000000" w14:paraId="000002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ilişkisinin niteliğini çocuğun bakış açısından değerlendiren Kardeş İlişkileri Anketi, özgün olarak Furman ve Buhrmester (1985) tarafından geliştirilmiştir (Furman ve Buhrmester, 1985). Ölçeğin Türkçeye uyarlaması Apalaçi (1996) tarafından yapılmış ve çalışmada bu Türkçe uyarlama kullanılmıştır (Apalaçi, 1996). Türkçe kardeş ilişkileri ölçümüne ilişkin ek/karşılaştırmalı bir kaynak için ayrıca bkz. (Aktaş, 2017). Ölçek 48 maddeden oluşur ve beşli Likert biçiminde (1 = hemen hemen hiç; 5 = çok çok fazla) yanıtlanır; anketi hem indeks hem kardeş çocuk kendi bakış açısından doldurmuştur. Ölçek dört üst düzey boyut sunar: Sıcaklık/Yakınlık, Statü/Güç, Çatışma ve Rekabet. Ebeveyn karşılaştırmasını göreli yönde soran maddeler, puanlamada bu yön dikkate alınarak işlenmiştir.</w:t>
      </w:r>
    </w:p>
    <w:bookmarkStart w:colFirst="0" w:colLast="0" w:name="lre01o77tjy3" w:id="64"/>
    <w:bookmarkEnd w:id="64"/>
    <w:p w:rsidR="00000000" w:rsidDel="00000000" w:rsidP="00000000" w:rsidRDefault="00000000" w:rsidRPr="00000000" w14:paraId="000002EB">
      <w:pPr>
        <w:pStyle w:val="Heading3"/>
        <w:rPr/>
      </w:pPr>
      <w:r w:rsidDel="00000000" w:rsidR="00000000" w:rsidRPr="00000000">
        <w:rPr>
          <w:rtl w:val="0"/>
        </w:rPr>
        <w:t xml:space="preserve">3.6.5 Beck Depresyon Envanteri</w:t>
      </w:r>
    </w:p>
    <w:p w:rsidR="00000000" w:rsidDel="00000000" w:rsidP="00000000" w:rsidRDefault="00000000" w:rsidRPr="00000000" w14:paraId="000002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Annenin son bir haftadaki depresif belirti düzeyini ölçen Beck Depresyon Envanteri, Türkçe geçerlik ve güvenirlik çalışması temel alınarak uygulanmıştır (Hisli, 1989). Envanter 21 maddeden oluşur; her madde 0–3 arası puanlanır ve toplam puan 0–63 aralığındadır. Toplam puan tüm maddeler yanıtlandığında hesaplanmış, herhangi bir madde eksik olduğunda toplam puan eksik bırakılmıştır. Çözümlemelerde Beck toplam puanı öncelikle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sürekli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değişken olarak kullanılmıştır. Ayrık şiddet bantları (ör. minimal/hafif/orta/şiddetli), Türkçe literatürde tek bir yerleşik eşik kümesine dayanmadığından ve mevcut geçerlik kanıtı anne örneklemine doğrudan aktarılamadığından raporlanmamıştır. Yalnız keşifsel klinik-fayda çözümlemelerinde, Hisli’nin psikiyatri polikliniği örneklemindeki klinik ayırt etme çalışmasında kullanılan Beck toplam ≥ 17 kesme puanı (Hisli, 1988) operasyonel bir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ikili gösterge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alınmıştır; bu gösterge klinik tanı veya ileriye dönük risk anlamı taşımaz, yalnız güncel depresif belirti yükünün görece yüksek olduğu grubu betimsel olarak işaretler ve keşifsel yorumlanır.</w:t>
      </w:r>
    </w:p>
    <w:p w:rsidR="00000000" w:rsidDel="00000000" w:rsidP="00000000" w:rsidRDefault="00000000" w:rsidRPr="00000000" w14:paraId="000002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kolun yarı yapılandırılmış görüşme rehberi bir ölçme aracı niteliğinde olmadığından, nitel veri toplama sürecinin bir parçası olarak ilgili alt başlıkta tanımlanmıştır (bkz. Nitel Veri Toplama).</w:t>
      </w:r>
    </w:p>
    <w:bookmarkStart w:colFirst="0" w:colLast="0" w:name="clfl65lzhep2" w:id="65"/>
    <w:bookmarkEnd w:id="65"/>
    <w:p w:rsidR="00000000" w:rsidDel="00000000" w:rsidP="00000000" w:rsidRDefault="00000000" w:rsidRPr="00000000" w14:paraId="000002EE">
      <w:pPr>
        <w:pStyle w:val="Heading2"/>
        <w:rPr/>
      </w:pPr>
      <w:r w:rsidDel="00000000" w:rsidR="00000000" w:rsidRPr="00000000">
        <w:rPr>
          <w:rtl w:val="0"/>
        </w:rPr>
        <w:t xml:space="preserve">3.7 Ölçme Araçlarının Psikometrik Değerlendirmesi</w:t>
      </w:r>
    </w:p>
    <w:p w:rsidR="00000000" w:rsidDel="00000000" w:rsidP="00000000" w:rsidRDefault="00000000" w:rsidRPr="00000000" w14:paraId="000002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Kullanılan ebeveyn tutumu ölçeğinin, Karşılaştırma boyutu eklenmiş dört alt ölçekli sürümü Türkçe yazında daha önce de kullanılmıştır (Temel ve Altan Atalay, 2018). Bu sürüm, eşlenik anne–çocuk formlarıyla birlikte bir çalışmada da uygulanmıştır (Çalışkan Sarı ve Şahin Acar, 2018). Bununla birlikte, sürümün birincil hipotez sınamalarına güçlü bir metodolojik omurga sağlaması amacıyla, çocuk ve ebeveyn formlarının faktör yapısı ve güvenirliği bu örneklemde ayrıca teyit edici bir çalışma-içi psikometrik değerlendirmeye tabi tutulmuştur. Bu tercih iki tasarım gerekçesine dayanır: (i) her iki form, çocukların güncel algısını ve çocuğun kardeş/akranlarıyla karşılaştırılmasını da kapsayacak biçimde, beş maddelik Karşılaştırma alt ölçeğinin eklendiği dört faktörlü sürümde uygulanmıştır (Sümer ve ark., 2010); (ii) ölçüm özelliklerinin Tip 1 diyabetli ve kontrol ailelerindeki eşlenik anne–çocuk raporları bağlamında da geçerliğini teyit etmek amaçlanmıştır. Bu değerlendirme hattı, güncel ölçüm-değerlendirme </w:t>
      </w:r>
      <w:commentRangeStart w:id="13"/>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(COSMIN) ilkeleriyle</w:t>
      </w:r>
      <w:commentRangeEnd w:id="13"/>
      <w:r w:rsidDel="00000000" w:rsidR="00000000" w:rsidRPr="00000000">
        <w:commentReference w:id="1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uyumlu yürütülmüş ve ön-kayıt edilmiştir (Mokkink ve ark., 2018). Değerlendirme yöntemi aşağıda tanımlanmakta; özet bulgular Bulgular bölümünde, ayrıntılı bulgular ise Ek 7’de (</w:t>
      </w:r>
      <w:hyperlink w:anchor="h3wmnal10e3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Bölüm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raporlanmaktadır.</w:t>
      </w:r>
    </w:p>
    <w:bookmarkStart w:colFirst="0" w:colLast="0" w:name="20z8yisrt44b" w:id="66"/>
    <w:bookmarkEnd w:id="66"/>
    <w:p w:rsidR="00000000" w:rsidDel="00000000" w:rsidP="00000000" w:rsidRDefault="00000000" w:rsidRPr="00000000" w14:paraId="000002F0">
      <w:pPr>
        <w:pStyle w:val="Heading3"/>
        <w:rPr/>
      </w:pPr>
      <w:r w:rsidDel="00000000" w:rsidR="00000000" w:rsidRPr="00000000">
        <w:rPr>
          <w:rtl w:val="0"/>
        </w:rPr>
        <w:t xml:space="preserve">3.7.1 Madde düzeyi çözümleme ve güvenirlik</w:t>
      </w:r>
    </w:p>
    <w:p w:rsidR="00000000" w:rsidDel="00000000" w:rsidP="00000000" w:rsidRDefault="00000000" w:rsidRPr="00000000" w14:paraId="000002F1">
      <w:pPr>
        <w:spacing w:after="240" w:line="276" w:lineRule="auto"/>
        <w:rPr>
          <w:ins w:author="Özlem Murzoğlu" w:id="19" w:date="2026-07-30T14:41:03Z"/>
          <w:rFonts w:ascii="Arial" w:cs="Arial" w:eastAsia="Arial" w:hAnsi="Arial"/>
          <w:rPrChange w:author="Özlem Murzoğlu" w:id="20" w:date="2026-07-30T14:41:03Z">
            <w:rPr/>
          </w:rPrChange>
        </w:rPr>
      </w:pPr>
      <w:ins w:author="Özlem Murzoğlu" w:id="19" w:date="2026-07-30T14:41:03Z">
        <w:r w:rsidDel="00000000" w:rsidR="00000000" w:rsidRPr="00000000">
          <w:rPr>
            <w:rFonts w:ascii="Arial" w:cs="Arial" w:eastAsia="Arial" w:hAnsi="Arial"/>
            <w:rtl w:val="0"/>
            <w:rPrChange w:author="Özlem Murzoğlu" w:id="20" w:date="2026-07-30T14:41:03Z">
              <w:rPr/>
            </w:rPrChange>
          </w:rPr>
          <w:t xml:space="preserve">Çalışmada kullanılan alt ölçeklerin psikometrik özellikleri, geleneksel yöntemlerin ötesine geçilerek verinin doğasına uygun güncel yaklaşımlarla incelenmiştir. Bu süreç üç temel adımda yürütülmüştür:</w:t>
        </w:r>
      </w:ins>
    </w:p>
    <w:p w:rsidR="00000000" w:rsidDel="00000000" w:rsidP="00000000" w:rsidRDefault="00000000" w:rsidRPr="00000000" w14:paraId="000002F2">
      <w:pPr>
        <w:numPr>
          <w:ilvl w:val="0"/>
          <w:numId w:val="3"/>
        </w:numPr>
        <w:spacing w:after="240" w:line="276" w:lineRule="auto"/>
        <w:ind w:left="720" w:hanging="360"/>
        <w:rPr>
          <w:ins w:author="Özlem Murzoğlu" w:id="19" w:date="2026-07-30T14:41:03Z"/>
          <w:rFonts w:ascii="Arial" w:cs="Arial" w:eastAsia="Arial" w:hAnsi="Arial"/>
          <w:b w:val="1"/>
          <w:bCs w:val="1"/>
          <w:u w:val="none"/>
        </w:rPr>
      </w:pPr>
      <w:ins w:author="Özlem Murzoğlu" w:id="19" w:date="2026-07-30T14:41:03Z">
        <w:r w:rsidDel="00000000" w:rsidR="00000000" w:rsidRPr="00000000">
          <w:rPr>
            <w:rFonts w:ascii="Arial" w:cs="Arial" w:eastAsia="Arial" w:hAnsi="Arial"/>
            <w:b w:val="1"/>
            <w:bCs w:val="1"/>
            <w:rtl w:val="0"/>
            <w:rPrChange w:author="Özlem Murzoğlu" w:id="20" w:date="2026-07-30T14:41:03Z">
              <w:rPr/>
            </w:rPrChange>
          </w:rPr>
          <w:t xml:space="preserve"> Betimsel İstatistikler ve Dağılım Özellikleri</w:t>
        </w:r>
      </w:ins>
    </w:p>
    <w:p w:rsidR="00000000" w:rsidDel="00000000" w:rsidP="00000000" w:rsidRDefault="00000000" w:rsidRPr="00000000" w14:paraId="000002F3">
      <w:pPr>
        <w:spacing w:after="240" w:line="276" w:lineRule="auto"/>
        <w:rPr>
          <w:ins w:author="Özlem Murzoğlu" w:id="19" w:date="2026-07-30T14:41:03Z"/>
          <w:rFonts w:ascii="Arial" w:cs="Arial" w:eastAsia="Arial" w:hAnsi="Arial"/>
          <w:b w:val="1"/>
          <w:bCs w:val="1"/>
          <w:rPrChange w:author="Özlem Murzoğlu" w:id="20" w:date="2026-07-30T14:41:03Z">
            <w:rPr/>
          </w:rPrChange>
        </w:rPr>
      </w:pPr>
      <w:ins w:author="Özlem Murzoğlu" w:id="19" w:date="2026-07-30T14:41:03Z">
        <w:r w:rsidDel="00000000" w:rsidR="00000000" w:rsidRPr="00000000">
          <w:rPr>
            <w:rFonts w:ascii="Arial" w:cs="Arial" w:eastAsia="Arial" w:hAnsi="Arial"/>
            <w:rtl w:val="0"/>
            <w:rPrChange w:author="Özlem Murzoğlu" w:id="20" w:date="2026-07-30T14:41:03Z">
              <w:rPr/>
            </w:rPrChange>
          </w:rPr>
          <w:t xml:space="preserve">Her bir alt ölçek için madde düzeyinde ortalama, standart sapma, çarpıklık (skewness) ve basıklık (kurtosis) değerleri ile taban ve tavan etkisi oranları hesaplanmıştır. Verilerin sıralı (ordinal) doğası gereği ortaya çıkabilecek çarpık dağılım veya uçlarda yığılma (taban/tavan etkisi) durumları birer hata olarak görülmemiş; aksine, ileri analizlerde seçilecek kestirim yöntemlerini ve kategori kararlarını belirleyen temel metodolojik ölçütler olarak kullanılmıştır.</w:t>
        </w:r>
        <w:r w:rsidDel="00000000" w:rsidR="00000000" w:rsidRPr="00000000">
          <w:rPr>
            <w:rtl w:val="0"/>
          </w:rPr>
        </w:r>
      </w:ins>
    </w:p>
    <w:p w:rsidR="00000000" w:rsidDel="00000000" w:rsidP="00000000" w:rsidRDefault="00000000" w:rsidRPr="00000000" w14:paraId="000002F4">
      <w:pPr>
        <w:numPr>
          <w:ilvl w:val="0"/>
          <w:numId w:val="40"/>
        </w:numPr>
        <w:spacing w:after="240" w:line="276" w:lineRule="auto"/>
        <w:ind w:left="720" w:hanging="360"/>
        <w:rPr>
          <w:ins w:author="Özlem Murzoğlu" w:id="19" w:date="2026-07-30T14:41:03Z"/>
          <w:rFonts w:ascii="Arial" w:cs="Arial" w:eastAsia="Arial" w:hAnsi="Arial"/>
          <w:b w:val="1"/>
          <w:bCs w:val="1"/>
          <w:u w:val="none"/>
        </w:rPr>
      </w:pPr>
      <w:ins w:author="Özlem Murzoğlu" w:id="19" w:date="2026-07-30T14:41:03Z">
        <w:r w:rsidDel="00000000" w:rsidR="00000000" w:rsidRPr="00000000">
          <w:rPr>
            <w:rFonts w:ascii="Arial" w:cs="Arial" w:eastAsia="Arial" w:hAnsi="Arial"/>
            <w:b w:val="1"/>
            <w:bCs w:val="1"/>
            <w:rtl w:val="0"/>
            <w:rPrChange w:author="Özlem Murzoğlu" w:id="20" w:date="2026-07-30T14:41:03Z">
              <w:rPr/>
            </w:rPrChange>
          </w:rPr>
          <w:t xml:space="preserve">Modern Güvenilirlik Hesaplamaları (Mc</w:t>
        </w:r>
        <w:commentRangeStart w:id="14"/>
        <w:r w:rsidDel="00000000" w:rsidR="00000000" w:rsidRPr="00000000">
          <w:rPr>
            <w:rFonts w:ascii="Arial" w:cs="Arial" w:eastAsia="Arial" w:hAnsi="Arial"/>
            <w:b w:val="1"/>
            <w:bCs w:val="1"/>
            <w:rtl w:val="0"/>
            <w:rPrChange w:author="Özlem Murzoğlu" w:id="20" w:date="2026-07-30T14:41:03Z">
              <w:rPr/>
            </w:rPrChange>
          </w:rPr>
          <w:t xml:space="preserve">Donald's Omega)</w:t>
        </w:r>
        <w:commentRangeEnd w:id="14"/>
        <w:r w:rsidDel="00000000" w:rsidR="00000000" w:rsidRPr="00000000">
          <w:commentReference w:id="14"/>
        </w:r>
        <w:r w:rsidDel="00000000" w:rsidR="00000000" w:rsidRPr="00000000">
          <w:rPr>
            <w:rtl w:val="0"/>
          </w:rPr>
        </w:r>
      </w:ins>
    </w:p>
    <w:p w:rsidR="00000000" w:rsidDel="00000000" w:rsidP="00000000" w:rsidRDefault="00000000" w:rsidRPr="00000000" w14:paraId="000002F5">
      <w:pPr>
        <w:spacing w:after="240" w:line="276" w:lineRule="auto"/>
        <w:rPr>
          <w:ins w:author="Özlem Murzoğlu" w:id="19" w:date="2026-07-30T14:41:03Z"/>
          <w:rFonts w:ascii="Arial" w:cs="Arial" w:eastAsia="Arial" w:hAnsi="Arial"/>
          <w:rPrChange w:author="Özlem Murzoğlu" w:id="20" w:date="2026-07-30T14:41:03Z">
            <w:rPr/>
          </w:rPrChange>
        </w:rPr>
      </w:pPr>
      <w:ins w:author="Özlem Murzoğlu" w:id="19" w:date="2026-07-30T14:41:03Z">
        <w:r w:rsidDel="00000000" w:rsidR="00000000" w:rsidRPr="00000000">
          <w:rPr>
            <w:rFonts w:ascii="Arial" w:cs="Arial" w:eastAsia="Arial" w:hAnsi="Arial"/>
            <w:rtl w:val="0"/>
            <w:rPrChange w:author="Özlem Murzoğlu" w:id="20" w:date="2026-07-30T14:41:03Z">
              <w:rPr/>
            </w:rPrChange>
          </w:rPr>
          <w:t xml:space="preserve">Ölçeklerin güvenilirliği, literatürde sıklıkla eleştirilen ve verilerin tamamen normal dağıldığını ve her sorunun eşit ağırlıkta olduğu (tau-eşdeğerliği) varsayımına dayanan geleneksel Cronbach alfa katsayısıyla sınırlandırılmamıştır. Bunun yerine, sıralı veriler için çok daha güçlü sonuçlar veren polikorik korelasyon temelli </w:t>
        </w:r>
        <w:r w:rsidDel="00000000" w:rsidR="00000000" w:rsidRPr="00000000">
          <w:rPr>
            <w:rFonts w:ascii="Arial" w:cs="Arial" w:eastAsia="Arial" w:hAnsi="Arial"/>
            <w:b w:val="1"/>
            <w:bCs w:val="1"/>
            <w:rtl w:val="0"/>
            <w:rPrChange w:author="Özlem Murzoğlu" w:id="20" w:date="2026-07-30T14:41:03Z">
              <w:rPr/>
            </w:rPrChange>
          </w:rPr>
          <w:t xml:space="preserve">McDonald omega ($\omega$)</w:t>
        </w:r>
        <w:r w:rsidDel="00000000" w:rsidR="00000000" w:rsidRPr="00000000">
          <w:rPr>
            <w:rFonts w:ascii="Arial" w:cs="Arial" w:eastAsia="Arial" w:hAnsi="Arial"/>
            <w:rtl w:val="0"/>
            <w:rPrChange w:author="Özlem Murzoğlu" w:id="20" w:date="2026-07-30T14:41:03Z">
              <w:rPr/>
            </w:rPrChange>
          </w:rPr>
          <w:t xml:space="preserve"> katsayıları hesaplanmıştır. Sonuçların kararlılığını kanıtlamak amacıyla, bu katsayılar önyükleme (bootstrap) yöntemine dayalı güven aralıklarıyla birlikte raporlanmıştır (Dunn ve ark., 2014; Trizano-Hermosilla ve Alvarado, 2016).</w:t>
        </w:r>
      </w:ins>
    </w:p>
    <w:p w:rsidR="00000000" w:rsidDel="00000000" w:rsidP="00000000" w:rsidRDefault="00000000" w:rsidRPr="00000000" w14:paraId="000002F6">
      <w:pPr>
        <w:numPr>
          <w:ilvl w:val="0"/>
          <w:numId w:val="1"/>
        </w:numPr>
        <w:spacing w:after="240" w:line="276" w:lineRule="auto"/>
        <w:ind w:left="720" w:hanging="360"/>
        <w:rPr>
          <w:ins w:author="Özlem Murzoğlu" w:id="19" w:date="2026-07-30T14:41:03Z"/>
          <w:rFonts w:ascii="Arial" w:cs="Arial" w:eastAsia="Arial" w:hAnsi="Arial"/>
          <w:b w:val="1"/>
          <w:bCs w:val="1"/>
          <w:u w:val="none"/>
        </w:rPr>
      </w:pPr>
      <w:ins w:author="Özlem Murzoğlu" w:id="19" w:date="2026-07-30T14:41:03Z">
        <w:r w:rsidDel="00000000" w:rsidR="00000000" w:rsidRPr="00000000">
          <w:rPr>
            <w:rFonts w:ascii="Arial" w:cs="Arial" w:eastAsia="Arial" w:hAnsi="Arial"/>
            <w:b w:val="1"/>
            <w:bCs w:val="1"/>
            <w:rtl w:val="0"/>
            <w:rPrChange w:author="Özlem Murzoğlu" w:id="20" w:date="2026-07-30T14:41:03Z">
              <w:rPr/>
            </w:rPrChange>
          </w:rPr>
          <w:t xml:space="preserve"> Çok Düzeyli Güvenilirlik ve Madde Ayırt Ediciliği</w:t>
        </w:r>
      </w:ins>
    </w:p>
    <w:p w:rsidR="00000000" w:rsidDel="00000000" w:rsidP="00000000" w:rsidRDefault="00000000" w:rsidRPr="00000000" w14:paraId="000002F7">
      <w:pPr>
        <w:spacing w:after="240" w:line="276" w:lineRule="auto"/>
        <w:rPr>
          <w:ins w:author="Özlem Murzoğlu" w:id="19" w:date="2026-07-30T14:41:03Z"/>
          <w:rFonts w:ascii="Arial" w:cs="Arial" w:eastAsia="Arial" w:hAnsi="Arial"/>
          <w:rPrChange w:author="Özlem Murzoğlu" w:id="20" w:date="2026-07-30T14:41:03Z">
            <w:rPr/>
          </w:rPrChange>
        </w:rPr>
      </w:pPr>
      <w:ins w:author="Özlem Murzoğlu" w:id="19" w:date="2026-07-30T14:41:03Z">
        <w:r w:rsidDel="00000000" w:rsidR="00000000" w:rsidRPr="00000000">
          <w:rPr>
            <w:rFonts w:ascii="Arial" w:cs="Arial" w:eastAsia="Arial" w:hAnsi="Arial"/>
            <w:rtl w:val="0"/>
            <w:rPrChange w:author="Özlem Murzoğlu" w:id="20" w:date="2026-07-30T14:41:03Z">
              <w:rPr/>
            </w:rPrChange>
          </w:rPr>
          <w:t xml:space="preserve">Çocuk formundan elde edilen veriler "aile" sistemi içinde iç içe geçmiş (yuvalanmış) bir yapı sergilediği için, analizler bu bağımlılık durumu hesaba katılarak yapılmıştır. Bu doğrultuda güvenilirlik değerleri düz bir yapıda değil; "aile içi" ve "aile-arası" bileşenlerine ayrıştırılarak çok düzeyli olarak incelenmiştir. Ek olarak, ölçekteki her bir maddenin yapıya katkısını (madde ayırt ediciliğini) değerlendirmek için; düzeltilmiş madde-toplam korelasyonları ve ilgili madde modelden çıkarıldığında güvenilirlik katsayısında meydana gelen değişimler analiz edilmiştir.</w:t>
        </w:r>
      </w:ins>
    </w:p>
    <w:p w:rsidR="00000000" w:rsidDel="00000000" w:rsidP="00000000" w:rsidRDefault="00000000" w:rsidRPr="00000000" w14:paraId="000002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PrChange w:author="Özlem Murzoğlu" w:id="20" w:date="2026-07-30T14:41:0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del w:author="Özlem Murzoğlu" w:id="19" w:date="2026-07-30T14:41:03Z">
        <w:r w:rsidDel="00000000" w:rsidR="00000000" w:rsidRPr="00000000">
          <w:rPr>
            <w:rFonts w:ascii="Arial" w:cs="Arial" w:eastAsia="Arial" w:hAnsi="Arial"/>
            <w:rtl w:val="0"/>
            <w:rPrChange w:author="Özlem Murzoğlu" w:id="20" w:date="2026-07-30T14:41:0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Her alt ölçek için madde düzeyinde ortalama, standart sapma, çarpıklık, basıklık ile taban ve tavan etkisi oranları hesaplanmıştır. Sıralı verilerde çarpık dağılım ve taban/tavan yığılması, sonraki kestirim ve kategori kararlarını belirleyen ölçütler olarak kullanılmıştır. Güvenirlik yalnız Cronbach alfa katsayısıyla sınırlandırılmamıştır; tau-eşitliği varsayımına daha az bağımlı olan McDonald omega katsayıları, sıralı maddeler için polikorik korelasyon temelinde hesaplanmış ve önyükleme (</w:delText>
        </w:r>
        <w:r w:rsidDel="00000000" w:rsidR="00000000" w:rsidRPr="00000000">
          <w:rPr>
            <w:rFonts w:ascii="Arial" w:cs="Arial" w:eastAsia="Arial" w:hAnsi="Arial"/>
            <w:rtl w:val="0"/>
            <w:rPrChange w:author="Özlem Murzoğlu" w:id="20" w:date="2026-07-30T14:41:03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bootstrap</w:delText>
        </w:r>
        <w:r w:rsidDel="00000000" w:rsidR="00000000" w:rsidRPr="00000000">
          <w:rPr>
            <w:rFonts w:ascii="Arial" w:cs="Arial" w:eastAsia="Arial" w:hAnsi="Arial"/>
            <w:rtl w:val="0"/>
            <w:rPrChange w:author="Özlem Murzoğlu" w:id="20" w:date="2026-07-30T14:41:0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temelli güven aralıklarıyla raporlanmıştır (Dunn ve ark., 2014; Trizano-Hermosilla ve Alvarado, 2016). Çocuk formunun aile içinde yuvalanmış yapısı nedeniyle güvenirlik ayrıca aile içi ve aile-arası bileşenlerine ayrıştırılarak incelenmiştir. Madde ayırt ediciliği, düzeltilmiş madde-toplam korelasyonları ve madde çıkarıldığında güvenirlikteki değişimle değerlendirilmiştir.</w:delText>
        </w:r>
      </w:del>
      <w:r w:rsidDel="00000000" w:rsidR="00000000" w:rsidRPr="00000000">
        <w:rPr>
          <w:rtl w:val="0"/>
        </w:rPr>
      </w:r>
    </w:p>
    <w:bookmarkStart w:colFirst="0" w:colLast="0" w:name="aysu1r285rv7" w:id="67"/>
    <w:bookmarkEnd w:id="67"/>
    <w:p w:rsidR="00000000" w:rsidDel="00000000" w:rsidP="00000000" w:rsidRDefault="00000000" w:rsidRPr="00000000" w14:paraId="000002F9">
      <w:pPr>
        <w:pStyle w:val="Heading3"/>
        <w:rPr/>
      </w:pPr>
      <w:r w:rsidDel="00000000" w:rsidR="00000000" w:rsidRPr="00000000">
        <w:rPr>
          <w:rtl w:val="0"/>
        </w:rPr>
        <w:t xml:space="preserve">3.7.2 Faktör yapısının sınanması</w:t>
      </w:r>
    </w:p>
    <w:p w:rsidR="00000000" w:rsidDel="00000000" w:rsidP="00000000" w:rsidRDefault="00000000" w:rsidRPr="00000000" w14:paraId="000002FA">
      <w:pPr>
        <w:spacing w:after="240" w:before="240" w:lineRule="auto"/>
        <w:ind w:left="0" w:firstLine="0"/>
        <w:rPr>
          <w:ins w:author="Özlem Murzoğlu" w:id="21" w:date="2026-07-30T15:22:31Z"/>
          <w:b w:val="1"/>
          <w:bCs w:val="1"/>
          <w:rPrChange w:author="Özlem Murzoğlu" w:id="22" w:date="2026-07-30T15:22:31Z">
            <w:rPr/>
          </w:rPrChange>
        </w:rPr>
      </w:pPr>
      <w:ins w:author="Özlem Murzoğlu" w:id="21" w:date="2026-07-30T15:22:31Z">
        <w:r w:rsidDel="00000000" w:rsidR="00000000" w:rsidRPr="00000000">
          <w:rPr>
            <w:rtl w:val="0"/>
            <w:rPrChange w:author="Özlem Murzoğlu" w:id="22" w:date="2026-07-30T15:22:31Z">
              <w:rPr/>
            </w:rPrChange>
          </w:rPr>
          <w:t xml:space="preserve">Ölçeğin orijinal dört faktörlü yapısının bu araştırmanın örnekleminde geçerli olup olmadığı, veriye doğrudan doğrulayıcı bir model dayatılmadan önce aşamalı bir metodolojiyle sınanmıştır:</w:t>
        </w:r>
        <w:r w:rsidDel="00000000" w:rsidR="00000000" w:rsidRPr="00000000">
          <w:rPr>
            <w:b w:val="1"/>
            <w:bCs w:val="1"/>
            <w:rtl w:val="0"/>
            <w:rPrChange w:author="Özlem Murzoğlu" w:id="22" w:date="2026-07-30T15:22:31Z">
              <w:rPr/>
            </w:rPrChange>
          </w:rPr>
          <w:t xml:space="preserve"> </w:t>
        </w:r>
      </w:ins>
    </w:p>
    <w:p w:rsidR="00000000" w:rsidDel="00000000" w:rsidP="00000000" w:rsidRDefault="00000000" w:rsidRPr="00000000" w14:paraId="000002FB">
      <w:pPr>
        <w:numPr>
          <w:ilvl w:val="0"/>
          <w:numId w:val="9"/>
        </w:numPr>
        <w:spacing w:after="0" w:afterAutospacing="0" w:before="240" w:lineRule="auto"/>
        <w:ind w:left="720" w:hanging="360"/>
        <w:rPr>
          <w:ins w:author="Özlem Murzoğlu" w:id="21" w:date="2026-07-30T15:22:31Z"/>
          <w:u w:val="none"/>
        </w:rPr>
      </w:pPr>
      <w:ins w:author="Özlem Murzoğlu" w:id="21" w:date="2026-07-30T15:22:31Z">
        <w:r w:rsidDel="00000000" w:rsidR="00000000" w:rsidRPr="00000000">
          <w:rPr>
            <w:b w:val="1"/>
            <w:bCs w:val="1"/>
            <w:rtl w:val="0"/>
            <w:rPrChange w:author="Özlem Murzoğlu" w:id="22" w:date="2026-07-30T15:22:31Z">
              <w:rPr/>
            </w:rPrChange>
          </w:rPr>
          <w:t xml:space="preserve">Açımlayıcı (Keşfedici) Ön Tarama</w:t>
        </w:r>
        <w:r w:rsidDel="00000000" w:rsidR="00000000" w:rsidRPr="00000000">
          <w:rPr>
            <w:rtl w:val="0"/>
            <w:rPrChange w:author="Özlem Murzoğlu" w:id="22" w:date="2026-07-30T15:22:31Z">
              <w:rPr/>
            </w:rPrChange>
          </w:rPr>
          <w:t xml:space="preserve"> Analiz sürecine Doğrulayıcı Faktör Analizi (DFA) ile başlamak yerine, yapı öncelikle Keşfedici Faktör Analizi (AFA) ile taranmıştır. Bu aşamada; verinin faktörleşebilirliği Kaiser–Meyer–Olkin (KMO) örneklem yeterliliği ve Bartlett küresellik testleriyle değerlendirilmiştir. Çıkarılacak faktör sayısına karar verilirken basit kurallar yerine, polikorik korelasyon matrisi üzerinden </w:t>
        </w:r>
        <w:r w:rsidDel="00000000" w:rsidR="00000000" w:rsidRPr="00000000">
          <w:rPr>
            <w:b w:val="1"/>
            <w:bCs w:val="1"/>
            <w:rtl w:val="0"/>
            <w:rPrChange w:author="Özlem Murzoğlu" w:id="22" w:date="2026-07-30T15:22:31Z">
              <w:rPr/>
            </w:rPrChange>
          </w:rPr>
          <w:t xml:space="preserve">Paralel Analiz</w:t>
        </w:r>
        <w:r w:rsidDel="00000000" w:rsidR="00000000" w:rsidRPr="00000000">
          <w:rPr>
            <w:rtl w:val="0"/>
            <w:rPrChange w:author="Özlem Murzoğlu" w:id="22" w:date="2026-07-30T15:22:31Z">
              <w:rPr/>
            </w:rPrChange>
          </w:rPr>
          <w:t xml:space="preserve"> (Horn, 1965) ve </w:t>
        </w:r>
        <w:r w:rsidDel="00000000" w:rsidR="00000000" w:rsidRPr="00000000">
          <w:rPr>
            <w:b w:val="1"/>
            <w:bCs w:val="1"/>
            <w:rtl w:val="0"/>
            <w:rPrChange w:author="Özlem Murzoğlu" w:id="22" w:date="2026-07-30T15:22:31Z">
              <w:rPr/>
            </w:rPrChange>
          </w:rPr>
          <w:t xml:space="preserve">En Küçük Ortalama Kısmi (MAP)</w:t>
        </w:r>
        <w:r w:rsidDel="00000000" w:rsidR="00000000" w:rsidRPr="00000000">
          <w:rPr>
            <w:rtl w:val="0"/>
            <w:rPrChange w:author="Özlem Murzoğlu" w:id="22" w:date="2026-07-30T15:22:31Z">
              <w:rPr/>
            </w:rPrChange>
          </w:rPr>
          <w:t xml:space="preserve"> gibi güçlü istatistiksel ölçütler kullanılmış ve madde-faktör örüntüleri detaylıca incelenmiştir.</w:t>
        </w:r>
      </w:ins>
    </w:p>
    <w:p w:rsidR="00000000" w:rsidDel="00000000" w:rsidP="00000000" w:rsidRDefault="00000000" w:rsidRPr="00000000" w14:paraId="000002FC">
      <w:pPr>
        <w:numPr>
          <w:ilvl w:val="0"/>
          <w:numId w:val="9"/>
        </w:numPr>
        <w:spacing w:after="0" w:afterAutospacing="0" w:before="0" w:beforeAutospacing="0" w:lineRule="auto"/>
        <w:ind w:left="720" w:hanging="360"/>
        <w:rPr>
          <w:ins w:author="Özlem Murzoğlu" w:id="21" w:date="2026-07-30T15:22:31Z"/>
          <w:u w:val="none"/>
        </w:rPr>
      </w:pPr>
      <w:ins w:author="Özlem Murzoğlu" w:id="21" w:date="2026-07-30T15:22:31Z">
        <w:r w:rsidDel="00000000" w:rsidR="00000000" w:rsidRPr="00000000">
          <w:rPr>
            <w:b w:val="1"/>
            <w:bCs w:val="1"/>
            <w:rtl w:val="0"/>
            <w:rPrChange w:author="Özlem Murzoğlu" w:id="22" w:date="2026-07-30T15:22:31Z">
              <w:rPr/>
            </w:rPrChange>
          </w:rPr>
          <w:t xml:space="preserve">Doğrulayıcı Faktör Analizi (DFA) ve Model Karşılaştırmaları</w:t>
        </w:r>
        <w:r w:rsidDel="00000000" w:rsidR="00000000" w:rsidRPr="00000000">
          <w:rPr>
            <w:rtl w:val="0"/>
            <w:rPrChange w:author="Özlem Murzoğlu" w:id="22" w:date="2026-07-30T15:22:31Z">
              <w:rPr/>
            </w:rPrChange>
          </w:rPr>
          <w:t xml:space="preserve"> Ön taramanın ardından, toplanan verilerin dörtlü Likert (sıralı/ordinal) yapısına istatistiksel olarak en uygun kestirim yöntemi olan </w:t>
        </w:r>
        <w:commentRangeStart w:id="15"/>
        <w:r w:rsidDel="00000000" w:rsidR="00000000" w:rsidRPr="00000000">
          <w:rPr>
            <w:b w:val="1"/>
            <w:bCs w:val="1"/>
            <w:rtl w:val="0"/>
            <w:rPrChange w:author="Özlem Murzoğlu" w:id="22" w:date="2026-07-30T15:22:31Z">
              <w:rPr/>
            </w:rPrChange>
          </w:rPr>
          <w:t xml:space="preserve">WLSMV</w:t>
        </w:r>
        <w:r w:rsidDel="00000000" w:rsidR="00000000" w:rsidRPr="00000000">
          <w:rPr>
            <w:rtl w:val="0"/>
            <w:rPrChange w:author="Özlem Murzoğlu" w:id="22" w:date="2026-07-30T15:22:31Z">
              <w:rPr/>
            </w:rPrChange>
          </w:rPr>
          <w:t xml:space="preserve"> (Ağı</w:t>
        </w:r>
        <w:commentRangeEnd w:id="15"/>
        <w:r w:rsidDel="00000000" w:rsidR="00000000" w:rsidRPr="00000000">
          <w:commentReference w:id="15"/>
        </w:r>
        <w:r w:rsidDel="00000000" w:rsidR="00000000" w:rsidRPr="00000000">
          <w:rPr>
            <w:rtl w:val="0"/>
            <w:rPrChange w:author="Özlem Murzoğlu" w:id="22" w:date="2026-07-30T15:22:31Z">
              <w:rPr/>
            </w:rPrChange>
          </w:rPr>
          <w:t xml:space="preserve">rlıklı En Küçük Kareler Ortalama ve Varyans Düzeltmeli) tahmincisiyle Doğrulayıcı Faktör Analizi yürütülmüştür (Li, 2016). Hangi yapının örneklemi en iyi temsil ettiğini belirlemek amacıyla; tek faktörlü, dört faktörlü, ikinci düzey (second-order) ve </w:t>
        </w:r>
        <w:commentRangeStart w:id="16"/>
        <w:r w:rsidDel="00000000" w:rsidR="00000000" w:rsidRPr="00000000">
          <w:rPr>
            <w:rtl w:val="0"/>
            <w:rPrChange w:author="Özlem Murzoğlu" w:id="22" w:date="2026-07-30T15:22:31Z">
              <w:rPr/>
            </w:rPrChange>
          </w:rPr>
          <w:t xml:space="preserve">bifaktör</w:t>
        </w:r>
        <w:commentRangeEnd w:id="16"/>
        <w:r w:rsidDel="00000000" w:rsidR="00000000" w:rsidRPr="00000000">
          <w:commentReference w:id="16"/>
        </w:r>
        <w:r w:rsidDel="00000000" w:rsidR="00000000" w:rsidRPr="00000000">
          <w:rPr>
            <w:rtl w:val="0"/>
            <w:rPrChange w:author="Özlem Murzoğlu" w:id="22" w:date="2026-07-30T15:22:31Z">
              <w:rPr/>
            </w:rPrChange>
          </w:rPr>
          <w:t xml:space="preserve"> (bir genel ve özgül faktörlü) modeller kurularak birbirleriyle rekabet ettirilmiştir.</w:t>
        </w:r>
      </w:ins>
    </w:p>
    <w:p w:rsidR="00000000" w:rsidDel="00000000" w:rsidP="00000000" w:rsidRDefault="00000000" w:rsidRPr="00000000" w14:paraId="000002FD">
      <w:pPr>
        <w:numPr>
          <w:ilvl w:val="0"/>
          <w:numId w:val="9"/>
        </w:numPr>
        <w:spacing w:after="0" w:afterAutospacing="0" w:before="0" w:beforeAutospacing="0" w:lineRule="auto"/>
        <w:ind w:left="720" w:hanging="360"/>
        <w:rPr>
          <w:ins w:author="Özlem Murzoğlu" w:id="21" w:date="2026-07-30T15:22:31Z"/>
          <w:u w:val="none"/>
        </w:rPr>
      </w:pPr>
      <w:ins w:author="Özlem Murzoğlu" w:id="21" w:date="2026-07-30T15:22:31Z">
        <w:r w:rsidDel="00000000" w:rsidR="00000000" w:rsidRPr="00000000">
          <w:rPr>
            <w:b w:val="1"/>
            <w:bCs w:val="1"/>
            <w:rtl w:val="0"/>
            <w:rPrChange w:author="Özlem Murzoğlu" w:id="22" w:date="2026-07-30T15:22:31Z">
              <w:rPr/>
            </w:rPrChange>
          </w:rPr>
          <w:t xml:space="preserve">Model Uyum İndekslerinin Değerlendirilmesi</w:t>
        </w:r>
        <w:r w:rsidDel="00000000" w:rsidR="00000000" w:rsidRPr="00000000">
          <w:rPr>
            <w:rtl w:val="0"/>
            <w:rPrChange w:author="Özlem Murzoğlu" w:id="22" w:date="2026-07-30T15:22:31Z">
              <w:rPr/>
            </w:rPrChange>
          </w:rPr>
          <w:t xml:space="preserve"> Kurulan faktör yapılarının gözlenen veriyle ne kadar örtüştüğü (model uyumu), Ki-kare istatistiğinin yanı sıra literatürdeki standart indeksler üzerinden değerlendirilmiştir. Bu kapsamda; Karşılaştırmalı Uyum İndeksi (CFI), Tucker-Lewis İndeksi (TLI), Yaklaşık Hata Kareler Ortalamasının Karekökü (RMSEA, %90 güven aralığı ile) ve Standardize Artık Kareler Ortalamasının Karekökü (SRMR) incelenmiştir. Yüksek model uyumu için Hu ve Bentler (1999) tarafından önerilen yerleşik eşik ölçütleri (CFI ve TLI’nin 1’e; RMSEA ve SRMR’nin ise 0’a yaklaşması) temel alınmıştır.</w:t>
        </w:r>
      </w:ins>
    </w:p>
    <w:p w:rsidR="00000000" w:rsidDel="00000000" w:rsidP="00000000" w:rsidRDefault="00000000" w:rsidRPr="00000000" w14:paraId="000002FE">
      <w:pPr>
        <w:numPr>
          <w:ilvl w:val="0"/>
          <w:numId w:val="9"/>
        </w:numPr>
        <w:spacing w:after="240" w:before="0" w:beforeAutospacing="0" w:lineRule="auto"/>
        <w:ind w:left="720" w:hanging="360"/>
        <w:rPr>
          <w:ins w:author="Özlem Murzoğlu" w:id="21" w:date="2026-07-30T15:22:31Z"/>
          <w:u w:val="none"/>
        </w:rPr>
      </w:pPr>
      <w:ins w:author="Özlem Murzoğlu" w:id="21" w:date="2026-07-30T15:22:31Z">
        <w:r w:rsidDel="00000000" w:rsidR="00000000" w:rsidRPr="00000000">
          <w:rPr>
            <w:b w:val="1"/>
            <w:bCs w:val="1"/>
            <w:rtl w:val="0"/>
            <w:rPrChange w:author="Özlem Murzoğlu" w:id="22" w:date="2026-07-30T15:22:31Z">
              <w:rPr/>
            </w:rPrChange>
          </w:rPr>
          <w:t xml:space="preserve">Aile İçi Bağımlılık ve Çok Düzeyli Sınama</w:t>
        </w:r>
        <w:r w:rsidDel="00000000" w:rsidR="00000000" w:rsidRPr="00000000">
          <w:rPr>
            <w:rtl w:val="0"/>
            <w:rPrChange w:author="Özlem Murzoğlu" w:id="22" w:date="2026-07-30T15:22:31Z">
              <w:rPr/>
            </w:rPrChange>
          </w:rPr>
          <w:t xml:space="preserve"> Çocuk formundan elde edilen verilerin aile içinde yuvalanmış (bağımlı) yapısı, geçerlilik sınamalarında da göz ardı edilmemiştir. Bu bağımlılık durumu, sınıf-içi korelasyonun (ICC) hesaplanması ve aile numarasının (ID) kümeleme değişkeni olarak atanmasıyla, modele </w:t>
        </w:r>
        <w:r w:rsidDel="00000000" w:rsidR="00000000" w:rsidRPr="00000000">
          <w:rPr>
            <w:b w:val="1"/>
            <w:bCs w:val="1"/>
            <w:rtl w:val="0"/>
            <w:rPrChange w:author="Özlem Murzoğlu" w:id="22" w:date="2026-07-30T15:22:31Z">
              <w:rPr/>
            </w:rPrChange>
          </w:rPr>
          <w:t xml:space="preserve">Çok Düzeyli Doğrulayıcı Faktör Analizi (Multilevel CFA)</w:t>
        </w:r>
        <w:r w:rsidDel="00000000" w:rsidR="00000000" w:rsidRPr="00000000">
          <w:rPr>
            <w:rtl w:val="0"/>
            <w:rPrChange w:author="Özlem Murzoğlu" w:id="22" w:date="2026-07-30T15:22:31Z">
              <w:rPr/>
            </w:rPrChange>
          </w:rPr>
          <w:t xml:space="preserve"> formunda entegre edilmiştir.</w:t>
        </w:r>
      </w:ins>
    </w:p>
    <w:p w:rsidR="00000000" w:rsidDel="00000000" w:rsidP="00000000" w:rsidRDefault="00000000" w:rsidRPr="00000000" w14:paraId="000002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PrChange w:author="Özlem Murzoğlu" w:id="22" w:date="2026-07-30T15:22: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del w:author="Özlem Murzoğlu" w:id="21" w:date="2026-07-30T15:22:31Z">
        <w:r w:rsidDel="00000000" w:rsidR="00000000" w:rsidRPr="00000000">
          <w:rPr>
            <w:rtl w:val="0"/>
            <w:rPrChange w:author="Özlem Murzoğlu" w:id="22" w:date="2026-07-30T15:22: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Dört faktörlü yapının bu örneklemde geçerli olup olmadığı, doğrulayıcı analiz doğrudan dayatılmadan önce keşfedici faktör analiziyle taranmıştır. Bu tarama; faktörleştirilebilirlik (Kaiser–Meyer–Olkin [KMO] örneklem yeterliliği ve Bartlett küresellik ölçütleri), faktör sayısı (polikorik korelasyon matrisi üzerinde paralel çözümleme (Horn, 1965) ve en küçük ortalama kısmi ölçütü) ve madde-faktör örüntüsünü kapsamıştır. Ardından, dört düzeyli sıralı maddelere uygun ağırlıklı en küçük kareler ortalama-varyans düzeltmeli kestirim yöntemiyle (</w:delText>
        </w:r>
        <w:r w:rsidDel="00000000" w:rsidR="00000000" w:rsidRPr="00000000">
          <w:rPr>
            <w:rtl w:val="0"/>
            <w:rPrChange w:author="Özlem Murzoğlu" w:id="22" w:date="2026-07-30T15:22:31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Weighted Least Squares Mean and Variance adjusted</w:delText>
        </w:r>
        <w:r w:rsidDel="00000000" w:rsidR="00000000" w:rsidRPr="00000000">
          <w:rPr>
            <w:rtl w:val="0"/>
            <w:rPrChange w:author="Özlem Murzoğlu" w:id="22" w:date="2026-07-30T15:22: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WLSMV) doğrulayıcı faktör analizi yürütülmüştür (Li, 2016). Tek faktörlü, dört faktörlü, ikinci düzey ve bifaktör (bir genel + özgül faktörlü; </w:delText>
        </w:r>
        <w:r w:rsidDel="00000000" w:rsidR="00000000" w:rsidRPr="00000000">
          <w:rPr>
            <w:rtl w:val="0"/>
            <w:rPrChange w:author="Özlem Murzoğlu" w:id="22" w:date="2026-07-30T15:22:31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bifactor</w:delText>
        </w:r>
        <w:r w:rsidDel="00000000" w:rsidR="00000000" w:rsidRPr="00000000">
          <w:rPr>
            <w:rtl w:val="0"/>
            <w:rPrChange w:author="Özlem Murzoğlu" w:id="22" w:date="2026-07-30T15:22: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modeller birbirleriyle karşılaştırılmıştır. Kurulan faktör yapısının gözlenen veriyle ne kadar örtüştüğünü gösteren model uyumu; ki-kare istatistiğinin yanı sıra karşılaştırmalı uyum indeksi (CFI), Tucker-Lewis indeksi (TLI), yaklaşık hata kareler ortalamasının karekökü (RMSEA, %90 güven aralığı ile) ve standardize artık kareler ortalamasının karekökü (SRMR) üzerinden yerleşik eşik ölçütleriyle değerlendirilmiştir. Bu indeksler yüksek uyumda CFI/TLI’nin 1’e, RMSEA ve SRMR’nin ise sıfıra yaklaşmasını bekler (Hu ve Bentler, 1999). Çocuk formundaki aile içi bağımlılık; sınıf-içi korelasyonun hesaplanması ve aile numarasının kümeleme değişkeni alındığı çok düzeyli doğrulayıcı analizle ele alınmıştır.</w:delText>
        </w:r>
      </w:del>
      <w:r w:rsidDel="00000000" w:rsidR="00000000" w:rsidRPr="00000000">
        <w:rPr>
          <w:rtl w:val="0"/>
        </w:rPr>
      </w:r>
    </w:p>
    <w:bookmarkStart w:colFirst="0" w:colLast="0" w:name="nsngrfnogk0e" w:id="68"/>
    <w:bookmarkEnd w:id="68"/>
    <w:p w:rsidR="00000000" w:rsidDel="00000000" w:rsidP="00000000" w:rsidRDefault="00000000" w:rsidRPr="00000000" w14:paraId="00000300">
      <w:pPr>
        <w:pStyle w:val="Heading3"/>
        <w:rPr>
          <w:del w:author="Özlem Murzoğlu" w:id="23" w:date="2026-07-30T15:36:09Z"/>
        </w:rPr>
      </w:pPr>
      <w:r w:rsidDel="00000000" w:rsidR="00000000" w:rsidRPr="00000000">
        <w:rPr>
          <w:rtl w:val="0"/>
        </w:rPr>
        <w:t xml:space="preserve">3.7.3 Bayesçi doğrulayıcı analiz</w:t>
      </w:r>
      <w:del w:author="Özlem Murzoğlu" w:id="23" w:date="2026-07-30T15:36:09Z">
        <w:r w:rsidDel="00000000" w:rsidR="00000000" w:rsidRPr="00000000">
          <w:rPr>
            <w:rtl w:val="0"/>
          </w:rPr>
        </w:r>
      </w:del>
    </w:p>
    <w:p w:rsidR="00000000" w:rsidDel="00000000" w:rsidP="00000000" w:rsidRDefault="00000000" w:rsidRPr="00000000" w14:paraId="00000301">
      <w:pPr>
        <w:pStyle w:val="Heading3"/>
        <w:rPr>
          <w:del w:author="Özlem Murzoğlu" w:id="23" w:date="2026-07-30T15:36:09Z"/>
        </w:rPr>
        <w:pPrChange w:author="Özlem Murzoğlu" w:id="0" w:date="2026-07-30T15:36:09Z">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pPr>
        </w:pPrChange>
      </w:pPr>
      <w:del w:author="Özlem Murzoğlu" w:id="23" w:date="2026-07-30T15:36:09Z">
        <w:r w:rsidDel="00000000" w:rsidR="00000000" w:rsidRPr="00000000">
          <w:rPr>
            <w:rtl w:val="0"/>
          </w:rPr>
        </w:r>
      </w:del>
    </w:p>
    <w:p w:rsidR="00000000" w:rsidDel="00000000" w:rsidP="00000000" w:rsidRDefault="00000000" w:rsidRPr="00000000" w14:paraId="000003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del w:author="Özlem Murzoğlu" w:id="23" w:date="2026-07-30T15:36:09Z"/>
        </w:rPr>
      </w:pPr>
      <w:del w:author="Özlem Murzoğlu" w:id="23" w:date="2026-07-30T15:36:09Z">
        <w:r w:rsidDel="00000000" w:rsidR="00000000" w:rsidRPr="00000000">
          <w:rPr>
            <w:rtl w:val="0"/>
          </w:rPr>
        </w:r>
      </w:del>
    </w:p>
    <w:p w:rsidR="00000000" w:rsidDel="00000000" w:rsidP="00000000" w:rsidRDefault="00000000" w:rsidRPr="00000000" w14:paraId="00000303">
      <w:pPr>
        <w:spacing w:after="240" w:line="276" w:lineRule="auto"/>
        <w:rPr>
          <w:ins w:author="Özlem Murzoğlu" w:id="25" w:date="2026-07-30T15:33:43Z"/>
          <w:rFonts w:ascii="Arial" w:cs="Arial" w:eastAsia="Arial" w:hAnsi="Arial"/>
          <w:rPrChange w:author="Özlem Murzoğlu" w:id="26" w:date="2026-07-30T15:33:43Z">
            <w:rPr/>
          </w:rPrChange>
        </w:rPr>
      </w:pPr>
      <w:ins w:author="Özlem Murzoğlu" w:id="25" w:date="2026-07-30T15:33:43Z">
        <w:r w:rsidDel="00000000" w:rsidR="00000000" w:rsidRPr="00000000">
          <w:rPr>
            <w:rFonts w:ascii="Arial" w:cs="Arial" w:eastAsia="Arial" w:hAnsi="Arial"/>
            <w:rtl w:val="0"/>
            <w:rPrChange w:author="Özlem Murzoğlu" w:id="26" w:date="2026-07-30T15:33:43Z">
              <w:rPr/>
            </w:rPrChange>
          </w:rPr>
          <w:t xml:space="preserve">Görece küçük örneklem koşullarında, klasik Doğrulayıcı Faktör Analizi'nin (DFA) çapraz yükleri ve hata kovaryanslarını "kesinlikle sıfır" kabul eden katı varsayımı kısıtlayıcı olabilmektedir. Bu kısıtlılığı aşmak amacıyla, Muthén ve Asparouhov (2012) tarafından önerilen </w:t>
        </w:r>
        <w:r w:rsidDel="00000000" w:rsidR="00000000" w:rsidRPr="00000000">
          <w:rPr>
            <w:rFonts w:ascii="Arial" w:cs="Arial" w:eastAsia="Arial" w:hAnsi="Arial"/>
            <w:b w:val="1"/>
            <w:bCs w:val="1"/>
            <w:rtl w:val="0"/>
            <w:rPrChange w:author="Özlem Murzoğlu" w:id="26" w:date="2026-07-30T15:33:43Z">
              <w:rPr/>
            </w:rPrChange>
          </w:rPr>
          <w:t xml:space="preserve">Bayesçi Yapısal Eşitlik Modeli (BSEM)</w:t>
        </w:r>
        <w:r w:rsidDel="00000000" w:rsidR="00000000" w:rsidRPr="00000000">
          <w:rPr>
            <w:rFonts w:ascii="Arial" w:cs="Arial" w:eastAsia="Arial" w:hAnsi="Arial"/>
            <w:rtl w:val="0"/>
            <w:rPrChange w:author="Özlem Murzoğlu" w:id="26" w:date="2026-07-30T15:33:43Z">
              <w:rPr/>
            </w:rPrChange>
          </w:rPr>
          <w:t xml:space="preserve"> bir "ön-uçuş" (preflight) planı ve sağlamlık testi olarak kurgulanmıştır. BSEM yaklaşımında, bu ikincil parametreler zorla sıfıra eşitlenmek yerine, sıfır merkezli ve çok küçük varyanslı bilgi verici önseller (priors) kullanılarak "yaklaşık sıfıra" çekilmektedir.</w:t>
        </w:r>
      </w:ins>
    </w:p>
    <w:p w:rsidR="00000000" w:rsidDel="00000000" w:rsidP="00000000" w:rsidRDefault="00000000" w:rsidRPr="00000000" w14:paraId="00000304">
      <w:pPr>
        <w:spacing w:after="240" w:line="276" w:lineRule="auto"/>
        <w:rPr>
          <w:ins w:author="Özlem Murzoğlu" w:id="25" w:date="2026-07-30T15:33:43Z"/>
          <w:rFonts w:ascii="Arial" w:cs="Arial" w:eastAsia="Arial" w:hAnsi="Arial"/>
          <w:b w:val="1"/>
          <w:bCs w:val="1"/>
          <w:rPrChange w:author="Özlem Murzoğlu" w:id="26" w:date="2026-07-30T15:33:43Z">
            <w:rPr/>
          </w:rPrChange>
        </w:rPr>
      </w:pPr>
      <w:ins w:author="Özlem Murzoğlu" w:id="25" w:date="2026-07-30T15:33:43Z">
        <w:r w:rsidDel="00000000" w:rsidR="00000000" w:rsidRPr="00000000">
          <w:rPr>
            <w:rFonts w:ascii="Arial" w:cs="Arial" w:eastAsia="Arial" w:hAnsi="Arial"/>
            <w:b w:val="1"/>
            <w:bCs w:val="1"/>
            <w:rtl w:val="0"/>
            <w:rPrChange w:author="Özlem Murzoğlu" w:id="26" w:date="2026-07-30T15:33:43Z">
              <w:rPr/>
            </w:rPrChange>
          </w:rPr>
          <w:t xml:space="preserve">2. Önsel (Prior) Dağılımların Belirlenmesi</w:t>
        </w:r>
      </w:ins>
    </w:p>
    <w:p w:rsidR="00000000" w:rsidDel="00000000" w:rsidP="00000000" w:rsidRDefault="00000000" w:rsidRPr="00000000" w14:paraId="00000305">
      <w:pPr>
        <w:spacing w:after="240" w:line="276" w:lineRule="auto"/>
        <w:rPr>
          <w:ins w:author="Özlem Murzoğlu" w:id="25" w:date="2026-07-30T15:33:43Z"/>
          <w:rFonts w:ascii="Arial" w:cs="Arial" w:eastAsia="Arial" w:hAnsi="Arial"/>
          <w:rPrChange w:author="Özlem Murzoğlu" w:id="26" w:date="2026-07-30T15:33:43Z">
            <w:rPr/>
          </w:rPrChange>
        </w:rPr>
      </w:pPr>
      <w:ins w:author="Özlem Murzoğlu" w:id="25" w:date="2026-07-30T15:33:43Z">
        <w:r w:rsidDel="00000000" w:rsidR="00000000" w:rsidRPr="00000000">
          <w:rPr>
            <w:rFonts w:ascii="Arial" w:cs="Arial" w:eastAsia="Arial" w:hAnsi="Arial"/>
            <w:rtl w:val="0"/>
            <w:rPrChange w:author="Özlem Murzoğlu" w:id="26" w:date="2026-07-30T15:33:43Z">
              <w:rPr/>
            </w:rPrChange>
          </w:rPr>
          <w:t xml:space="preserve">Model sözdizimi ve yakınsama ölçütleri analiz öncesinde sabitlenmiş olup, analizde kullanılacak önsel (prior) sınıfları şu şekilde ayrıştırılmıştır:</w:t>
        </w:r>
      </w:ins>
    </w:p>
    <w:p w:rsidR="00000000" w:rsidDel="00000000" w:rsidP="00000000" w:rsidRDefault="00000000" w:rsidRPr="00000000" w14:paraId="00000306">
      <w:pPr>
        <w:numPr>
          <w:ilvl w:val="0"/>
          <w:numId w:val="42"/>
        </w:numPr>
        <w:spacing w:after="0" w:afterAutospacing="0" w:line="276" w:lineRule="auto"/>
        <w:ind w:left="720" w:hanging="360"/>
        <w:jc w:val="left"/>
        <w:rPr>
          <w:ins w:author="Özlem Murzoğlu" w:id="25" w:date="2026-07-30T15:33:43Z"/>
        </w:rPr>
      </w:pPr>
      <w:ins w:author="Özlem Murzoğlu" w:id="25" w:date="2026-07-30T15:33:43Z">
        <w:r w:rsidDel="00000000" w:rsidR="00000000" w:rsidRPr="00000000">
          <w:rPr>
            <w:rFonts w:ascii="Arial" w:cs="Arial" w:eastAsia="Arial" w:hAnsi="Arial"/>
            <w:b w:val="1"/>
            <w:bCs w:val="1"/>
            <w:rtl w:val="0"/>
            <w:rPrChange w:author="Özlem Murzoğlu" w:id="26" w:date="2026-07-30T15:33:43Z">
              <w:rPr/>
            </w:rPrChange>
          </w:rPr>
          <w:t xml:space="preserve">Birincil (Ana) Faktör Yükleri:</w:t>
        </w:r>
        <w:r w:rsidDel="00000000" w:rsidR="00000000" w:rsidRPr="00000000">
          <w:rPr>
            <w:rFonts w:ascii="Arial" w:cs="Arial" w:eastAsia="Arial" w:hAnsi="Arial"/>
            <w:rtl w:val="0"/>
            <w:rPrChange w:author="Özlem Murzoğlu" w:id="26" w:date="2026-07-30T15:33:43Z">
              <w:rPr/>
            </w:rPrChange>
          </w:rPr>
          <w:t xml:space="preserve"> Görece geniş bir bilgi verici önsel tanımlanmıştır, </w:t>
        </w:r>
        <w:r w:rsidDel="00000000" w:rsidR="00000000" w:rsidRPr="00000000">
          <w:rPr>
            <w:rFonts w:ascii="Arial" w:cs="Arial" w:eastAsia="Arial" w:hAnsi="Arial"/>
            <w:rtl w:val="0"/>
            <w:rPrChange w:author="Özlem Murzoğlu" w:id="26" w:date="2026-07-30T15:33:43Z">
              <w:rPr/>
            </w:rPrChange>
          </w:rPr>
          <w:t xml:space="preserve">(λ_ana ∼ Normal(0,5; 0,5))</w:t>
        </w:r>
        <w:r w:rsidDel="00000000" w:rsidR="00000000" w:rsidRPr="00000000">
          <w:rPr>
            <w:rtl w:val="0"/>
          </w:rPr>
        </w:r>
      </w:ins>
    </w:p>
    <w:p w:rsidR="00000000" w:rsidDel="00000000" w:rsidP="00000000" w:rsidRDefault="00000000" w:rsidRPr="00000000" w14:paraId="00000307">
      <w:pPr>
        <w:numPr>
          <w:ilvl w:val="0"/>
          <w:numId w:val="42"/>
        </w:numPr>
        <w:spacing w:after="0" w:afterAutospacing="0" w:line="276" w:lineRule="auto"/>
        <w:ind w:left="720" w:hanging="360"/>
        <w:jc w:val="left"/>
        <w:rPr>
          <w:ins w:author="Özlem Murzoğlu" w:id="25" w:date="2026-07-30T15:33:43Z"/>
        </w:rPr>
      </w:pPr>
      <w:ins w:author="Özlem Murzoğlu" w:id="25" w:date="2026-07-30T15:33:43Z">
        <w:r w:rsidDel="00000000" w:rsidR="00000000" w:rsidRPr="00000000">
          <w:rPr>
            <w:rFonts w:ascii="Arial" w:cs="Arial" w:eastAsia="Arial" w:hAnsi="Arial"/>
            <w:b w:val="1"/>
            <w:bCs w:val="1"/>
            <w:rtl w:val="0"/>
            <w:rPrChange w:author="Özlem Murzoğlu" w:id="26" w:date="2026-07-30T15:33:43Z">
              <w:rPr/>
            </w:rPrChange>
          </w:rPr>
          <w:t xml:space="preserve">Çapraz Yükler ve Artık (Hata) Kovaryansları:</w:t>
        </w:r>
        <w:r w:rsidDel="00000000" w:rsidR="00000000" w:rsidRPr="00000000">
          <w:rPr>
            <w:rFonts w:ascii="Arial" w:cs="Arial" w:eastAsia="Arial" w:hAnsi="Arial"/>
            <w:rtl w:val="0"/>
            <w:rPrChange w:author="Özlem Murzoğlu" w:id="26" w:date="2026-07-30T15:33:43Z">
              <w:rPr/>
            </w:rPrChange>
          </w:rPr>
          <w:t xml:space="preserve"> "Yaklaşık sıfır" varsayımını karşılamak için sıfır merkezli ve dar varyanslı önseller öngörülmüştür, </w:t>
        </w:r>
        <w:r w:rsidDel="00000000" w:rsidR="00000000" w:rsidRPr="00000000">
          <w:rPr>
            <w:rFonts w:ascii="Arial" w:cs="Arial" w:eastAsia="Arial" w:hAnsi="Arial"/>
            <w:rtl w:val="0"/>
            <w:rPrChange w:author="Özlem Murzoğlu" w:id="26" w:date="2026-07-30T15:33:43Z">
              <w:rPr/>
            </w:rPrChange>
          </w:rPr>
          <w:t xml:space="preserve">(ör. Normal(0; 0,01))</w:t>
        </w:r>
        <w:r w:rsidDel="00000000" w:rsidR="00000000" w:rsidRPr="00000000">
          <w:rPr>
            <w:rtl w:val="0"/>
          </w:rPr>
        </w:r>
      </w:ins>
    </w:p>
    <w:p w:rsidR="00000000" w:rsidDel="00000000" w:rsidP="00000000" w:rsidRDefault="00000000" w:rsidRPr="00000000" w14:paraId="00000308">
      <w:pPr>
        <w:numPr>
          <w:ilvl w:val="0"/>
          <w:numId w:val="42"/>
        </w:numPr>
        <w:spacing w:after="0" w:afterAutospacing="0" w:line="276" w:lineRule="auto"/>
        <w:ind w:left="720" w:hanging="360"/>
        <w:jc w:val="left"/>
        <w:rPr>
          <w:ins w:author="Özlem Murzoğlu" w:id="25" w:date="2026-07-30T15:33:43Z"/>
        </w:rPr>
      </w:pPr>
      <w:ins w:author="Özlem Murzoğlu" w:id="25" w:date="2026-07-30T15:33:43Z">
        <w:r w:rsidDel="00000000" w:rsidR="00000000" w:rsidRPr="00000000">
          <w:rPr>
            <w:rFonts w:ascii="Arial" w:cs="Arial" w:eastAsia="Arial" w:hAnsi="Arial"/>
            <w:b w:val="1"/>
            <w:bCs w:val="1"/>
            <w:rtl w:val="0"/>
            <w:rPrChange w:author="Özlem Murzoğlu" w:id="26" w:date="2026-07-30T15:33:43Z">
              <w:rPr/>
            </w:rPrChange>
          </w:rPr>
          <w:t xml:space="preserve">Yapısal Katsayılar:</w:t>
        </w:r>
        <w:r w:rsidDel="00000000" w:rsidR="00000000" w:rsidRPr="00000000">
          <w:rPr>
            <w:rFonts w:ascii="Arial" w:cs="Arial" w:eastAsia="Arial" w:hAnsi="Arial"/>
            <w:rtl w:val="0"/>
            <w:rPrChange w:author="Özlem Murzoğlu" w:id="26" w:date="2026-07-30T15:33:43Z">
              <w:rPr/>
            </w:rPrChange>
          </w:rPr>
          <w:t xml:space="preserve">β ∼ Normal(0; 1) </w:t>
        </w:r>
        <w:r w:rsidDel="00000000" w:rsidR="00000000" w:rsidRPr="00000000">
          <w:rPr>
            <w:rFonts w:ascii="Arial" w:cs="Arial" w:eastAsia="Arial" w:hAnsi="Arial"/>
            <w:rtl w:val="0"/>
            <w:rPrChange w:author="Özlem Murzoğlu" w:id="26" w:date="2026-07-30T15:33:43Z">
              <w:rPr/>
            </w:rPrChange>
          </w:rPr>
          <w:t xml:space="preserve">olarak belirlenmiştir.</w:t>
        </w:r>
      </w:ins>
    </w:p>
    <w:p w:rsidR="00000000" w:rsidDel="00000000" w:rsidP="00000000" w:rsidRDefault="00000000" w:rsidRPr="00000000" w14:paraId="00000309">
      <w:pPr>
        <w:numPr>
          <w:ilvl w:val="0"/>
          <w:numId w:val="42"/>
        </w:numPr>
        <w:spacing w:after="240" w:line="276" w:lineRule="auto"/>
        <w:ind w:left="720" w:hanging="360"/>
        <w:jc w:val="left"/>
        <w:rPr>
          <w:ins w:author="Özlem Murzoğlu" w:id="25" w:date="2026-07-30T15:33:43Z"/>
        </w:rPr>
      </w:pPr>
      <w:ins w:author="Özlem Murzoğlu" w:id="25" w:date="2026-07-30T15:33:43Z">
        <w:r w:rsidDel="00000000" w:rsidR="00000000" w:rsidRPr="00000000">
          <w:rPr>
            <w:rFonts w:ascii="Arial" w:cs="Arial" w:eastAsia="Arial" w:hAnsi="Arial"/>
            <w:b w:val="1"/>
            <w:bCs w:val="1"/>
            <w:rtl w:val="0"/>
            <w:rPrChange w:author="Özlem Murzoğlu" w:id="26" w:date="2026-07-30T15:33:43Z">
              <w:rPr/>
            </w:rPrChange>
          </w:rPr>
          <w:t xml:space="preserve">Eşik ve Latent Varyans/Ölçek Parametreleri:</w:t>
        </w:r>
        <w:r w:rsidDel="00000000" w:rsidR="00000000" w:rsidRPr="00000000">
          <w:rPr>
            <w:rFonts w:ascii="Arial" w:cs="Arial" w:eastAsia="Arial" w:hAnsi="Arial"/>
            <w:rtl w:val="0"/>
            <w:rPrChange w:author="Özlem Murzoğlu" w:id="26" w:date="2026-07-30T15:33:43Z">
              <w:rPr/>
            </w:rPrChange>
          </w:rPr>
          <w:t xml:space="preserve"> </w:t>
        </w:r>
        <w:r w:rsidDel="00000000" w:rsidR="00000000" w:rsidRPr="00000000">
          <w:rPr>
            <w:rFonts w:ascii="Arial" w:cs="Arial" w:eastAsia="Arial" w:hAnsi="Arial"/>
            <w:i w:val="1"/>
            <w:iCs w:val="1"/>
            <w:rtl w:val="0"/>
            <w:rPrChange w:author="Özlem Murzoğlu" w:id="26" w:date="2026-07-30T15:33:43Z">
              <w:rPr/>
            </w:rPrChange>
          </w:rPr>
          <w:t xml:space="preserve">blavaan</w:t>
        </w:r>
        <w:r w:rsidDel="00000000" w:rsidR="00000000" w:rsidRPr="00000000">
          <w:rPr>
            <w:rFonts w:ascii="Arial" w:cs="Arial" w:eastAsia="Arial" w:hAnsi="Arial"/>
            <w:rtl w:val="0"/>
            <w:rPrChange w:author="Özlem Murzoğlu" w:id="26" w:date="2026-07-30T15:33:43Z">
              <w:rPr/>
            </w:rPrChange>
          </w:rPr>
          <w:t xml:space="preserve"> paketinin varsayılan zayıf bilgi verici önselleri (weakly informative priors) kullanılmıştır.</w:t>
        </w:r>
      </w:ins>
    </w:p>
    <w:p w:rsidR="00000000" w:rsidDel="00000000" w:rsidP="00000000" w:rsidRDefault="00000000" w:rsidRPr="00000000" w14:paraId="0000030A">
      <w:pPr>
        <w:spacing w:after="240" w:line="276" w:lineRule="auto"/>
        <w:rPr>
          <w:ins w:author="Özlem Murzoğlu" w:id="25" w:date="2026-07-30T15:33:43Z"/>
          <w:rFonts w:ascii="Arial" w:cs="Arial" w:eastAsia="Arial" w:hAnsi="Arial"/>
          <w:b w:val="1"/>
          <w:bCs w:val="1"/>
          <w:rPrChange w:author="Özlem Murzoğlu" w:id="26" w:date="2026-07-30T15:33:43Z">
            <w:rPr/>
          </w:rPrChange>
        </w:rPr>
      </w:pPr>
      <w:ins w:author="Özlem Murzoğlu" w:id="25" w:date="2026-07-30T15:33:43Z">
        <w:r w:rsidDel="00000000" w:rsidR="00000000" w:rsidRPr="00000000">
          <w:rPr>
            <w:rFonts w:ascii="Arial" w:cs="Arial" w:eastAsia="Arial" w:hAnsi="Arial"/>
            <w:b w:val="1"/>
            <w:bCs w:val="1"/>
            <w:rtl w:val="0"/>
            <w:rPrChange w:author="Özlem Murzoğlu" w:id="26" w:date="2026-07-30T15:33:43Z">
              <w:rPr/>
            </w:rPrChange>
          </w:rPr>
          <w:t xml:space="preserve">3. Analizin Konumu ve Değerlendirme Ölçütleri</w:t>
        </w:r>
      </w:ins>
    </w:p>
    <w:p w:rsidR="00000000" w:rsidDel="00000000" w:rsidP="00000000" w:rsidRDefault="00000000" w:rsidRPr="00000000" w14:paraId="0000030B">
      <w:pPr>
        <w:spacing w:after="240" w:line="276" w:lineRule="auto"/>
        <w:rPr>
          <w:ins w:author="Özlem Murzoğlu" w:id="25" w:date="2026-07-30T15:33:43Z"/>
          <w:rFonts w:ascii="Arial" w:cs="Arial" w:eastAsia="Arial" w:hAnsi="Arial"/>
          <w:rPrChange w:author="Özlem Murzoğlu" w:id="26" w:date="2026-07-30T15:33:43Z">
            <w:rPr/>
          </w:rPrChange>
        </w:rPr>
      </w:pPr>
      <w:ins w:author="Özlem Murzoğlu" w:id="25" w:date="2026-07-30T15:33:43Z">
        <w:r w:rsidDel="00000000" w:rsidR="00000000" w:rsidRPr="00000000">
          <w:rPr>
            <w:rFonts w:ascii="Arial" w:cs="Arial" w:eastAsia="Arial" w:hAnsi="Arial"/>
            <w:rtl w:val="0"/>
            <w:rPrChange w:author="Özlem Murzoğlu" w:id="26" w:date="2026-07-30T15:33:43Z">
              <w:rPr/>
            </w:rPrChange>
          </w:rPr>
          <w:t xml:space="preserve">Bu Bayesçi yaklaşım, araştırmanın yeniden üretilebilir varsayılan çözümleme hattının (targets pipeline) ana parçası değil; yalnızca isteğe bağlı bir </w:t>
        </w:r>
        <w:r w:rsidDel="00000000" w:rsidR="00000000" w:rsidRPr="00000000">
          <w:rPr>
            <w:rFonts w:ascii="Arial" w:cs="Arial" w:eastAsia="Arial" w:hAnsi="Arial"/>
            <w:b w:val="1"/>
            <w:bCs w:val="1"/>
            <w:rtl w:val="0"/>
            <w:rPrChange w:author="Özlem Murzoğlu" w:id="26" w:date="2026-07-30T15:33:43Z">
              <w:rPr/>
            </w:rPrChange>
          </w:rPr>
          <w:t xml:space="preserve">psikometrik sağlamlık (robustness) adımı</w:t>
        </w:r>
        <w:r w:rsidDel="00000000" w:rsidR="00000000" w:rsidRPr="00000000">
          <w:rPr>
            <w:rFonts w:ascii="Arial" w:cs="Arial" w:eastAsia="Arial" w:hAnsi="Arial"/>
            <w:rtl w:val="0"/>
            <w:rPrChange w:author="Özlem Murzoğlu" w:id="26" w:date="2026-07-30T15:33:43Z">
              <w:rPr/>
            </w:rPrChange>
          </w:rPr>
          <w:t xml:space="preserve"> olarak konumlandırılmıştır. Bu nedenle, dördüncü hipotez (H4) için asıl doğrulayıcı bulgular klasik WLSMV kestirimi üzerinden raporlanmıştır (bkz. Bulgular, §H4).</w:t>
        </w:r>
      </w:ins>
    </w:p>
    <w:p w:rsidR="00000000" w:rsidDel="00000000" w:rsidP="00000000" w:rsidRDefault="00000000" w:rsidRPr="00000000" w14:paraId="0000030C">
      <w:pPr>
        <w:spacing w:after="240" w:line="276" w:lineRule="auto"/>
        <w:rPr>
          <w:ins w:author="Özlem Murzoğlu" w:id="25" w:date="2026-07-30T15:33:43Z"/>
          <w:rFonts w:ascii="Arial" w:cs="Arial" w:eastAsia="Arial" w:hAnsi="Arial"/>
          <w:rPrChange w:author="Özlem Murzoğlu" w:id="26" w:date="2026-07-30T15:33:43Z">
            <w:rPr/>
          </w:rPrChange>
        </w:rPr>
      </w:pPr>
      <w:ins w:author="Özlem Murzoğlu" w:id="25" w:date="2026-07-30T15:33:43Z">
        <w:r w:rsidDel="00000000" w:rsidR="00000000" w:rsidRPr="00000000">
          <w:rPr>
            <w:rFonts w:ascii="Arial" w:cs="Arial" w:eastAsia="Arial" w:hAnsi="Arial"/>
            <w:rtl w:val="0"/>
            <w:rPrChange w:author="Özlem Murzoğlu" w:id="26" w:date="2026-07-30T15:33:43Z">
              <w:rPr/>
            </w:rPrChange>
          </w:rPr>
          <w:t xml:space="preserve">BSEM örneklemesi yürütüldüğünde (sağlamlık testi olarak çalıştırıldığında), model uyumunun Sonsal Öngörücü Olasılık (Posterior Predictive </w:t>
        </w:r>
        <w:r w:rsidDel="00000000" w:rsidR="00000000" w:rsidRPr="00000000">
          <w:rPr>
            <w:rFonts w:ascii="Arial" w:cs="Arial" w:eastAsia="Arial" w:hAnsi="Arial"/>
            <w:i w:val="1"/>
            <w:iCs w:val="1"/>
            <w:rtl w:val="0"/>
            <w:rPrChange w:author="Özlem Murzoğlu" w:id="26" w:date="2026-07-30T15:33:43Z">
              <w:rPr/>
            </w:rPrChange>
          </w:rPr>
          <w:t xml:space="preserve">p</w:t>
        </w:r>
        <w:r w:rsidDel="00000000" w:rsidR="00000000" w:rsidRPr="00000000">
          <w:rPr>
            <w:rFonts w:ascii="Arial" w:cs="Arial" w:eastAsia="Arial" w:hAnsi="Arial"/>
            <w:rtl w:val="0"/>
            <w:rPrChange w:author="Özlem Murzoğlu" w:id="26" w:date="2026-07-30T15:33:43Z">
              <w:rPr/>
            </w:rPrChange>
          </w:rPr>
          <w:t xml:space="preserve">-value, PPP) değeriyle değerlendirilmesi ve yakınsama (convergence) tanı ölçütleriyle denetlenmesi tasarlanmıştır.</w:t>
        </w:r>
      </w:ins>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ns w:author="Özlem Murzoğlu" w:id="25" w:date="2026-07-30T15:33:43Z"/>
          <w:rPrChange w:author="Özlem Murzoğlu" w:id="26" w:date="2026-07-30T15:33:4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del w:author="Özlem Murzoğlu" w:id="25" w:date="2026-07-30T15:33:43Z">
        <w:r w:rsidDel="00000000" w:rsidR="00000000" w:rsidRPr="00000000">
          <w:rPr>
            <w:rFonts w:ascii="Arial" w:cs="Arial" w:eastAsia="Arial" w:hAnsi="Arial"/>
            <w:rtl w:val="0"/>
            <w:rPrChange w:author="Özlem Murzoğlu" w:id="26" w:date="2026-07-30T15:33:4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Görece küçük örneklem koşullarında, çapraz yüklemeleri ve hata kovaryanslarını kesin sıfır sayan klasik doğrulayıcı analizin kısıtları göz önünde bulundurulmuştur. Bu koşullarda söz konusu ikincil parametreleri kesin sıfıra sabitlemek yerine, sıfır merkezli ve çok küçük varyanslı bilgi verici önsellerle “yaklaşık sıfıra” çeken Bayesçi yapısal eşitlik modeli (BSEM), bir </w:delText>
        </w:r>
        <w:r w:rsidDel="00000000" w:rsidR="00000000" w:rsidRPr="00000000">
          <w:rPr>
            <w:rFonts w:ascii="Arial" w:cs="Arial" w:eastAsia="Arial" w:hAnsi="Arial"/>
            <w:rtl w:val="0"/>
            <w:rPrChange w:author="Özlem Murzoğlu" w:id="26" w:date="2026-07-30T15:33:43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ön-uçuş</w:delText>
        </w:r>
        <w:r w:rsidDel="00000000" w:rsidR="00000000" w:rsidRPr="00000000">
          <w:rPr>
            <w:rFonts w:ascii="Arial" w:cs="Arial" w:eastAsia="Arial" w:hAnsi="Arial"/>
            <w:rtl w:val="0"/>
            <w:rPrChange w:author="Özlem Murzoğlu" w:id="26" w:date="2026-07-30T15:33:4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(preflight) planı olarak tanımlanmıştır (Muthén ve Asparouhov, 2012). Bu planda önsel sınıfları ayrıştırılmıştır: birincil (ana) faktör yükleri için görece geniş bir bilgi verici önsel (λ_ana ∼ Normal(0,5; 0,5)); çapraz yükler ve artık (hata) kovaryanslar için ise sıfır merkezli, dar varyanslı “yaklaşık sıfır” önselleri (ör. Normal(0; 0,01)) öngörülmüştür. Yapısal katsayılar için β ∼ Normal(0; 1); eşik ile latent varyans/ölçek parametreleri için </w:delText>
        </w:r>
        <w:r w:rsidDel="00000000" w:rsidR="00000000" w:rsidRPr="00000000">
          <w:rPr>
            <w:rFonts w:ascii="Arial" w:cs="Arial" w:eastAsia="Arial" w:hAnsi="Arial"/>
            <w:rtl w:val="0"/>
            <w:rPrChange w:author="Özlem Murzoğlu" w:id="26" w:date="2026-07-30T15:33:43Z">
              <w:rPr>
                <w:rFonts w:ascii="Consolas" w:cs="Consolas" w:eastAsia="Consolas" w:hAnsi="Consolas"/>
                <w:b w:val="0"/>
                <w:bCs w:val="0"/>
                <w:i w:val="0"/>
                <w:iCs w:val="0"/>
                <w:smallCaps w:val="0"/>
                <w:strike w:val="0"/>
                <w:color w:val="000000"/>
                <w:sz w:val="22"/>
                <w:szCs w:val="22"/>
                <w:u w:val="none"/>
                <w:shd w:fill="auto" w:val="clear"/>
                <w:vertAlign w:val="baseline"/>
              </w:rPr>
            </w:rPrChange>
          </w:rPr>
          <w:delText xml:space="preserve">blavaan</w:delText>
        </w:r>
        <w:r w:rsidDel="00000000" w:rsidR="00000000" w:rsidRPr="00000000">
          <w:rPr>
            <w:rFonts w:ascii="Arial" w:cs="Arial" w:eastAsia="Arial" w:hAnsi="Arial"/>
            <w:rtl w:val="0"/>
            <w:rPrChange w:author="Özlem Murzoğlu" w:id="26" w:date="2026-07-30T15:33:4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varsayılan zayıf bilgi verici önselleri kullanılacak biçimde, model sözdizimi ve yakınsama ölçütleri analiz öncesinde sabitlenmiştir. </w:delText>
        </w:r>
      </w:del>
      <w:ins w:author="Özlem Murzoğlu" w:id="25" w:date="2026-07-30T15:33:43Z">
        <w:r w:rsidDel="00000000" w:rsidR="00000000" w:rsidRPr="00000000">
          <w:rPr>
            <w:rtl w:val="0"/>
          </w:rPr>
        </w:r>
      </w:ins>
    </w:p>
    <w:p w:rsidR="00000000" w:rsidDel="00000000" w:rsidP="00000000" w:rsidRDefault="00000000" w:rsidRPr="00000000" w14:paraId="000003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tl w:val="0"/>
        </w:rPr>
      </w:r>
    </w:p>
    <w:bookmarkStart w:colFirst="0" w:colLast="0" w:name="2ophfewzobmu" w:id="69"/>
    <w:bookmarkEnd w:id="69"/>
    <w:p w:rsidR="00000000" w:rsidDel="00000000" w:rsidP="00000000" w:rsidRDefault="00000000" w:rsidRPr="00000000" w14:paraId="0000030F">
      <w:pPr>
        <w:pStyle w:val="Heading3"/>
        <w:rPr/>
      </w:pPr>
      <w:r w:rsidDel="00000000" w:rsidR="00000000" w:rsidRPr="00000000">
        <w:rPr>
          <w:rtl w:val="0"/>
        </w:rPr>
        <w:t xml:space="preserve">3.7.4 Ölçüm eşdeğerliği</w:t>
      </w:r>
    </w:p>
    <w:p w:rsidR="00000000" w:rsidDel="00000000" w:rsidP="00000000" w:rsidRDefault="00000000" w:rsidRPr="00000000" w14:paraId="00000310">
      <w:pPr>
        <w:numPr>
          <w:ilvl w:val="0"/>
          <w:numId w:val="43"/>
        </w:numPr>
        <w:spacing w:after="240" w:line="276" w:lineRule="auto"/>
        <w:ind w:left="720" w:hanging="360"/>
        <w:rPr>
          <w:ins w:author="Özlem Murzoğlu" w:id="27" w:date="2026-07-30T15:41:36Z"/>
          <w:rFonts w:ascii="Arial" w:cs="Arial" w:eastAsia="Arial" w:hAnsi="Arial"/>
          <w:b w:val="1"/>
          <w:bCs w:val="1"/>
          <w:u w:val="none"/>
        </w:rPr>
      </w:pPr>
      <w:ins w:author="Özlem Murzoğlu" w:id="27" w:date="2026-07-30T15:41:36Z">
        <w:r w:rsidDel="00000000" w:rsidR="00000000" w:rsidRPr="00000000">
          <w:rPr>
            <w:rFonts w:ascii="Arial" w:cs="Arial" w:eastAsia="Arial" w:hAnsi="Arial"/>
            <w:b w:val="1"/>
            <w:bCs w:val="1"/>
            <w:rtl w:val="0"/>
            <w:rPrChange w:author="Özlem Murzoğlu" w:id="28" w:date="2026-07-30T15:41:36Z">
              <w:rPr/>
            </w:rPrChange>
          </w:rPr>
          <w:t xml:space="preserve">Karşılaştırma Eksenleri ve Eşdeğerlik Düzeyleri</w:t>
        </w:r>
      </w:ins>
    </w:p>
    <w:p w:rsidR="00000000" w:rsidDel="00000000" w:rsidP="00000000" w:rsidRDefault="00000000" w:rsidRPr="00000000" w14:paraId="00000311">
      <w:pPr>
        <w:spacing w:after="240" w:line="276" w:lineRule="auto"/>
        <w:rPr>
          <w:ins w:author="Özlem Murzoğlu" w:id="27" w:date="2026-07-30T15:41:36Z"/>
          <w:rFonts w:ascii="Arial" w:cs="Arial" w:eastAsia="Arial" w:hAnsi="Arial"/>
          <w:rPrChange w:author="Özlem Murzoğlu" w:id="28" w:date="2026-07-30T15:41:36Z">
            <w:rPr/>
          </w:rPrChange>
        </w:rPr>
      </w:pPr>
      <w:ins w:author="Özlem Murzoğlu" w:id="27" w:date="2026-07-30T15:41:36Z">
        <w:r w:rsidDel="00000000" w:rsidR="00000000" w:rsidRPr="00000000">
          <w:rPr>
            <w:rFonts w:ascii="Arial" w:cs="Arial" w:eastAsia="Arial" w:hAnsi="Arial"/>
            <w:rtl w:val="0"/>
            <w:rPrChange w:author="Özlem Murzoğlu" w:id="28" w:date="2026-07-30T15:41:36Z">
              <w:rPr/>
            </w:rPrChange>
          </w:rPr>
          <w:t xml:space="preserve">Ölçek puanlarının farklı alt gruplar ve bilgi verenler arasında istatistiksel olarak adil ve doğru biçimde karşılaştırılabilirliği, </w:t>
        </w:r>
        <w:r w:rsidDel="00000000" w:rsidR="00000000" w:rsidRPr="00000000">
          <w:rPr>
            <w:rFonts w:ascii="Arial" w:cs="Arial" w:eastAsia="Arial" w:hAnsi="Arial"/>
            <w:b w:val="1"/>
            <w:bCs w:val="1"/>
            <w:rtl w:val="0"/>
            <w:rPrChange w:author="Özlem Murzoğlu" w:id="28" w:date="2026-07-30T15:41:36Z">
              <w:rPr/>
            </w:rPrChange>
          </w:rPr>
          <w:t xml:space="preserve">ölçüm eşdeğerliği (measurement invariance)</w:t>
        </w:r>
        <w:r w:rsidDel="00000000" w:rsidR="00000000" w:rsidRPr="00000000">
          <w:rPr>
            <w:rFonts w:ascii="Arial" w:cs="Arial" w:eastAsia="Arial" w:hAnsi="Arial"/>
            <w:rtl w:val="0"/>
            <w:rPrChange w:author="Özlem Murzoğlu" w:id="28" w:date="2026-07-30T15:41:36Z">
              <w:rPr/>
            </w:rPrChange>
          </w:rPr>
          <w:t xml:space="preserve"> sınamalarıyla değerlendirilmiştir. Analizler üç temel eksende yürütülmüştür:</w:t>
        </w:r>
      </w:ins>
    </w:p>
    <w:p w:rsidR="00000000" w:rsidDel="00000000" w:rsidP="00000000" w:rsidRDefault="00000000" w:rsidRPr="00000000" w14:paraId="00000312">
      <w:pPr>
        <w:numPr>
          <w:ilvl w:val="0"/>
          <w:numId w:val="10"/>
        </w:numPr>
        <w:spacing w:after="0" w:afterAutospacing="0" w:line="276" w:lineRule="auto"/>
        <w:ind w:left="720" w:hanging="360"/>
        <w:jc w:val="left"/>
        <w:rPr>
          <w:ins w:author="Özlem Murzoğlu" w:id="27" w:date="2026-07-30T15:41:36Z"/>
        </w:rPr>
      </w:pPr>
      <w:ins w:author="Özlem Murzoğlu" w:id="27" w:date="2026-07-30T15:41:36Z">
        <w:r w:rsidDel="00000000" w:rsidR="00000000" w:rsidRPr="00000000">
          <w:rPr>
            <w:rFonts w:ascii="Arial" w:cs="Arial" w:eastAsia="Arial" w:hAnsi="Arial"/>
            <w:b w:val="1"/>
            <w:bCs w:val="1"/>
            <w:rtl w:val="0"/>
            <w:rPrChange w:author="Özlem Murzoğlu" w:id="28" w:date="2026-07-30T15:41:36Z">
              <w:rPr/>
            </w:rPrChange>
          </w:rPr>
          <w:t xml:space="preserve">Tanı grubu</w:t>
        </w:r>
        <w:r w:rsidDel="00000000" w:rsidR="00000000" w:rsidRPr="00000000">
          <w:rPr>
            <w:rFonts w:ascii="Arial" w:cs="Arial" w:eastAsia="Arial" w:hAnsi="Arial"/>
            <w:rtl w:val="0"/>
            <w:rPrChange w:author="Özlem Murzoğlu" w:id="28" w:date="2026-07-30T15:41:36Z">
              <w:rPr/>
            </w:rPrChange>
          </w:rPr>
          <w:t xml:space="preserve"> (Tip-1 Diyabet ve Kontrol),</w:t>
        </w:r>
      </w:ins>
    </w:p>
    <w:p w:rsidR="00000000" w:rsidDel="00000000" w:rsidP="00000000" w:rsidRDefault="00000000" w:rsidRPr="00000000" w14:paraId="00000313">
      <w:pPr>
        <w:numPr>
          <w:ilvl w:val="0"/>
          <w:numId w:val="10"/>
        </w:numPr>
        <w:spacing w:after="0" w:afterAutospacing="0" w:line="276" w:lineRule="auto"/>
        <w:ind w:left="720" w:hanging="360"/>
        <w:jc w:val="left"/>
        <w:rPr>
          <w:ins w:author="Özlem Murzoğlu" w:id="27" w:date="2026-07-30T15:41:36Z"/>
        </w:rPr>
      </w:pPr>
      <w:ins w:author="Özlem Murzoğlu" w:id="27" w:date="2026-07-30T15:41:36Z">
        <w:r w:rsidDel="00000000" w:rsidR="00000000" w:rsidRPr="00000000">
          <w:rPr>
            <w:rFonts w:ascii="Arial" w:cs="Arial" w:eastAsia="Arial" w:hAnsi="Arial"/>
            <w:b w:val="1"/>
            <w:bCs w:val="1"/>
            <w:rtl w:val="0"/>
            <w:rPrChange w:author="Özlem Murzoğlu" w:id="28" w:date="2026-07-30T15:41:36Z">
              <w:rPr/>
            </w:rPrChange>
          </w:rPr>
          <w:t xml:space="preserve">Bilgi verici rolü</w:t>
        </w:r>
        <w:r w:rsidDel="00000000" w:rsidR="00000000" w:rsidRPr="00000000">
          <w:rPr>
            <w:rFonts w:ascii="Arial" w:cs="Arial" w:eastAsia="Arial" w:hAnsi="Arial"/>
            <w:rtl w:val="0"/>
            <w:rPrChange w:author="Özlem Murzoğlu" w:id="28" w:date="2026-07-30T15:41:36Z">
              <w:rPr/>
            </w:rPrChange>
          </w:rPr>
          <w:t xml:space="preserve"> (İndeks çocuk ve Sağlıklı kardeş),</w:t>
        </w:r>
      </w:ins>
    </w:p>
    <w:p w:rsidR="00000000" w:rsidDel="00000000" w:rsidP="00000000" w:rsidRDefault="00000000" w:rsidRPr="00000000" w14:paraId="00000314">
      <w:pPr>
        <w:numPr>
          <w:ilvl w:val="0"/>
          <w:numId w:val="10"/>
        </w:numPr>
        <w:spacing w:after="240" w:line="276" w:lineRule="auto"/>
        <w:ind w:left="720" w:hanging="360"/>
        <w:jc w:val="left"/>
        <w:rPr>
          <w:ins w:author="Özlem Murzoğlu" w:id="27" w:date="2026-07-30T15:41:36Z"/>
        </w:rPr>
      </w:pPr>
      <w:ins w:author="Özlem Murzoğlu" w:id="27" w:date="2026-07-30T15:41:36Z">
        <w:r w:rsidDel="00000000" w:rsidR="00000000" w:rsidRPr="00000000">
          <w:rPr>
            <w:rFonts w:ascii="Arial" w:cs="Arial" w:eastAsia="Arial" w:hAnsi="Arial"/>
            <w:b w:val="1"/>
            <w:bCs w:val="1"/>
            <w:rtl w:val="0"/>
            <w:rPrChange w:author="Özlem Murzoğlu" w:id="28" w:date="2026-07-30T15:41:36Z">
              <w:rPr/>
            </w:rPrChange>
          </w:rPr>
          <w:t xml:space="preserve">Demografik faktörler</w:t>
        </w:r>
        <w:r w:rsidDel="00000000" w:rsidR="00000000" w:rsidRPr="00000000">
          <w:rPr>
            <w:rFonts w:ascii="Arial" w:cs="Arial" w:eastAsia="Arial" w:hAnsi="Arial"/>
            <w:rtl w:val="0"/>
            <w:rPrChange w:author="Özlem Murzoğlu" w:id="28" w:date="2026-07-30T15:41:36Z">
              <w:rPr/>
            </w:rPrChange>
          </w:rPr>
          <w:t xml:space="preserve"> (Yaş ve cinsiyet).</w:t>
        </w:r>
      </w:ins>
    </w:p>
    <w:p w:rsidR="00000000" w:rsidDel="00000000" w:rsidP="00000000" w:rsidRDefault="00000000" w:rsidRPr="00000000" w14:paraId="00000315">
      <w:pPr>
        <w:spacing w:after="240" w:line="276" w:lineRule="auto"/>
        <w:rPr>
          <w:ins w:author="Özlem Murzoğlu" w:id="27" w:date="2026-07-30T15:41:36Z"/>
          <w:rFonts w:ascii="Arial" w:cs="Arial" w:eastAsia="Arial" w:hAnsi="Arial"/>
          <w:rPrChange w:author="Özlem Murzoğlu" w:id="28" w:date="2026-07-30T15:41:36Z">
            <w:rPr/>
          </w:rPrChange>
        </w:rPr>
      </w:pPr>
      <w:ins w:author="Özlem Murzoğlu" w:id="27" w:date="2026-07-30T15:41:36Z">
        <w:r w:rsidDel="00000000" w:rsidR="00000000" w:rsidRPr="00000000">
          <w:rPr>
            <w:rFonts w:ascii="Arial" w:cs="Arial" w:eastAsia="Arial" w:hAnsi="Arial"/>
            <w:rtl w:val="0"/>
            <w:rPrChange w:author="Özlem Murzoğlu" w:id="28" w:date="2026-07-30T15:41:36Z">
              <w:rPr/>
            </w:rPrChange>
          </w:rPr>
          <w:t xml:space="preserve">Bu eksenlerde, eşdeğerlik hiyerarşisine uygun olarak sırasıyla; yapılandırmasal (configural), metrik (metric) ve sıralı verilerde eşik temelli olan skalar (scalar) eşdeğerlik düzeyleri adım adım sınanmıştır.</w:t>
        </w:r>
      </w:ins>
    </w:p>
    <w:p w:rsidR="00000000" w:rsidDel="00000000" w:rsidP="00000000" w:rsidRDefault="00000000" w:rsidRPr="00000000" w14:paraId="00000316">
      <w:pPr>
        <w:numPr>
          <w:ilvl w:val="0"/>
          <w:numId w:val="5"/>
        </w:numPr>
        <w:spacing w:after="240" w:line="276" w:lineRule="auto"/>
        <w:ind w:left="720" w:hanging="360"/>
        <w:rPr>
          <w:ins w:author="Özlem Murzoğlu" w:id="27" w:date="2026-07-30T15:41:36Z"/>
          <w:rFonts w:ascii="Arial" w:cs="Arial" w:eastAsia="Arial" w:hAnsi="Arial"/>
          <w:b w:val="1"/>
          <w:bCs w:val="1"/>
          <w:u w:val="none"/>
        </w:rPr>
      </w:pPr>
      <w:ins w:author="Özlem Murzoğlu" w:id="27" w:date="2026-07-30T15:41:36Z">
        <w:r w:rsidDel="00000000" w:rsidR="00000000" w:rsidRPr="00000000">
          <w:rPr>
            <w:rFonts w:ascii="Arial" w:cs="Arial" w:eastAsia="Arial" w:hAnsi="Arial"/>
            <w:b w:val="1"/>
            <w:bCs w:val="1"/>
            <w:rtl w:val="0"/>
            <w:rPrChange w:author="Özlem Murzoğlu" w:id="28" w:date="2026-07-30T15:41:36Z">
              <w:rPr/>
            </w:rPrChange>
          </w:rPr>
          <w:t xml:space="preserve">Model Karşılaştırma Ölçütleri</w:t>
        </w:r>
      </w:ins>
    </w:p>
    <w:p w:rsidR="00000000" w:rsidDel="00000000" w:rsidP="00000000" w:rsidRDefault="00000000" w:rsidRPr="00000000" w14:paraId="00000317">
      <w:pPr>
        <w:spacing w:after="240" w:line="276" w:lineRule="auto"/>
        <w:rPr>
          <w:ins w:author="Özlem Murzoğlu" w:id="27" w:date="2026-07-30T15:41:36Z"/>
          <w:rFonts w:ascii="Arial" w:cs="Arial" w:eastAsia="Arial" w:hAnsi="Arial"/>
          <w:rPrChange w:author="Özlem Murzoğlu" w:id="28" w:date="2026-07-30T15:41:36Z">
            <w:rPr/>
          </w:rPrChange>
        </w:rPr>
      </w:pPr>
      <w:ins w:author="Özlem Murzoğlu" w:id="27" w:date="2026-07-30T15:41:36Z">
        <w:r w:rsidDel="00000000" w:rsidR="00000000" w:rsidRPr="00000000">
          <w:rPr>
            <w:rFonts w:ascii="Arial" w:cs="Arial" w:eastAsia="Arial" w:hAnsi="Arial"/>
            <w:rtl w:val="0"/>
            <w:rPrChange w:author="Özlem Murzoğlu" w:id="28" w:date="2026-07-30T15:41:36Z">
              <w:rPr/>
            </w:rPrChange>
          </w:rPr>
          <w:t xml:space="preserve">Eşdeğerlik düzeyleri arasındaki geçişlerde model uyumunun kötüleşip kötüleşmediğini belirlemek için yalnızca geleneksel Ki-kare fark testine bel bağlanmamıştır; zira bu test örneklem büyüklüğüne karşı aşırı duyarlıdır. Bunun yerine, literatürün güncel standartlarıyla uyumlu olarak; Karşılaştırmalı Uyum İndeksi (CFI), Yaklaşık Hata Kareler Ortalamasının Karekökü (RMSEA) ve Standardize Artık Kareler Ortalamasının Karekökü (SRMR) değerlerindeki değişim miktarları (ΔCFI, ΔRMSEA, ΔSRMR) temel ölçütler olarak kullanılmıştır (Putnick ve Bornstein, 2016; Chen, 2007).</w:t>
        </w:r>
      </w:ins>
    </w:p>
    <w:p w:rsidR="00000000" w:rsidDel="00000000" w:rsidP="00000000" w:rsidRDefault="00000000" w:rsidRPr="00000000" w14:paraId="00000318">
      <w:pPr>
        <w:numPr>
          <w:ilvl w:val="0"/>
          <w:numId w:val="41"/>
        </w:numPr>
        <w:spacing w:after="240" w:line="276" w:lineRule="auto"/>
        <w:ind w:left="720" w:hanging="360"/>
        <w:rPr>
          <w:ins w:author="Özlem Murzoğlu" w:id="27" w:date="2026-07-30T15:41:36Z"/>
          <w:rFonts w:ascii="Arial" w:cs="Arial" w:eastAsia="Arial" w:hAnsi="Arial"/>
          <w:b w:val="1"/>
          <w:bCs w:val="1"/>
          <w:u w:val="none"/>
        </w:rPr>
      </w:pPr>
      <w:ins w:author="Özlem Murzoğlu" w:id="27" w:date="2026-07-30T15:41:36Z">
        <w:r w:rsidDel="00000000" w:rsidR="00000000" w:rsidRPr="00000000">
          <w:rPr>
            <w:rFonts w:ascii="Arial" w:cs="Arial" w:eastAsia="Arial" w:hAnsi="Arial"/>
            <w:b w:val="1"/>
            <w:bCs w:val="1"/>
            <w:rtl w:val="0"/>
            <w:rPrChange w:author="Özlem Murzoğlu" w:id="28" w:date="2026-07-30T15:41:36Z">
              <w:rPr/>
            </w:rPrChange>
          </w:rPr>
          <w:t xml:space="preserve">Algı Farklılığı ve İstatistiksel Sınırlılığın Yorumlanması</w:t>
        </w:r>
      </w:ins>
    </w:p>
    <w:p w:rsidR="00000000" w:rsidDel="00000000" w:rsidP="00000000" w:rsidRDefault="00000000" w:rsidRPr="00000000" w14:paraId="00000319">
      <w:pPr>
        <w:spacing w:after="240" w:line="276" w:lineRule="auto"/>
        <w:rPr>
          <w:ins w:author="Özlem Murzoğlu" w:id="27" w:date="2026-07-30T15:41:36Z"/>
          <w:rFonts w:ascii="Arial" w:cs="Arial" w:eastAsia="Arial" w:hAnsi="Arial"/>
          <w:rPrChange w:author="Özlem Murzoğlu" w:id="28" w:date="2026-07-30T15:41:36Z">
            <w:rPr/>
          </w:rPrChange>
        </w:rPr>
      </w:pPr>
      <w:ins w:author="Özlem Murzoğlu" w:id="27" w:date="2026-07-30T15:41:36Z">
        <w:r w:rsidDel="00000000" w:rsidR="00000000" w:rsidRPr="00000000">
          <w:rPr>
            <w:rFonts w:ascii="Arial" w:cs="Arial" w:eastAsia="Arial" w:hAnsi="Arial"/>
            <w:rtl w:val="0"/>
            <w:rPrChange w:author="Özlem Murzoğlu" w:id="28" w:date="2026-07-30T15:41:36Z">
              <w:rPr/>
            </w:rPrChange>
          </w:rPr>
          <w:t xml:space="preserve">Çözümlemeler sonucunda özellikle "bilgi verici rolü" ekseninde (çocuk ile kardeş arasında) skalar eşdeğerliğin sağlanamaması basit bir ölçüm hatası olarak değerlendirilmemiştir. Bu durum, aynı ebeveyn davranışının indeks çocuk ile sağlıklı kardeş tarafından sistematik olarak farklı algılandığına ilişkin yapısal bir psikolojik ayrışmaya işaret etmektedir.</w:t>
        </w:r>
      </w:ins>
    </w:p>
    <w:p w:rsidR="00000000" w:rsidDel="00000000" w:rsidP="00000000" w:rsidRDefault="00000000" w:rsidRPr="00000000" w14:paraId="0000031A">
      <w:pPr>
        <w:spacing w:after="240" w:line="276" w:lineRule="auto"/>
        <w:rPr>
          <w:ins w:author="Özlem Murzoğlu" w:id="27" w:date="2026-07-30T15:41:36Z"/>
          <w:rFonts w:ascii="Arial" w:cs="Arial" w:eastAsia="Arial" w:hAnsi="Arial"/>
          <w:rPrChange w:author="Özlem Murzoğlu" w:id="28" w:date="2026-07-30T15:41:36Z">
            <w:rPr/>
          </w:rPrChange>
        </w:rPr>
      </w:pPr>
      <w:ins w:author="Özlem Murzoğlu" w:id="27" w:date="2026-07-30T15:41:36Z">
        <w:r w:rsidDel="00000000" w:rsidR="00000000" w:rsidRPr="00000000">
          <w:rPr>
            <w:rFonts w:ascii="Arial" w:cs="Arial" w:eastAsia="Arial" w:hAnsi="Arial"/>
            <w:rtl w:val="0"/>
            <w:rPrChange w:author="Özlem Murzoğlu" w:id="28" w:date="2026-07-30T15:41:36Z">
              <w:rPr/>
            </w:rPrChange>
          </w:rPr>
          <w:t xml:space="preserve">Mevcut metodolojik tasarımda; istatistiksel düzeydeki ölçüm eşitsizliği (madde eşiklerinin gruplar arası kayması) ile aile üyeleri arasındaki "gerçek algı ayrışması" kusursuz biçimde birbirinden yalıtılamamaktadır. Bu nedenle bulgu tek bir istatistiksel kısıtlılığa indirgenmemiş; tezin çoklu bilgi kaynağı (multi-informant) ve aile içi algı farklılıklarına odaklanan teorik çerçevesiyle bağlantılı olarak, her iki olası kaynağı da açık tutacak biçimde Tartışma bölümünde yorumlanmıştır.</w:t>
        </w:r>
        <w:r w:rsidDel="00000000" w:rsidR="00000000" w:rsidRPr="00000000">
          <w:rPr>
            <w:rFonts w:ascii="Arial" w:cs="Arial" w:eastAsia="Arial" w:hAnsi="Arial"/>
            <w:rtl w:val="0"/>
            <w:rPrChange w:author="Özlem Murzoğlu" w:id="28" w:date="2026-07-30T15:41:36Z">
              <w:rPr/>
            </w:rPrChange>
          </w:rPr>
          <w:t xml:space="preserve"> (bkz. Tartışma)</w:t>
        </w:r>
        <w:r w:rsidDel="00000000" w:rsidR="00000000" w:rsidRPr="00000000">
          <w:rPr>
            <w:rtl w:val="0"/>
          </w:rPr>
        </w:r>
      </w:ins>
    </w:p>
    <w:p w:rsidR="00000000" w:rsidDel="00000000" w:rsidP="00000000" w:rsidRDefault="00000000" w:rsidRPr="00000000" w14:paraId="000003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PrChange w:author="Özlem Murzoğlu" w:id="28" w:date="2026-07-30T15:41:36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del w:author="Özlem Murzoğlu" w:id="27" w:date="2026-07-30T15:41:36Z">
        <w:r w:rsidDel="00000000" w:rsidR="00000000" w:rsidRPr="00000000">
          <w:rPr>
            <w:rFonts w:ascii="Arial" w:cs="Arial" w:eastAsia="Arial" w:hAnsi="Arial"/>
            <w:rtl w:val="0"/>
            <w:rPrChange w:author="Özlem Murzoğlu" w:id="28" w:date="2026-07-30T15:41:36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Ölçek puanlarının farklı alt gruplar ve bilgi verenler arasında karşılaştırılabilirliği, üç eksende ölçüm eşdeğerliği (</w:delText>
        </w:r>
        <w:r w:rsidDel="00000000" w:rsidR="00000000" w:rsidRPr="00000000">
          <w:rPr>
            <w:rFonts w:ascii="Arial" w:cs="Arial" w:eastAsia="Arial" w:hAnsi="Arial"/>
            <w:rtl w:val="0"/>
            <w:rPrChange w:author="Özlem Murzoğlu" w:id="28" w:date="2026-07-30T15:41:36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measurement invariance</w:delText>
        </w:r>
        <w:r w:rsidDel="00000000" w:rsidR="00000000" w:rsidRPr="00000000">
          <w:rPr>
            <w:rFonts w:ascii="Arial" w:cs="Arial" w:eastAsia="Arial" w:hAnsi="Arial"/>
            <w:rtl w:val="0"/>
            <w:rPrChange w:author="Özlem Murzoğlu" w:id="28" w:date="2026-07-30T15:41:36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sınamasıyla değerlendirilmiştir: tanı grubu (T1DM/kontrol), bilgi verici rolü (indeks çocuk/kardeş) ile yaş ve cinsiyet. Yapılandırmasal, metrik ve skalar (sıralı verilerde eşik temelli) düzeyler sırayla sınanmıştır. Düzeyler arası geçişler yalnız ki-kare farkıyla değil; CFI, RMSEA ve SRMR değişim ölçütleriyle de değerlendirilmiştir (Putnick ve Bornstein, 2016; Chen, 2007). Bilgi verici rolü ekseninde skalar eşdeğerliğin sağlanmaması, aynı ebeveyn davranışının indeks çocuk ile sağlıklı kardeş tarafından sistematik olarak farklı algılandığına ilişkin yapısal bir ayrışmaya işaret edebilir. Ancak bu tasarımda ölçüm düzeyindeki eşitsizlik (madde eşiklerinin gruplar arası kayması) ile gerçek algı ayrışması birbirinden tam olarak ayrıştırılamadığından, bulgu her iki olası kaynağı da açık tutacak biçimde yorumlanır (bkz. Tartışma). Bu sınırlı ayrım, tezin aile içi algı farklılıklarına ilişkin çerçevesiyle ilişkilidir.</w:delText>
        </w:r>
      </w:del>
      <w:r w:rsidDel="00000000" w:rsidR="00000000" w:rsidRPr="00000000">
        <w:rPr>
          <w:rtl w:val="0"/>
        </w:rPr>
      </w:r>
    </w:p>
    <w:bookmarkStart w:colFirst="0" w:colLast="0" w:name="hmvy1uiimfao" w:id="70"/>
    <w:bookmarkEnd w:id="70"/>
    <w:p w:rsidR="00000000" w:rsidDel="00000000" w:rsidP="00000000" w:rsidRDefault="00000000" w:rsidRPr="00000000" w14:paraId="0000031C">
      <w:pPr>
        <w:pStyle w:val="Heading3"/>
        <w:rPr/>
      </w:pPr>
      <w:r w:rsidDel="00000000" w:rsidR="00000000" w:rsidRPr="00000000">
        <w:rPr>
          <w:rtl w:val="0"/>
        </w:rPr>
        <w:t xml:space="preserve">3.7.5 Geçerlik ve raporcular arası uyum</w:t>
      </w:r>
    </w:p>
    <w:p w:rsidR="00000000" w:rsidDel="00000000" w:rsidP="00000000" w:rsidRDefault="00000000" w:rsidRPr="00000000" w14:paraId="000003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Yakınsak ve ayırt edici geçerlik; ortalama açıklanan varyans, bileşik güvenirlik ve Fornell-Larcker ölçütü çerçevesinde değerlendirilmiştir (Fornell ve Larcker, 1981). Ölçüt geçerliği için ebeveynlik alt ölçekleriyle anne depresif belirti düzeyi arasındaki kuramsal olarak beklenen ilişkiler sınanmıştır (duygusal sıcaklık ile negatif; reddetme ve karşılaştırma ile pozitif). Ayrıca Karşılaştırma alt ölçeği ile Kardeş İlişkileri Anketi’nin rekabet boyutu arasındaki eşzamanlı geçerlik ilişkisi incelenmiştir. Aynı annenin tutumunu paralel biçimde bildiren indeks ve kardeş çocuk raporları arasındaki uyum; sınıf-içi korelasyon, Bland-Altman uyum sınırları (Bland ve Altman, 1986) ve Gwet AC1 katsayısıyla (Gwet, 2008) değerlendirilmiştir.</w:t>
      </w:r>
    </w:p>
    <w:bookmarkStart w:colFirst="0" w:colLast="0" w:name="bmg2uven9iec" w:id="71"/>
    <w:bookmarkEnd w:id="71"/>
    <w:p w:rsidR="00000000" w:rsidDel="00000000" w:rsidP="00000000" w:rsidRDefault="00000000" w:rsidRPr="00000000" w14:paraId="0000031E">
      <w:pPr>
        <w:pStyle w:val="Heading3"/>
        <w:rPr/>
      </w:pPr>
      <w:r w:rsidDel="00000000" w:rsidR="00000000" w:rsidRPr="00000000">
        <w:rPr>
          <w:rtl w:val="0"/>
        </w:rPr>
        <w:t xml:space="preserve">3.7.6 Taban etkisi yönetimi ve sağlamlık</w:t>
      </w:r>
    </w:p>
    <w:p w:rsidR="00000000" w:rsidDel="00000000" w:rsidP="00000000" w:rsidRDefault="00000000" w:rsidRPr="00000000" w14:paraId="000003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öz-bildiriminde özellikle olumsuz muamele maddelerinde beklenebilecek taban etkisinin bulgular üzerindeki etkisi, tek bir işleme kararına bağlı kalınmadan çok evrenli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multiverse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çözümlemeyle ele alınmıştır. Bu çözümlemede tam ölçek, kategori daraltma, düşük ayırt edicilikli madde çıkarma ve Bayesçi latent skor stratejileri paralel işletilmiş ve sonuçlar spesifikasyon eğrisiyle özetlenmiştir (Steegen ve ark., 2016). Gruplar arası farkın anlamlı bulunmadığı durumlarda “fark yok” iddiası, önceden belirlenmiş en küçük anlamlı etki büyüklüğü eşiğiyle iki tek-yönlü test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two one-sided tests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TOST) işlemi üzerinden değerlendirilmiştir (Lakens, 2017). Eksik veri mekanizması Little MCAR sınamasıyla incelenmiştir (Little, 1988). Tüm ölçek doğrulama çözümlemeleri kanonik veri seti üzerinde, açık kaynaklı istatistik ortamında yürütülmüştür.</w:t>
      </w:r>
    </w:p>
    <w:bookmarkStart w:colFirst="0" w:colLast="0" w:name="cv0a61d3gsgs" w:id="72"/>
    <w:bookmarkEnd w:id="72"/>
    <w:p w:rsidR="00000000" w:rsidDel="00000000" w:rsidP="00000000" w:rsidRDefault="00000000" w:rsidRPr="00000000" w14:paraId="00000320">
      <w:pPr>
        <w:pStyle w:val="Heading2"/>
        <w:rPr/>
      </w:pPr>
      <w:r w:rsidDel="00000000" w:rsidR="00000000" w:rsidRPr="00000000">
        <w:rPr>
          <w:rtl w:val="0"/>
        </w:rPr>
        <w:t xml:space="preserve">3.8 Veri Toplama Süreci ve Veri Yönetimi</w:t>
      </w:r>
    </w:p>
    <w:p w:rsidR="00000000" w:rsidDel="00000000" w:rsidP="00000000" w:rsidRDefault="00000000" w:rsidRPr="00000000" w14:paraId="000003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Tüm ölçme araçları, her aileyle tek bir görüşme oturumunda standart bir sırayla uygulanmıştır. Poliklinik başvurusunu izleyen dahil edilme değerlendirmesinden sonra ailelere çalışma tanıtılmış; anneden bilgilendirilmiş gönüllü olur ve çocuktan gelişimsel düzeye uygun muvafakat alınmıştır. Ardından demografik ve tıbbi bilgi formu, her iki çocuğa s-EMBU-C ve Kardeş İlişkileri Anketi, anneye s-EMBU-P ve Beck Depresyon Envanteri uygulanmıştır. </w:t>
      </w:r>
      <w:del w:author="Özlem Murzoğlu" w:id="29" w:date="2026-07-30T15:28:2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T1DM grubunda ek olarak tanı tarihi,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diyabet süresi </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ve </w:delText>
        </w:r>
      </w:del>
      <w:ins w:author="Özlem Murzoğlu" w:id="30" w:date="2026-07-30T15:28:13Z">
        <w:del w:author="Özlem Murzoğlu" w:id="29" w:date="2026-07-30T15:28:2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güncel </w:delText>
          </w:r>
        </w:del>
      </w:ins>
      <w:del w:author="Özlem Murzoğlu" w:id="29" w:date="2026-07-30T15:28:26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klinik HbA1c değeri </w:delText>
        </w:r>
      </w:del>
      <w:ins w:author="Özlem Murzoğlu" w:id="31" w:date="2026-07-30T15:29:24Z">
        <w:del w:author="Özlem Murzoğlu" w:id="29" w:date="2026-07-30T15:28:26Z">
          <w:r w:rsidDel="00000000" w:rsidR="00000000" w:rsidRPr="00000000">
            <w:rPr>
              <w:rtl w:val="0"/>
              <w:rPrChange w:author="Özlem Murzoğlu" w:id="32" w:date="2026-07-30T15:29:2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tı</w:delText>
          </w:r>
        </w:del>
      </w:ins>
      <w:del w:author="Özlem Murzoğlu" w:id="29" w:date="2026-07-30T15:28:26Z">
        <w:r w:rsidDel="00000000" w:rsidR="00000000" w:rsidRPr="00000000">
          <w:rPr>
            <w:rtl w:val="0"/>
            <w:rPrChange w:author="Özlem Murzoğlu" w:id="32" w:date="2026-07-30T15:29:24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kayıt üzerinden tamamlanmıştır</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alt örnekleme seçilen ailelerle bireysel görüşmeler yapılmıştır.</w:t>
      </w:r>
    </w:p>
    <w:p w:rsidR="00000000" w:rsidDel="00000000" w:rsidP="00000000" w:rsidRDefault="00000000" w:rsidRPr="00000000" w14:paraId="000003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Toplanan veriler; standardizasyon ve aile eşleştirmesi aşamalarından geçirilerek çocuk-satırı ve aile-satırı olmak üzere iki referans veri seti biçiminde düzenlenmiştir. Referans veri setleri, madde düzeyi kanonik değerleri (standardizasyon sonrası; s-EMBU-C q25’in belgeli ters puanlaması dâhil) değişmez biçimde kilitle</w:t>
      </w:r>
      <w:ins w:author="Özlem Murzoğlu" w:id="33" w:date="2026-07-30T15:30:11Z">
        <w:r w:rsidDel="00000000" w:rsidR="00000000" w:rsidRPr="00000000">
          <w:rPr>
            <w:rtl w:val="0"/>
            <w:rPrChange w:author="Özlem Murzoğlu" w:id="34" w:date="2026-07-30T15:30:1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nmiştir</w:t>
        </w:r>
      </w:ins>
      <w:del w:author="Özlem Murzoğlu" w:id="33" w:date="2026-07-30T15:30:11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r</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Toplam, ortalama ve alt ölçek skorları referans dosyalarda saklanma</w:t>
      </w:r>
      <w:ins w:author="Özlem Murzoğlu" w:id="35" w:date="2026-07-30T15:30:19Z">
        <w:r w:rsidDel="00000000" w:rsidR="00000000" w:rsidRPr="00000000">
          <w:rPr>
            <w:rtl w:val="0"/>
            <w:rPrChange w:author="Özlem Murzoğlu" w:id="36" w:date="2026-07-30T15:30: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dan</w:t>
        </w:r>
      </w:ins>
      <w:del w:author="Özlem Murzoğlu" w:id="35" w:date="2026-07-30T15:30:1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z</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çözümleme katmanında üretil</w:t>
      </w:r>
      <w:ins w:author="Özlem Murzoğlu" w:id="37" w:date="2026-07-30T15:30:23Z">
        <w:r w:rsidDel="00000000" w:rsidR="00000000" w:rsidRPr="00000000">
          <w:rPr>
            <w:rtl w:val="0"/>
            <w:rPrChange w:author="Özlem Murzoğlu" w:id="38" w:date="2026-07-30T15:30:23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miştir</w:t>
        </w:r>
      </w:ins>
      <w:del w:author="Özlem Murzoğlu" w:id="37" w:date="2026-07-30T15:30:23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ir</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ilke veri değişmezliğini sağlar ve çözümleme tekrarlanabilirliğini destekler. Alt ölçek toplamları yalnız ilgili tüm maddeler mevcutsa hesaplanmış</w:t>
      </w:r>
      <w:ins w:author="Özlem Murzoğlu" w:id="39" w:date="2026-07-30T15:46:58Z">
        <w:r w:rsidDel="00000000" w:rsidR="00000000" w:rsidRPr="00000000">
          <w:rPr>
            <w:rtl w:val="0"/>
            <w:rPrChange w:author="Özlem Murzoğlu" w:id="40" w:date="2026-07-30T15:46:58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tır.</w:t>
        </w:r>
      </w:ins>
      <w:del w:author="Özlem Murzoğlu" w:id="39" w:date="2026-07-30T15:46:5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alt ölçek ortalamaları ise önceden sabitlenmiş en az %50 madde mevcutluğu eşiğiyle üretilmişti</w:delText>
        </w:r>
      </w:del>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Kanonik çözümleme veri setine yalnız, önceden kaydedilmiş özet (SHA-256), satır sayısı ve sütun sayısı doğrulandıktan sonra erişilmiştir; böylece çözümlemenin daima aynı sabit veri tabanı üzerinde yürütülmesi sağlanmıştır.</w:t>
      </w:r>
    </w:p>
    <w:p w:rsidR="00000000" w:rsidDel="00000000" w:rsidP="00000000" w:rsidRDefault="00000000" w:rsidRPr="00000000" w14:paraId="000003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Tüm veri standardizasyonu ve çıkarımsal çözümleme R ve Quarto ortamında gerçekleştirilmiştir. Çözümleme hattı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iş akışıyla yeniden üretilebilir biçimde orkestre edilmiş, paket sürümleri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renv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sabitlenerek bilgisayar ortamları arasında tekrarlanabilirlik sağlanmıştır. Çekirdek çözümlemelerde kullanılan </w:t>
      </w:r>
      <w:ins w:author="Özlem Murzoğlu" w:id="41" w:date="2026-07-30T15:48:00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 istatistik yazılım </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paketler</w:t>
      </w:r>
      <w:ins w:author="Özlem Murzoğlu" w:id="42" w:date="2026-07-30T15:48:07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w:t>
        </w:r>
      </w:ins>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şunlardır:</w:t>
      </w:r>
    </w:p>
    <w:p w:rsidR="00000000" w:rsidDel="00000000" w:rsidP="00000000" w:rsidRDefault="00000000" w:rsidRPr="00000000" w14:paraId="00000324">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yapısal eşitlik ve doğrulayıcı faktör modelleri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lavaan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semTools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5">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Bayesçi kestirim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brms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rstan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(arka uçta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cmdstanr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blavaan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6">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eksik veri ataması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7">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eğilim skoru ve ağırlıklandırma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WeightIt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MatchIt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twang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8">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 tepki kuramı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mirt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9">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ağ çözümlemesi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bootnet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NetworkComparisonTest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A">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 evrenli çözümleme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specr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B">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ölçülmemiş karıştırıcı duyarlılığı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sensemakr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C">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eşdeğerlik testi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TOSTER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D">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latent profil çözümlemesi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tidyLPA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mclust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E">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sağlam standart hatalar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sandwich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lmtest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2F">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 diyagram işlemleri (kovaryat seti türetme ve diyagramın ima ettiği koşullu bağımsızlıkların veriyle sınanması)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dagitty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3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meta-analitik havuzlama için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metafor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papqqh1vg2fg" w:id="73"/>
    <w:bookmarkEnd w:id="73"/>
    <w:p w:rsidR="00000000" w:rsidDel="00000000" w:rsidP="00000000" w:rsidRDefault="00000000" w:rsidRPr="00000000" w14:paraId="00000331">
      <w:pPr>
        <w:pStyle w:val="Heading2"/>
        <w:rPr/>
      </w:pPr>
      <w:r w:rsidDel="00000000" w:rsidR="00000000" w:rsidRPr="00000000">
        <w:rPr>
          <w:rtl w:val="0"/>
        </w:rPr>
        <w:t xml:space="preserve">3.9 İstatistiksel Analiz</w:t>
      </w:r>
    </w:p>
    <w:p w:rsidR="00000000" w:rsidDel="00000000" w:rsidP="00000000" w:rsidRDefault="00000000" w:rsidRPr="00000000" w14:paraId="00000332">
      <w:pPr>
        <w:spacing w:after="240" w:line="276" w:lineRule="auto"/>
        <w:rPr>
          <w:ins w:author="Özlem Murzoğlu" w:id="43" w:date="2026-07-30T16:00:31Z"/>
          <w:rFonts w:ascii="Arial" w:cs="Arial" w:eastAsia="Arial" w:hAnsi="Arial"/>
          <w:rPrChange w:author="Özlem Murzoğlu" w:id="44" w:date="2026-07-30T16:00:31Z">
            <w:rPr/>
          </w:rPrChange>
        </w:rPr>
      </w:pPr>
      <w:ins w:author="Özlem Murzoğlu" w:id="43" w:date="2026-07-30T16:00:31Z">
        <w:r w:rsidDel="00000000" w:rsidR="00000000" w:rsidRPr="00000000">
          <w:rPr>
            <w:rFonts w:ascii="Arial" w:cs="Arial" w:eastAsia="Arial" w:hAnsi="Arial"/>
            <w:rtl w:val="0"/>
            <w:rPrChange w:author="Özlem Murzoğlu" w:id="44" w:date="2026-07-30T16:00:31Z">
              <w:rPr/>
            </w:rPrChange>
          </w:rPr>
          <w:t xml:space="preserve">Doğrulanmış kanonik veri seti üzerinde yürütülen tüm çıkarımsal analizlerde istatistiksel anlamlılık düzeyi çift yönlü $\alpha = 0,05$ olarak kabul edilmiştir. Çalışmada çok sayıda hipotez eşzamanlı olarak test edildiği için, ortaya çıkabilecek yanlış-pozitif (Tip-1 hata) risklerini denetlemek amacıyla analiz katmanlarına özgü farklı düzeltme stratejileri uygulanmıştır.</w:t>
        </w:r>
      </w:ins>
    </w:p>
    <w:p w:rsidR="00000000" w:rsidDel="00000000" w:rsidP="00000000" w:rsidRDefault="00000000" w:rsidRPr="00000000" w14:paraId="00000333">
      <w:pPr>
        <w:spacing w:after="240" w:line="276" w:lineRule="auto"/>
        <w:rPr>
          <w:ins w:author="Özlem Murzoğlu" w:id="43" w:date="2026-07-30T16:00:31Z"/>
          <w:rFonts w:ascii="Arial" w:cs="Arial" w:eastAsia="Arial" w:hAnsi="Arial"/>
          <w:i w:val="1"/>
          <w:iCs w:val="1"/>
          <w:rPrChange w:author="Özlem Murzoğlu" w:id="44" w:date="2026-07-30T16:00:31Z">
            <w:rPr/>
          </w:rPrChange>
        </w:rPr>
      </w:pPr>
      <w:ins w:author="Özlem Murzoğlu" w:id="43" w:date="2026-07-30T16:00:31Z">
        <w:r w:rsidDel="00000000" w:rsidR="00000000" w:rsidRPr="00000000">
          <w:rPr>
            <w:rFonts w:ascii="Arial" w:cs="Arial" w:eastAsia="Arial" w:hAnsi="Arial"/>
            <w:rtl w:val="0"/>
            <w:rPrChange w:author="Özlem Murzoğlu" w:id="44" w:date="2026-07-30T16:00:31Z">
              <w:rPr/>
            </w:rPrChange>
          </w:rPr>
          <w:t xml:space="preserve">Düzeltme işlemlerinin uygulandığı hipotez kümeleri istatistiksel literatüre uygun olarak birer </w:t>
        </w:r>
        <w:r w:rsidDel="00000000" w:rsidR="00000000" w:rsidRPr="00000000">
          <w:rPr>
            <w:rFonts w:ascii="Arial" w:cs="Arial" w:eastAsia="Arial" w:hAnsi="Arial"/>
            <w:b w:val="1"/>
            <w:bCs w:val="1"/>
            <w:rtl w:val="0"/>
            <w:rPrChange w:author="Özlem Murzoğlu" w:id="44" w:date="2026-07-30T16:00:31Z">
              <w:rPr/>
            </w:rPrChange>
          </w:rPr>
          <w:t xml:space="preserve">"test ailesi"</w:t>
        </w:r>
        <w:r w:rsidDel="00000000" w:rsidR="00000000" w:rsidRPr="00000000">
          <w:rPr>
            <w:rFonts w:ascii="Arial" w:cs="Arial" w:eastAsia="Arial" w:hAnsi="Arial"/>
            <w:rtl w:val="0"/>
            <w:rPrChange w:author="Özlem Murzoğlu" w:id="44" w:date="2026-07-30T16:00:31Z">
              <w:rPr/>
            </w:rPrChange>
          </w:rPr>
          <w:t xml:space="preserve"> olarak tanımlanmıştır. </w:t>
        </w:r>
        <w:r w:rsidDel="00000000" w:rsidR="00000000" w:rsidRPr="00000000">
          <w:rPr>
            <w:rFonts w:ascii="Arial" w:cs="Arial" w:eastAsia="Arial" w:hAnsi="Arial"/>
            <w:i w:val="1"/>
            <w:iCs w:val="1"/>
            <w:rtl w:val="0"/>
            <w:rPrChange w:author="Özlem Murzoğlu" w:id="44" w:date="2026-07-30T16:00:31Z">
              <w:rPr/>
            </w:rPrChange>
          </w:rPr>
          <w:t xml:space="preserve">(Not: Bu istatistiksel terim, çalışmanın örneklemini oluşturan anne–çocuk–kardeşten oluşan "sosyal aile" yapısından tamamen bağımsızdır ve metin boyunca sadece istatistiksel bir kümeleme mantığını ifade etmek için kullanılmıştır).</w:t>
        </w:r>
      </w:ins>
    </w:p>
    <w:p w:rsidR="00000000" w:rsidDel="00000000" w:rsidP="00000000" w:rsidRDefault="00000000" w:rsidRPr="00000000" w14:paraId="00000334">
      <w:pPr>
        <w:spacing w:after="240" w:line="276" w:lineRule="auto"/>
        <w:rPr>
          <w:ins w:author="Özlem Murzoğlu" w:id="43" w:date="2026-07-30T16:00:31Z"/>
          <w:rFonts w:ascii="Arial" w:cs="Arial" w:eastAsia="Arial" w:hAnsi="Arial"/>
          <w:rPrChange w:author="Özlem Murzoğlu" w:id="44" w:date="2026-07-30T16:00:31Z">
            <w:rPr/>
          </w:rPrChange>
        </w:rPr>
      </w:pPr>
      <w:ins w:author="Özlem Murzoğlu" w:id="43" w:date="2026-07-30T16:00:31Z">
        <w:r w:rsidDel="00000000" w:rsidR="00000000" w:rsidRPr="00000000">
          <w:rPr>
            <w:rFonts w:ascii="Arial" w:cs="Arial" w:eastAsia="Arial" w:hAnsi="Arial"/>
            <w:rtl w:val="0"/>
            <w:rPrChange w:author="Özlem Murzoğlu" w:id="44" w:date="2026-07-30T16:00:31Z">
              <w:rPr/>
            </w:rPrChange>
          </w:rPr>
          <w:t xml:space="preserve">Bu doğrultuda, analizlerde ikili bir çokluk düzeltmesi (multiplicity correction) stratejisi benimsenmiştir:</w:t>
        </w:r>
      </w:ins>
    </w:p>
    <w:p w:rsidR="00000000" w:rsidDel="00000000" w:rsidP="00000000" w:rsidRDefault="00000000" w:rsidRPr="00000000" w14:paraId="00000335">
      <w:pPr>
        <w:numPr>
          <w:ilvl w:val="0"/>
          <w:numId w:val="4"/>
        </w:numPr>
        <w:spacing w:after="0" w:afterAutospacing="0" w:line="276" w:lineRule="auto"/>
        <w:ind w:left="720" w:hanging="360"/>
        <w:jc w:val="left"/>
        <w:rPr>
          <w:ins w:author="Özlem Murzoğlu" w:id="43" w:date="2026-07-30T16:00:31Z"/>
        </w:rPr>
      </w:pPr>
      <w:ins w:author="Özlem Murzoğlu" w:id="43" w:date="2026-07-30T16:00:31Z">
        <w:r w:rsidDel="00000000" w:rsidR="00000000" w:rsidRPr="00000000">
          <w:rPr>
            <w:rFonts w:ascii="Arial" w:cs="Arial" w:eastAsia="Arial" w:hAnsi="Arial"/>
            <w:b w:val="1"/>
            <w:bCs w:val="1"/>
            <w:rtl w:val="0"/>
            <w:rPrChange w:author="Özlem Murzoğlu" w:id="44" w:date="2026-07-30T16:00:31Z">
              <w:rPr/>
            </w:rPrChange>
          </w:rPr>
          <w:t xml:space="preserve">Birincil Çözümlemeler (FDR Düzeltmesi):</w:t>
        </w:r>
        <w:r w:rsidDel="00000000" w:rsidR="00000000" w:rsidRPr="00000000">
          <w:rPr>
            <w:rFonts w:ascii="Arial" w:cs="Arial" w:eastAsia="Arial" w:hAnsi="Arial"/>
            <w:rtl w:val="0"/>
            <w:rPrChange w:author="Özlem Murzoğlu" w:id="44" w:date="2026-07-30T16:00:31Z">
              <w:rPr/>
            </w:rPrChange>
          </w:rPr>
          <w:t xml:space="preserve"> Araştırmanın ana iskeletini oluşturan H1–H4 hipotezlerinde, gerçek etkileri gözden kaçırmamak ve istatistiksel gücü korumak amacıyla</w:t>
        </w:r>
        <w:r w:rsidDel="00000000" w:rsidR="00000000" w:rsidRPr="00000000">
          <w:rPr>
            <w:rFonts w:ascii="Arial" w:cs="Arial" w:eastAsia="Arial" w:hAnsi="Arial"/>
            <w:rtl w:val="0"/>
            <w:rPrChange w:author="Özlem Murzoğlu" w:id="44" w:date="2026-07-30T16:00:31Z">
              <w:rPr/>
            </w:rPrChange>
          </w:rPr>
          <w:t xml:space="preserve"> Benjamini-Hochberg</w:t>
        </w:r>
        <w:r w:rsidDel="00000000" w:rsidR="00000000" w:rsidRPr="00000000">
          <w:rPr>
            <w:rFonts w:ascii="Arial" w:cs="Arial" w:eastAsia="Arial" w:hAnsi="Arial"/>
            <w:rtl w:val="0"/>
            <w:rPrChange w:author="Özlem Murzoğlu" w:id="44" w:date="2026-07-30T16:00:31Z">
              <w:rPr/>
            </w:rPrChange>
          </w:rPr>
          <w:t xml:space="preserve"> Yanlış Keşif Oranı (FDR) düzeltmesi uygulanmıştır (Benjamini ve Hochberg, 1995).</w:t>
        </w:r>
      </w:ins>
    </w:p>
    <w:p w:rsidR="00000000" w:rsidDel="00000000" w:rsidP="00000000" w:rsidRDefault="00000000" w:rsidRPr="00000000" w14:paraId="00000336">
      <w:pPr>
        <w:numPr>
          <w:ilvl w:val="0"/>
          <w:numId w:val="4"/>
        </w:numPr>
        <w:spacing w:after="0" w:afterAutospacing="0" w:line="276" w:lineRule="auto"/>
        <w:ind w:left="720" w:hanging="360"/>
        <w:jc w:val="left"/>
        <w:rPr>
          <w:ins w:author="Özlem Murzoğlu" w:id="43" w:date="2026-07-30T16:00:31Z"/>
        </w:rPr>
      </w:pPr>
      <w:ins w:author="Özlem Murzoğlu" w:id="43" w:date="2026-07-30T16:00:31Z">
        <w:r w:rsidDel="00000000" w:rsidR="00000000" w:rsidRPr="00000000">
          <w:rPr>
            <w:rFonts w:ascii="Arial" w:cs="Arial" w:eastAsia="Arial" w:hAnsi="Arial"/>
            <w:b w:val="1"/>
            <w:bCs w:val="1"/>
            <w:rtl w:val="0"/>
            <w:rPrChange w:author="Özlem Murzoğlu" w:id="44" w:date="2026-07-30T16:00:31Z">
              <w:rPr/>
            </w:rPrChange>
          </w:rPr>
          <w:t xml:space="preserve">İkincil ve Keşifsel Çözümlemeler (Holm Düzeltmesi):</w:t>
        </w:r>
        <w:r w:rsidDel="00000000" w:rsidR="00000000" w:rsidRPr="00000000">
          <w:rPr>
            <w:rFonts w:ascii="Arial" w:cs="Arial" w:eastAsia="Arial" w:hAnsi="Arial"/>
            <w:rtl w:val="0"/>
            <w:rPrChange w:author="Özlem Murzoğlu" w:id="44" w:date="2026-07-30T16:00:31Z">
              <w:rPr/>
            </w:rPrChange>
          </w:rPr>
          <w:t xml:space="preserve"> Doğrulayıcı H1–H4 hattının dışında kalan ikincil/keşifsel analizler ayrı bir "test ailesi" olarak gruplandırılmıştır. Bu katmanda, tesadüfi bulgu üretme riskini aile düzeyinde (Family-Wise Error Rate) çok daha sıkı denetleyen </w:t>
        </w:r>
        <w:r w:rsidDel="00000000" w:rsidR="00000000" w:rsidRPr="00000000">
          <w:rPr>
            <w:rFonts w:ascii="Arial" w:cs="Arial" w:eastAsia="Arial" w:hAnsi="Arial"/>
            <w:rtl w:val="0"/>
            <w:rPrChange w:author="Özlem Murzoğlu" w:id="44" w:date="2026-07-30T16:00:31Z">
              <w:rPr/>
            </w:rPrChange>
          </w:rPr>
          <w:t xml:space="preserve">(Holm, 1979)</w:t>
        </w:r>
        <w:r w:rsidDel="00000000" w:rsidR="00000000" w:rsidRPr="00000000">
          <w:rPr>
            <w:rFonts w:ascii="Arial" w:cs="Arial" w:eastAsia="Arial" w:hAnsi="Arial"/>
            <w:rtl w:val="0"/>
            <w:rPrChange w:author="Özlem Murzoğlu" w:id="44" w:date="2026-07-30T16:00:31Z">
              <w:rPr/>
            </w:rPrChange>
          </w:rPr>
          <w:t xml:space="preserve"> düzeltmesi tercih edilmiştir.</w:t>
        </w:r>
      </w:ins>
    </w:p>
    <w:p w:rsidR="00000000" w:rsidDel="00000000" w:rsidP="00000000" w:rsidRDefault="00000000" w:rsidRPr="00000000" w14:paraId="00000337">
      <w:pPr>
        <w:numPr>
          <w:ilvl w:val="0"/>
          <w:numId w:val="4"/>
        </w:numPr>
        <w:spacing w:after="0" w:afterAutospacing="0" w:line="276" w:lineRule="auto"/>
        <w:ind w:left="720" w:hanging="360"/>
        <w:jc w:val="left"/>
        <w:rPr>
          <w:ins w:author="Özlem Murzoğlu" w:id="43" w:date="2026-07-30T16:00:31Z"/>
        </w:rPr>
      </w:pPr>
      <w:ins w:author="Özlem Murzoğlu" w:id="43" w:date="2026-07-30T16:00:31Z">
        <w:r w:rsidDel="00000000" w:rsidR="00000000" w:rsidRPr="00000000">
          <w:rPr>
            <w:rFonts w:ascii="Arial" w:cs="Arial" w:eastAsia="Arial" w:hAnsi="Arial"/>
            <w:b w:val="1"/>
            <w:bCs w:val="1"/>
            <w:rtl w:val="0"/>
            <w:rPrChange w:author="Özlem Murzoğlu" w:id="44" w:date="2026-07-30T16:00:31Z">
              <w:rPr/>
            </w:rPrChange>
          </w:rPr>
          <w:t xml:space="preserve">Stratejik Amaç:</w:t>
        </w:r>
        <w:r w:rsidDel="00000000" w:rsidR="00000000" w:rsidRPr="00000000">
          <w:rPr>
            <w:rFonts w:ascii="Arial" w:cs="Arial" w:eastAsia="Arial" w:hAnsi="Arial"/>
            <w:rtl w:val="0"/>
            <w:rPrChange w:author="Özlem Murzoğlu" w:id="44" w:date="2026-07-30T16:00:31Z">
              <w:rPr/>
            </w:rPrChange>
          </w:rPr>
          <w:t xml:space="preserve"> Bu ikili tasarım sayesinde; ana hipotezlerde beklenen yanlış-keşif oranı esnek biçimde denetlenerek daha çok gerçek etkinin yakalanması sağlanırken, keşifsel yan hipotezlerde yanlış-pozitif üretimi katı bir şekilde sınırlandırılmıştır.</w:t>
        </w:r>
      </w:ins>
    </w:p>
    <w:p w:rsidR="00000000" w:rsidDel="00000000" w:rsidP="00000000" w:rsidRDefault="00000000" w:rsidRPr="00000000" w14:paraId="00000338">
      <w:pPr>
        <w:numPr>
          <w:ilvl w:val="0"/>
          <w:numId w:val="4"/>
        </w:numPr>
        <w:spacing w:after="240" w:line="276" w:lineRule="auto"/>
        <w:ind w:left="720" w:hanging="360"/>
        <w:jc w:val="left"/>
        <w:rPr>
          <w:ins w:author="Özlem Murzoğlu" w:id="43" w:date="2026-07-30T16:00:31Z"/>
          <w:b w:val="1"/>
          <w:bCs w:val="1"/>
        </w:rPr>
      </w:pPr>
      <w:ins w:author="Özlem Murzoğlu" w:id="43" w:date="2026-07-30T16:00:31Z">
        <w:r w:rsidDel="00000000" w:rsidR="00000000" w:rsidRPr="00000000">
          <w:rPr>
            <w:rFonts w:ascii="Arial" w:cs="Arial" w:eastAsia="Arial" w:hAnsi="Arial"/>
            <w:b w:val="1"/>
            <w:bCs w:val="1"/>
            <w:sz w:val="26"/>
            <w:szCs w:val="26"/>
            <w:rtl w:val="0"/>
            <w:rPrChange w:author="Özlem Murzoğlu" w:id="44" w:date="2026-07-30T16:00:31Z">
              <w:rPr/>
            </w:rPrChange>
          </w:rPr>
          <w:t xml:space="preserve">Etki Büyüklükleri ve Önyükleme </w:t>
        </w:r>
        <w:commentRangeStart w:id="17"/>
        <w:r w:rsidDel="00000000" w:rsidR="00000000" w:rsidRPr="00000000">
          <w:rPr>
            <w:rFonts w:ascii="Arial" w:cs="Arial" w:eastAsia="Arial" w:hAnsi="Arial"/>
            <w:b w:val="1"/>
            <w:bCs w:val="1"/>
            <w:sz w:val="26"/>
            <w:szCs w:val="26"/>
            <w:rtl w:val="0"/>
            <w:rPrChange w:author="Özlem Murzoğlu" w:id="44" w:date="2026-07-30T16:00:31Z">
              <w:rPr/>
            </w:rPrChange>
          </w:rPr>
          <w:t xml:space="preserve">(Bootstrapping)</w:t>
        </w:r>
        <w:commentRangeEnd w:id="17"/>
        <w:r w:rsidDel="00000000" w:rsidR="00000000" w:rsidRPr="00000000">
          <w:commentReference w:id="17"/>
        </w:r>
        <w:r w:rsidDel="00000000" w:rsidR="00000000" w:rsidRPr="00000000">
          <w:rPr>
            <w:rFonts w:ascii="Arial" w:cs="Arial" w:eastAsia="Arial" w:hAnsi="Arial"/>
            <w:b w:val="1"/>
            <w:bCs w:val="1"/>
            <w:sz w:val="26"/>
            <w:szCs w:val="26"/>
            <w:rtl w:val="0"/>
            <w:rPrChange w:author="Özlem Murzoğlu" w:id="44" w:date="2026-07-30T16:00:31Z">
              <w:rPr/>
            </w:rPrChange>
          </w:rPr>
          <w:t xml:space="preserve"> Yöntemleri:</w:t>
        </w:r>
      </w:ins>
    </w:p>
    <w:p w:rsidR="00000000" w:rsidDel="00000000" w:rsidP="00000000" w:rsidRDefault="00000000" w:rsidRPr="00000000" w14:paraId="00000339">
      <w:pPr>
        <w:spacing w:after="240" w:line="276" w:lineRule="auto"/>
        <w:ind w:left="720" w:firstLine="0"/>
        <w:jc w:val="left"/>
        <w:rPr>
          <w:ins w:author="Özlem Murzoğlu" w:id="43" w:date="2026-07-30T16:00:31Z"/>
          <w:rFonts w:ascii="Arial" w:cs="Arial" w:eastAsia="Arial" w:hAnsi="Arial"/>
          <w:rPrChange w:author="Özlem Murzoğlu" w:id="44" w:date="2026-07-30T16:00:31Z">
            <w:rPr/>
          </w:rPrChange>
        </w:rPr>
      </w:pPr>
      <w:ins w:author="Özlem Murzoğlu" w:id="43" w:date="2026-07-30T16:00:31Z">
        <w:r w:rsidDel="00000000" w:rsidR="00000000" w:rsidRPr="00000000">
          <w:rPr>
            <w:rFonts w:ascii="Arial" w:cs="Arial" w:eastAsia="Arial" w:hAnsi="Arial"/>
            <w:rtl w:val="0"/>
            <w:rPrChange w:author="Özlem Murzoğlu" w:id="44" w:date="2026-07-30T16:00:31Z">
              <w:rPr/>
            </w:rPrChange>
          </w:rPr>
          <w:t xml:space="preserve">Çözümlemelerde elde edilen sonuçların pratik anlamlılığını gösterebilmek için etki büyüklükleri %95 güven aralığıyla, Bayesçi paralel analizlerde ise %95 güvenilir aralığıyla (credible interval) raporlanmıştır.</w:t>
        </w:r>
      </w:ins>
    </w:p>
    <w:p w:rsidR="00000000" w:rsidDel="00000000" w:rsidP="00000000" w:rsidRDefault="00000000" w:rsidRPr="00000000" w14:paraId="0000033A">
      <w:pPr>
        <w:spacing w:after="240" w:line="276" w:lineRule="auto"/>
        <w:ind w:left="720" w:firstLine="0"/>
        <w:jc w:val="left"/>
        <w:rPr>
          <w:ins w:author="Özlem Murzoğlu" w:id="43" w:date="2026-07-30T16:00:31Z"/>
          <w:rFonts w:ascii="Arial" w:cs="Arial" w:eastAsia="Arial" w:hAnsi="Arial"/>
          <w:rPrChange w:author="Özlem Murzoğlu" w:id="44" w:date="2026-07-30T16:00:31Z">
            <w:rPr/>
          </w:rPrChange>
        </w:rPr>
      </w:pPr>
      <w:ins w:author="Özlem Murzoğlu" w:id="43" w:date="2026-07-30T16:00:31Z">
        <w:r w:rsidDel="00000000" w:rsidR="00000000" w:rsidRPr="00000000">
          <w:rPr>
            <w:rFonts w:ascii="Arial" w:cs="Arial" w:eastAsia="Arial" w:hAnsi="Arial"/>
            <w:rtl w:val="0"/>
            <w:rPrChange w:author="Özlem Murzoğlu" w:id="44" w:date="2026-07-30T16:00:31Z">
              <w:rPr/>
            </w:rPrChange>
          </w:rPr>
          <w:t xml:space="preserve">Klasik istatistiksel varsayımların zayıf kalabileceği karmaşık modellerde, sonuçların kararlılığını kanıtlamak için </w:t>
        </w:r>
        <w:r w:rsidDel="00000000" w:rsidR="00000000" w:rsidRPr="00000000">
          <w:rPr>
            <w:rFonts w:ascii="Arial" w:cs="Arial" w:eastAsia="Arial" w:hAnsi="Arial"/>
            <w:b w:val="1"/>
            <w:bCs w:val="1"/>
            <w:rtl w:val="0"/>
            <w:rPrChange w:author="Özlem Murzoğlu" w:id="44" w:date="2026-07-30T16:00:31Z">
              <w:rPr/>
            </w:rPrChange>
          </w:rPr>
          <w:t xml:space="preserve">önyükleme (bootstrapping)</w:t>
        </w:r>
        <w:r w:rsidDel="00000000" w:rsidR="00000000" w:rsidRPr="00000000">
          <w:rPr>
            <w:rFonts w:ascii="Arial" w:cs="Arial" w:eastAsia="Arial" w:hAnsi="Arial"/>
            <w:rtl w:val="0"/>
            <w:rPrChange w:author="Özlem Murzoğlu" w:id="44" w:date="2026-07-30T16:00:31Z">
              <w:rPr/>
            </w:rPrChange>
          </w:rPr>
          <w:t xml:space="preserve"> temelli simülasyonlara başvurulmuştur:</w:t>
        </w:r>
      </w:ins>
    </w:p>
    <w:p w:rsidR="00000000" w:rsidDel="00000000" w:rsidP="00000000" w:rsidRDefault="00000000" w:rsidRPr="00000000" w14:paraId="0000033B">
      <w:pPr>
        <w:spacing w:after="240" w:line="276" w:lineRule="auto"/>
        <w:ind w:left="720" w:firstLine="720"/>
        <w:jc w:val="left"/>
        <w:rPr>
          <w:ins w:author="Özlem Murzoğlu" w:id="43" w:date="2026-07-30T16:00:31Z"/>
          <w:rFonts w:ascii="Arial" w:cs="Arial" w:eastAsia="Arial" w:hAnsi="Arial"/>
          <w:rPrChange w:author="Özlem Murzoğlu" w:id="44" w:date="2026-07-30T16:00:31Z">
            <w:rPr/>
          </w:rPrChange>
        </w:rPr>
      </w:pPr>
      <w:ins w:author="Özlem Murzoğlu" w:id="43" w:date="2026-07-30T16:00:31Z">
        <w:r w:rsidDel="00000000" w:rsidR="00000000" w:rsidRPr="00000000">
          <w:rPr>
            <w:rFonts w:ascii="Arial" w:cs="Arial" w:eastAsia="Arial" w:hAnsi="Arial"/>
            <w:b w:val="1"/>
            <w:bCs w:val="1"/>
            <w:rtl w:val="0"/>
            <w:rPrChange w:author="Özlem Murzoğlu" w:id="44" w:date="2026-07-30T16:00:31Z">
              <w:rPr/>
            </w:rPrChange>
          </w:rPr>
          <w:t xml:space="preserve">Ağ (network) çözümlemeleri, kalibrasyon analizleri ve diadik oran kestirimlerinde</w:t>
        </w:r>
        <w:r w:rsidDel="00000000" w:rsidR="00000000" w:rsidRPr="00000000">
          <w:rPr>
            <w:rFonts w:ascii="Arial" w:cs="Arial" w:eastAsia="Arial" w:hAnsi="Arial"/>
            <w:rtl w:val="0"/>
            <w:rPrChange w:author="Özlem Murzoğlu" w:id="44" w:date="2026-07-30T16:00:31Z">
              <w:rPr/>
            </w:rPrChange>
          </w:rPr>
          <w:t xml:space="preserve"> sonuçlar 1000 yineleme (iteration) üzerinden hesaplanmıştır.</w:t>
        </w:r>
      </w:ins>
    </w:p>
    <w:p w:rsidR="00000000" w:rsidDel="00000000" w:rsidP="00000000" w:rsidRDefault="00000000" w:rsidRPr="00000000" w14:paraId="0000033C">
      <w:pPr>
        <w:spacing w:after="240" w:line="276" w:lineRule="auto"/>
        <w:ind w:left="720" w:firstLine="720"/>
        <w:jc w:val="left"/>
        <w:rPr>
          <w:ins w:author="Özlem Murzoğlu" w:id="43" w:date="2026-07-30T16:00:31Z"/>
          <w:rFonts w:ascii="Arial" w:cs="Arial" w:eastAsia="Arial" w:hAnsi="Arial"/>
          <w:rPrChange w:author="Özlem Murzoğlu" w:id="44" w:date="2026-07-30T16:00:31Z">
            <w:rPr/>
          </w:rPrChange>
        </w:rPr>
      </w:pPr>
      <w:ins w:author="Özlem Murzoğlu" w:id="43" w:date="2026-07-30T16:00:31Z">
        <w:commentRangeStart w:id="18"/>
        <w:r w:rsidDel="00000000" w:rsidR="00000000" w:rsidRPr="00000000">
          <w:rPr>
            <w:rFonts w:ascii="Arial" w:cs="Arial" w:eastAsia="Arial" w:hAnsi="Arial"/>
            <w:b w:val="1"/>
            <w:bCs w:val="1"/>
            <w:rtl w:val="0"/>
            <w:rPrChange w:author="Özlem Murzoğlu" w:id="44" w:date="2026-07-30T16:00:31Z">
              <w:rPr/>
            </w:rPrChange>
          </w:rPr>
          <w:t xml:space="preserve">Aracılık (mediation) ve koşullu sü</w:t>
        </w:r>
        <w:commentRangeEnd w:id="18"/>
        <w:r w:rsidDel="00000000" w:rsidR="00000000" w:rsidRPr="00000000">
          <w:commentReference w:id="18"/>
        </w:r>
        <w:r w:rsidDel="00000000" w:rsidR="00000000" w:rsidRPr="00000000">
          <w:rPr>
            <w:rFonts w:ascii="Arial" w:cs="Arial" w:eastAsia="Arial" w:hAnsi="Arial"/>
            <w:b w:val="1"/>
            <w:bCs w:val="1"/>
            <w:rtl w:val="0"/>
            <w:rPrChange w:author="Özlem Murzoğlu" w:id="44" w:date="2026-07-30T16:00:31Z">
              <w:rPr/>
            </w:rPrChange>
          </w:rPr>
          <w:t xml:space="preserve">reç çözümlemelerinde</w:t>
        </w:r>
        <w:r w:rsidDel="00000000" w:rsidR="00000000" w:rsidRPr="00000000">
          <w:rPr>
            <w:rFonts w:ascii="Arial" w:cs="Arial" w:eastAsia="Arial" w:hAnsi="Arial"/>
            <w:rtl w:val="0"/>
            <w:rPrChange w:author="Özlem Murzoğlu" w:id="44" w:date="2026-07-30T16:00:31Z">
              <w:rPr/>
            </w:rPrChange>
          </w:rPr>
          <w:t xml:space="preserve"> ise örneklem dağılımındaki olası asimetrileri otomatik olarak merkeze çeken Yanlılık Düzeltilmiş-Hızlandırılmış </w:t>
        </w:r>
        <w:commentRangeStart w:id="19"/>
        <w:r w:rsidDel="00000000" w:rsidR="00000000" w:rsidRPr="00000000">
          <w:rPr>
            <w:rFonts w:ascii="Arial" w:cs="Arial" w:eastAsia="Arial" w:hAnsi="Arial"/>
            <w:rtl w:val="0"/>
            <w:rPrChange w:author="Özlem Murzoğlu" w:id="44" w:date="2026-07-30T16:00:31Z">
              <w:rPr/>
            </w:rPrChange>
          </w:rPr>
          <w:t xml:space="preserve">(BCa) </w:t>
        </w:r>
        <w:commentRangeEnd w:id="19"/>
        <w:r w:rsidDel="00000000" w:rsidR="00000000" w:rsidRPr="00000000">
          <w:commentReference w:id="19"/>
        </w:r>
        <w:r w:rsidDel="00000000" w:rsidR="00000000" w:rsidRPr="00000000">
          <w:rPr>
            <w:rFonts w:ascii="Arial" w:cs="Arial" w:eastAsia="Arial" w:hAnsi="Arial"/>
            <w:rtl w:val="0"/>
            <w:rPrChange w:author="Özlem Murzoğlu" w:id="44" w:date="2026-07-30T16:00:31Z">
              <w:rPr/>
            </w:rPrChange>
          </w:rPr>
          <w:t xml:space="preserve">yöntem tercih edilmiş ve simülasyonlar 1000 yineleme üzerinden yürütülmüştür.</w:t>
        </w:r>
      </w:ins>
    </w:p>
    <w:p w:rsidR="00000000" w:rsidDel="00000000" w:rsidP="00000000" w:rsidRDefault="00000000" w:rsidRPr="00000000" w14:paraId="000003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PrChange w:author="Özlem Murzoğlu" w:id="44" w:date="2026-07-30T16:00: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del w:author="Özlem Murzoğlu" w:id="43" w:date="2026-07-30T16:00:31Z">
        <w:r w:rsidDel="00000000" w:rsidR="00000000" w:rsidRPr="00000000">
          <w:rPr>
            <w:rFonts w:ascii="Arial" w:cs="Arial" w:eastAsia="Arial" w:hAnsi="Arial"/>
            <w:rtl w:val="0"/>
            <w:rPrChange w:author="Özlem Murzoğlu" w:id="44" w:date="2026-07-30T16:00: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Doğrulanmış kanonik veri seti üzerinde yürütülen çıkarımsal çözümlemede anlamlılık düzeyi çift yönlü α = 0,05 olarak belirlenmiştir. Birincil H1–H4 çözümlemelerinde çoklu karşılaştırma için Benjamini-Hochberg yanlış-keşif oranı (FDR) düzeltmesi uygulanmıştır (Benjamini ve Hochberg, 1995). Çokluk düzeltmesinin tanımlandığı birim, birlikte değerlendirilen bir hipotez testleri kümesi olan </w:delText>
        </w:r>
        <w:r w:rsidDel="00000000" w:rsidR="00000000" w:rsidRPr="00000000">
          <w:rPr>
            <w:rFonts w:ascii="Arial" w:cs="Arial" w:eastAsia="Arial" w:hAnsi="Arial"/>
            <w:rtl w:val="0"/>
            <w:rPrChange w:author="Özlem Murzoğlu" w:id="44" w:date="2026-07-30T16:00:31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delText xml:space="preserve">test ailesidir</w:delText>
        </w:r>
        <w:r w:rsidDel="00000000" w:rsidR="00000000" w:rsidRPr="00000000">
          <w:rPr>
            <w:rFonts w:ascii="Arial" w:cs="Arial" w:eastAsia="Arial" w:hAnsi="Arial"/>
            <w:rtl w:val="0"/>
            <w:rPrChange w:author="Özlem Murzoğlu" w:id="44" w:date="2026-07-30T16:00: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Bu istatistiksel anlamdaki “test ailesi”, çalışmanın veri birimi olan sosyal aileden (anne–çocuk–kardeş) farklı ve bağımsız bir kavramdır ve izleyen metinde daima “test ailesi” olarak anılır. Keşifsel ve ikincil genişletme katmanlarında çoklu karşılaştırma, doğrulayıcı H1–H4 hattının FDR test ailesinden ayrı tutularak, ilgili analizin test ailesi içinde Holm düzeltmesiyle ele alınmıştır (Holm, 1979); Holm düzeltmesi, o test ailesinde en az bir yanlış-pozitif çıkma olasılığını (test ailesi düzeyinde hata oranını) denetler. Bu iki test aileli tercih, doğrulama hattında beklenen yanlış-keşif oranını denetleyerek görece daha çok gerçek etkinin yakalanmasını; keşifsel ve ikincil hatta ise test ailesi düzeyinde hata oranını daha sıkı denetleyerek yanlış-pozitif üretiminin sınırlanmasını amaçlar. Etki büyüklükleri %95 güven aralığıyla, Bayesçi paralel hatta ise %95 güvenilir aralığıyla birlikte raporlanmıştır. Önyükleme</w:delText>
        </w:r>
      </w:del>
      <w:ins w:author="Özlem Murzoğlu" w:id="45" w:date="2026-07-30T15:54:44Z">
        <w:del w:author="Özlem Murzoğlu" w:id="43" w:date="2026-07-30T16:00:31Z">
          <w:r w:rsidDel="00000000" w:rsidR="00000000" w:rsidRPr="00000000">
            <w:rPr>
              <w:rFonts w:ascii="Arial" w:cs="Arial" w:eastAsia="Arial" w:hAnsi="Arial"/>
              <w:rtl w:val="0"/>
              <w:rPrChange w:author="Özlem Murzoğlu" w:id="44" w:date="2026-07-30T16:00: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(Bootstrapping )</w:delText>
          </w:r>
        </w:del>
      </w:ins>
      <w:del w:author="Özlem Murzoğlu" w:id="43" w:date="2026-07-30T16:00:31Z">
        <w:r w:rsidDel="00000000" w:rsidR="00000000" w:rsidRPr="00000000">
          <w:rPr>
            <w:rFonts w:ascii="Arial" w:cs="Arial" w:eastAsia="Arial" w:hAnsi="Arial"/>
            <w:rtl w:val="0"/>
            <w:rPrChange w:author="Özlem Murzoğlu" w:id="44" w:date="2026-07-30T16:00: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 </w:delText>
        </w:r>
        <w:r w:rsidDel="00000000" w:rsidR="00000000" w:rsidRPr="00000000">
          <w:rPr>
            <w:rFonts w:ascii="Arial" w:cs="Arial" w:eastAsia="Arial" w:hAnsi="Arial"/>
            <w:rtl w:val="0"/>
            <w:rPrChange w:author="Özlem Murzoğlu" w:id="44" w:date="2026-07-30T16:00:3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temelli güven aralıkları; aracılık ve koşullu süreç çözümlemelerinde yanlılık düzeltilmiş-hızlandırılmış (BCa) yöntemle 1000 yineleme, ağ ve kalibrasyon çözümlemelerinde 1000 yineleme ve diadik oran kestiriminde 1000 yineleme üzerinden hesaplanmıştır.</w:delText>
        </w:r>
      </w:del>
      <w:r w:rsidDel="00000000" w:rsidR="00000000" w:rsidRPr="00000000">
        <w:rPr>
          <w:rtl w:val="0"/>
        </w:rPr>
      </w:r>
    </w:p>
    <w:bookmarkStart w:colFirst="0" w:colLast="0" w:name="ox8jy5d6rhpi" w:id="74"/>
    <w:bookmarkEnd w:id="74"/>
    <w:p w:rsidR="00000000" w:rsidDel="00000000" w:rsidP="00000000" w:rsidRDefault="00000000" w:rsidRPr="00000000" w14:paraId="0000033E">
      <w:pPr>
        <w:pStyle w:val="Heading3"/>
        <w:rPr/>
      </w:pPr>
      <w:r w:rsidDel="00000000" w:rsidR="00000000" w:rsidRPr="00000000">
        <w:rPr>
          <w:rtl w:val="0"/>
        </w:rPr>
        <w:t xml:space="preserve">3.9.1 Tanımlayıcı istatistikler ve grup dengesi</w:t>
      </w:r>
    </w:p>
    <w:p w:rsidR="00000000" w:rsidDel="00000000" w:rsidP="00000000" w:rsidRDefault="00000000" w:rsidRPr="00000000" w14:paraId="000003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Sürekli değişkenler ortalama ve standart sapma ile medyan ve çeyrekler arası aralık, kategorik değişkenler sayı ve yüzde ile özetlenmiştir. T1DM ve kontrol ailelerinin başlangıç özellikleri aile düzeyinde raporlanmıştır. Grup dengesizliği; örneklem büyüklüğüne duyarlı p değerinden bağımsız olarak, iki grubun bir değişkendeki uzaklığını doğrudan etki büyüklüğü ölçeğinde veren </w:t>
      </w:r>
      <w:r w:rsidDel="00000000" w:rsidR="00000000" w:rsidRPr="00000000">
        <w:rPr>
          <w:b w:val="1"/>
          <w:bCs w:val="1"/>
          <w:i w:val="0"/>
          <w:iCs w:val="0"/>
          <w:smallCaps w:val="0"/>
          <w:strike w:val="0"/>
          <w:color w:val="000000"/>
          <w:sz w:val="24"/>
          <w:szCs w:val="24"/>
          <w:u w:val="none"/>
          <w:shd w:fill="auto" w:val="clear"/>
          <w:vertAlign w:val="baseline"/>
          <w:rtl w:val="0"/>
          <w:rPrChange w:author="Özlem Murzoğlu" w:id="46" w:date="2026-07-30T15:58:52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standardize ortalama fark (SMD)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göstergesiyle değerlendirilmiştir (Austin, 2009). Bu tercih, “istatistiksel anlamlılık” ile “pratik denge” ayrımını görünür kılar: küçük bir grup farkı büyük örneklemde anlamlı çıkabilirken SMD, farkın gerçekte ne kadar büyük olduğunu p değerinden bağımsız gösterir.</w:t>
      </w:r>
    </w:p>
    <w:bookmarkStart w:colFirst="0" w:colLast="0" w:name="hlhdum89128i" w:id="75"/>
    <w:bookmarkEnd w:id="75"/>
    <w:p w:rsidR="00000000" w:rsidDel="00000000" w:rsidP="00000000" w:rsidRDefault="00000000" w:rsidRPr="00000000" w14:paraId="00000340">
      <w:pPr>
        <w:pStyle w:val="Heading3"/>
        <w:rPr/>
      </w:pPr>
      <w:r w:rsidDel="00000000" w:rsidR="00000000" w:rsidRPr="00000000">
        <w:rPr>
          <w:rtl w:val="0"/>
        </w:rPr>
        <w:t xml:space="preserve">3.9.2 Eksik veri yönetimi</w:t>
      </w:r>
    </w:p>
    <w:p w:rsidR="00000000" w:rsidDel="00000000" w:rsidP="00000000" w:rsidRDefault="00000000" w:rsidRPr="00000000" w14:paraId="00000341">
      <w:pPr>
        <w:spacing w:after="180" w:before="180" w:lineRule="auto"/>
        <w:rPr>
          <w:ins w:author="Özlem Murzoğlu" w:id="47" w:date="2026-07-30T16:13:19Z"/>
          <w:vertAlign w:val="superscript"/>
          <w:rPrChange w:author="Özlem Murzoğlu" w:id="48" w:date="2026-07-30T16:13:19Z">
            <w:rPr/>
          </w:rPrChange>
        </w:rPr>
      </w:pPr>
      <w:ins w:author="Özlem Murzoğlu" w:id="47" w:date="2026-07-30T16:13:19Z">
        <w:r w:rsidDel="00000000" w:rsidR="00000000" w:rsidRPr="00000000">
          <w:rPr>
            <w:rtl w:val="0"/>
            <w:rPrChange w:author="Özlem Murzoğlu" w:id="48" w:date="2026-07-30T16:13:19Z">
              <w:rPr/>
            </w:rPrChange>
          </w:rPr>
          <w:t xml:space="preserve">(FIML)</w:t>
        </w:r>
        <w:r w:rsidDel="00000000" w:rsidR="00000000" w:rsidRPr="00000000">
          <w:rPr>
            <w:vertAlign w:val="superscript"/>
          </w:rPr>
          <w:footnoteReference w:customMarkFollows="0" w:id="0"/>
        </w:r>
        <w:r w:rsidDel="00000000" w:rsidR="00000000" w:rsidRPr="00000000">
          <w:rPr>
            <w:rtl w:val="0"/>
          </w:rPr>
        </w:r>
      </w:ins>
    </w:p>
    <w:p w:rsidR="00000000" w:rsidDel="00000000" w:rsidP="00000000" w:rsidRDefault="00000000" w:rsidRPr="00000000" w14:paraId="00000342">
      <w:pPr>
        <w:spacing w:after="180" w:before="180" w:lineRule="auto"/>
        <w:rPr>
          <w:ins w:author="Özlem Murzoğlu" w:id="47" w:date="2026-07-30T16:13:19Z"/>
          <w:vertAlign w:val="superscript"/>
          <w:rPrChange w:author="Özlem Murzoğlu" w:id="48" w:date="2026-07-30T16:13:19Z">
            <w:rPr/>
          </w:rPrChange>
        </w:rPr>
      </w:pPr>
      <w:ins w:author="Özlem Murzoğlu" w:id="47" w:date="2026-07-30T16:13:19Z">
        <w:r w:rsidDel="00000000" w:rsidR="00000000" w:rsidRPr="00000000">
          <w:rPr>
            <w:rtl w:val="0"/>
            <w:rPrChange w:author="Özlem Murzoğlu" w:id="48" w:date="2026-07-30T16:13:19Z">
              <w:rPr/>
            </w:rPrChange>
          </w:rPr>
          <w:t xml:space="preserve"> (</w:t>
        </w:r>
        <w:r w:rsidDel="00000000" w:rsidR="00000000" w:rsidRPr="00000000">
          <w:rPr>
            <w:i w:val="1"/>
            <w:iCs w:val="1"/>
            <w:rtl w:val="0"/>
            <w:rPrChange w:author="Özlem Murzoğlu" w:id="48" w:date="2026-07-30T16:13:19Z">
              <w:rPr/>
            </w:rPrChange>
          </w:rPr>
          <w:t xml:space="preserve">multiple imputation</w:t>
        </w:r>
        <w:r w:rsidDel="00000000" w:rsidR="00000000" w:rsidRPr="00000000">
          <w:rPr>
            <w:rtl w:val="0"/>
            <w:rPrChange w:author="Özlem Murzoğlu" w:id="48" w:date="2026-07-30T16:13:19Z">
              <w:rPr/>
            </w:rPrChange>
          </w:rPr>
          <w:t xml:space="preserve">)</w:t>
        </w:r>
        <w:r w:rsidDel="00000000" w:rsidR="00000000" w:rsidRPr="00000000">
          <w:rPr>
            <w:vertAlign w:val="superscript"/>
          </w:rPr>
          <w:footnoteReference w:customMarkFollows="0" w:id="1"/>
        </w:r>
        <w:r w:rsidDel="00000000" w:rsidR="00000000" w:rsidRPr="00000000">
          <w:rPr>
            <w:rtl w:val="0"/>
          </w:rPr>
        </w:r>
      </w:ins>
    </w:p>
    <w:p w:rsidR="00000000" w:rsidDel="00000000" w:rsidP="00000000" w:rsidRDefault="00000000" w:rsidRPr="00000000" w14:paraId="00000343">
      <w:pPr>
        <w:spacing w:after="240" w:line="276" w:lineRule="auto"/>
        <w:rPr>
          <w:ins w:author="Özlem Murzoğlu" w:id="47" w:date="2026-07-30T16:13:19Z"/>
          <w:rFonts w:ascii="Arial" w:cs="Arial" w:eastAsia="Arial" w:hAnsi="Arial"/>
          <w:rPrChange w:author="Özlem Murzoğlu" w:id="48" w:date="2026-07-30T16:13:19Z">
            <w:rPr/>
          </w:rPrChange>
        </w:rPr>
      </w:pPr>
      <w:ins w:author="Özlem Murzoğlu" w:id="47" w:date="2026-07-30T16:13:19Z">
        <w:r w:rsidDel="00000000" w:rsidR="00000000" w:rsidRPr="00000000">
          <w:rPr>
            <w:rFonts w:ascii="Arial" w:cs="Arial" w:eastAsia="Arial" w:hAnsi="Arial"/>
            <w:rtl w:val="0"/>
            <w:rPrChange w:author="Özlem Murzoğlu" w:id="48" w:date="2026-07-30T16:13:19Z">
              <w:rPr/>
            </w:rPrChange>
          </w:rPr>
          <w:t xml:space="preserve">Araştırmada eksik veri problemi, tek bir algoritmaya bel bağlamak yerine Little ve Rubin'in (2019) önerdiği </w:t>
        </w:r>
        <w:r w:rsidDel="00000000" w:rsidR="00000000" w:rsidRPr="00000000">
          <w:rPr>
            <w:rFonts w:ascii="Arial" w:cs="Arial" w:eastAsia="Arial" w:hAnsi="Arial"/>
            <w:b w:val="1"/>
            <w:bCs w:val="1"/>
            <w:rtl w:val="0"/>
            <w:rPrChange w:author="Özlem Murzoğlu" w:id="48" w:date="2026-07-30T16:13:19Z">
              <w:rPr/>
            </w:rPrChange>
          </w:rPr>
          <w:t xml:space="preserve">üçlü çerçeve</w:t>
        </w:r>
        <w:r w:rsidDel="00000000" w:rsidR="00000000" w:rsidRPr="00000000">
          <w:rPr>
            <w:rFonts w:ascii="Arial" w:cs="Arial" w:eastAsia="Arial" w:hAnsi="Arial"/>
            <w:rtl w:val="0"/>
            <w:rPrChange w:author="Özlem Murzoğlu" w:id="48" w:date="2026-07-30T16:13:19Z">
              <w:rPr/>
            </w:rPrChange>
          </w:rPr>
          <w:t xml:space="preserve"> stratejisiyle ele alınmıştır. Bu çoklu yaklaşımın temel amacı; eksik verinin nasıl işlendiğine dair varsayımları şeffaflaştırmak ve üç farklı yöntemin de aynı sonuca ulaştığını göstererek, elde edilen bulguların "eksik veri kararına duyarsız olduğunu" (metodolojik sağlamlığını) kanıtlamaktır. Süreç şu adımlarla yürütülmüştür:</w:t>
        </w:r>
      </w:ins>
    </w:p>
    <w:p w:rsidR="00000000" w:rsidDel="00000000" w:rsidP="00000000" w:rsidRDefault="00000000" w:rsidRPr="00000000" w14:paraId="00000344">
      <w:pPr>
        <w:numPr>
          <w:ilvl w:val="0"/>
          <w:numId w:val="8"/>
        </w:numPr>
        <w:spacing w:after="240" w:line="276" w:lineRule="auto"/>
        <w:ind w:left="720" w:hanging="360"/>
        <w:rPr>
          <w:ins w:author="Özlem Murzoğlu" w:id="47" w:date="2026-07-30T16:13:19Z"/>
          <w:u w:val="none"/>
        </w:rPr>
      </w:pPr>
      <w:ins w:author="Özlem Murzoğlu" w:id="47" w:date="2026-07-30T16:13:19Z">
        <w:r w:rsidDel="00000000" w:rsidR="00000000" w:rsidRPr="00000000">
          <w:rPr>
            <w:rFonts w:ascii="Arial" w:cs="Arial" w:eastAsia="Arial" w:hAnsi="Arial"/>
            <w:b w:val="1"/>
            <w:bCs w:val="1"/>
            <w:rtl w:val="0"/>
            <w:rPrChange w:author="Özlem Murzoğlu" w:id="48" w:date="2026-07-30T16:13:19Z">
              <w:rPr/>
            </w:rPrChange>
          </w:rPr>
          <w:t xml:space="preserve">Birincil Çözümlemeler - Tam Bilgi Maksimum Olabilirlik (</w:t>
        </w:r>
        <w:r w:rsidDel="00000000" w:rsidR="00000000" w:rsidRPr="00000000">
          <w:rPr>
            <w:b w:val="1"/>
            <w:bCs w:val="1"/>
            <w:rtl w:val="0"/>
            <w:rPrChange w:author="Özlem Murzoğlu" w:id="48" w:date="2026-07-30T16:13:19Z">
              <w:rPr/>
            </w:rPrChange>
          </w:rPr>
          <w:t xml:space="preserve">FIML)</w:t>
        </w:r>
        <w:r w:rsidDel="00000000" w:rsidR="00000000" w:rsidRPr="00000000">
          <w:rPr>
            <w:vertAlign w:val="superscript"/>
            <w:rtl w:val="0"/>
            <w:rPrChange w:author="Özlem Murzoğlu" w:id="48" w:date="2026-07-30T16:13:19Z">
              <w:rPr/>
            </w:rPrChange>
          </w:rPr>
          <w:t xml:space="preserve">1</w:t>
        </w:r>
        <w:r w:rsidDel="00000000" w:rsidR="00000000" w:rsidRPr="00000000">
          <w:rPr>
            <w:rFonts w:ascii="Arial" w:cs="Arial" w:eastAsia="Arial" w:hAnsi="Arial"/>
            <w:b w:val="1"/>
            <w:bCs w:val="1"/>
            <w:rtl w:val="0"/>
            <w:rPrChange w:author="Özlem Murzoğlu" w:id="48" w:date="2026-07-30T16:13:19Z">
              <w:rPr/>
            </w:rPrChange>
          </w:rPr>
          <w:t xml:space="preserve"> ve Çoklu Atama </w:t>
        </w:r>
        <w:r w:rsidDel="00000000" w:rsidR="00000000" w:rsidRPr="00000000">
          <w:rPr>
            <w:rtl w:val="0"/>
            <w:rPrChange w:author="Özlem Murzoğlu" w:id="48" w:date="2026-07-30T16:13:19Z">
              <w:rPr/>
            </w:rPrChange>
          </w:rPr>
          <w:t xml:space="preserve"> (</w:t>
        </w:r>
        <w:r w:rsidDel="00000000" w:rsidR="00000000" w:rsidRPr="00000000">
          <w:rPr>
            <w:i w:val="1"/>
            <w:iCs w:val="1"/>
            <w:rtl w:val="0"/>
            <w:rPrChange w:author="Özlem Murzoğlu" w:id="48" w:date="2026-07-30T16:13:19Z">
              <w:rPr/>
            </w:rPrChange>
          </w:rPr>
          <w:t xml:space="preserve">multiple imputation</w:t>
        </w:r>
        <w:r w:rsidDel="00000000" w:rsidR="00000000" w:rsidRPr="00000000">
          <w:rPr>
            <w:rtl w:val="0"/>
            <w:rPrChange w:author="Özlem Murzoğlu" w:id="48" w:date="2026-07-30T16:13:19Z">
              <w:rPr/>
            </w:rPrChange>
          </w:rPr>
          <w:t xml:space="preserve">)</w:t>
        </w:r>
        <w:r w:rsidDel="00000000" w:rsidR="00000000" w:rsidRPr="00000000">
          <w:rPr>
            <w:vertAlign w:val="superscript"/>
            <w:rtl w:val="0"/>
            <w:rPrChange w:author="Özlem Murzoğlu" w:id="48" w:date="2026-07-30T16:13:19Z">
              <w:rPr/>
            </w:rPrChange>
          </w:rPr>
          <w:t xml:space="preserve">2</w:t>
        </w:r>
        <w:r w:rsidDel="00000000" w:rsidR="00000000" w:rsidRPr="00000000">
          <w:rPr>
            <w:rtl w:val="0"/>
          </w:rPr>
        </w:r>
      </w:ins>
    </w:p>
    <w:p w:rsidR="00000000" w:rsidDel="00000000" w:rsidP="00000000" w:rsidRDefault="00000000" w:rsidRPr="00000000" w14:paraId="00000345">
      <w:pPr>
        <w:spacing w:after="240" w:line="276" w:lineRule="auto"/>
        <w:rPr>
          <w:ins w:author="Özlem Murzoğlu" w:id="47" w:date="2026-07-30T16:13:19Z"/>
          <w:rFonts w:ascii="Arial" w:cs="Arial" w:eastAsia="Arial" w:hAnsi="Arial"/>
          <w:rPrChange w:author="Özlem Murzoğlu" w:id="48" w:date="2026-07-30T16:13:19Z">
            <w:rPr/>
          </w:rPrChange>
        </w:rPr>
      </w:pPr>
      <w:ins w:author="Özlem Murzoğlu" w:id="47" w:date="2026-07-30T16:13:19Z">
        <w:r w:rsidDel="00000000" w:rsidR="00000000" w:rsidRPr="00000000">
          <w:rPr>
            <w:rFonts w:ascii="Arial" w:cs="Arial" w:eastAsia="Arial" w:hAnsi="Arial"/>
            <w:rtl w:val="0"/>
            <w:rPrChange w:author="Özlem Murzoğlu" w:id="48" w:date="2026-07-30T16:13:19Z">
              <w:rPr/>
            </w:rPrChange>
          </w:rPr>
          <w:t xml:space="preserve">Ana analizler, eksik verilerin "Rastgele Eksik" (Missing at Random, MAR) olduğu varsayımı altında, modern istatistiğin iki altın standardı kullanılarak yürütülmüştür: </w:t>
        </w:r>
        <w:r w:rsidDel="00000000" w:rsidR="00000000" w:rsidRPr="00000000">
          <w:rPr>
            <w:rFonts w:ascii="Arial" w:cs="Arial" w:eastAsia="Arial" w:hAnsi="Arial"/>
            <w:b w:val="1"/>
            <w:bCs w:val="1"/>
            <w:rtl w:val="0"/>
            <w:rPrChange w:author="Özlem Murzoğlu" w:id="48" w:date="2026-07-30T16:13:19Z">
              <w:rPr/>
            </w:rPrChange>
          </w:rPr>
          <w:t xml:space="preserve">Tam Bilgi Maksimum Olabilirlik (FIML)</w:t>
        </w:r>
        <w:r w:rsidDel="00000000" w:rsidR="00000000" w:rsidRPr="00000000">
          <w:rPr>
            <w:rFonts w:ascii="Arial" w:cs="Arial" w:eastAsia="Arial" w:hAnsi="Arial"/>
            <w:rtl w:val="0"/>
            <w:rPrChange w:author="Özlem Murzoğlu" w:id="48" w:date="2026-07-30T16:13:19Z">
              <w:rPr/>
            </w:rPrChange>
          </w:rPr>
          <w:t xml:space="preserve"> (Enders ve Bandalos, 2001) ve </w:t>
        </w:r>
        <w:r w:rsidDel="00000000" w:rsidR="00000000" w:rsidRPr="00000000">
          <w:rPr>
            <w:rFonts w:ascii="Arial" w:cs="Arial" w:eastAsia="Arial" w:hAnsi="Arial"/>
            <w:b w:val="1"/>
            <w:bCs w:val="1"/>
            <w:rtl w:val="0"/>
            <w:rPrChange w:author="Özlem Murzoğlu" w:id="48" w:date="2026-07-30T16:13:19Z">
              <w:rPr/>
            </w:rPrChange>
          </w:rPr>
          <w:t xml:space="preserve">Çoklu Atama (Multiple Imputation)</w:t>
        </w:r>
        <w:r w:rsidDel="00000000" w:rsidR="00000000" w:rsidRPr="00000000">
          <w:rPr>
            <w:rFonts w:ascii="Arial" w:cs="Arial" w:eastAsia="Arial" w:hAnsi="Arial"/>
            <w:rtl w:val="0"/>
            <w:rPrChange w:author="Özlem Murzoğlu" w:id="48" w:date="2026-07-30T16:13:19Z">
              <w:rPr/>
            </w:rPrChange>
          </w:rPr>
          <w:t xml:space="preserve">.</w:t>
        </w:r>
      </w:ins>
    </w:p>
    <w:p w:rsidR="00000000" w:rsidDel="00000000" w:rsidP="00000000" w:rsidRDefault="00000000" w:rsidRPr="00000000" w14:paraId="00000346">
      <w:pPr>
        <w:spacing w:after="240" w:line="276" w:lineRule="auto"/>
        <w:rPr>
          <w:ins w:author="Özlem Murzoğlu" w:id="47" w:date="2026-07-30T16:13:19Z"/>
          <w:rFonts w:ascii="Arial" w:cs="Arial" w:eastAsia="Arial" w:hAnsi="Arial"/>
          <w:rPrChange w:author="Özlem Murzoğlu" w:id="48" w:date="2026-07-30T16:13:19Z">
            <w:rPr/>
          </w:rPrChange>
        </w:rPr>
      </w:pPr>
      <w:ins w:author="Özlem Murzoğlu" w:id="47" w:date="2026-07-30T16:13:19Z">
        <w:r w:rsidDel="00000000" w:rsidR="00000000" w:rsidRPr="00000000">
          <w:rPr>
            <w:rFonts w:ascii="Arial" w:cs="Arial" w:eastAsia="Arial" w:hAnsi="Arial"/>
            <w:rtl w:val="0"/>
            <w:rPrChange w:author="Özlem Murzoğlu" w:id="48" w:date="2026-07-30T16:13:19Z">
              <w:rPr/>
            </w:rPrChange>
          </w:rPr>
          <w:t xml:space="preserve">Çoklu atama işlemi, zincirli denklemler (MICE) algoritması (Buuren ve Groothuis-Oudshoorn, 2011) kullanılarak 30 iterasyon ve 50 atanmış veri seti (m = 50) üzerinden gerçekleştirilmiştir. Atama yöntemleri rastgele değil, verinin türüne (dağılımına) özgü olarak eşlenmiştir:</w:t>
        </w:r>
      </w:ins>
    </w:p>
    <w:p w:rsidR="00000000" w:rsidDel="00000000" w:rsidP="00000000" w:rsidRDefault="00000000" w:rsidRPr="00000000" w14:paraId="00000347">
      <w:pPr>
        <w:numPr>
          <w:ilvl w:val="0"/>
          <w:numId w:val="12"/>
        </w:numPr>
        <w:spacing w:after="0" w:afterAutospacing="0" w:line="276" w:lineRule="auto"/>
        <w:ind w:left="720" w:hanging="360"/>
        <w:jc w:val="left"/>
        <w:rPr>
          <w:ins w:author="Özlem Murzoğlu" w:id="47" w:date="2026-07-30T16:13:19Z"/>
        </w:rPr>
      </w:pPr>
      <w:ins w:author="Özlem Murzoğlu" w:id="47" w:date="2026-07-30T16:13:19Z">
        <w:r w:rsidDel="00000000" w:rsidR="00000000" w:rsidRPr="00000000">
          <w:rPr>
            <w:rFonts w:ascii="Arial" w:cs="Arial" w:eastAsia="Arial" w:hAnsi="Arial"/>
            <w:i w:val="1"/>
            <w:iCs w:val="1"/>
            <w:rtl w:val="0"/>
            <w:rPrChange w:author="Özlem Murzoğlu" w:id="48" w:date="2026-07-30T16:13:19Z">
              <w:rPr/>
            </w:rPrChange>
          </w:rPr>
          <w:t xml:space="preserve">Sürekli değişkenlerde:</w:t>
        </w:r>
        <w:r w:rsidDel="00000000" w:rsidR="00000000" w:rsidRPr="00000000">
          <w:rPr>
            <w:rFonts w:ascii="Arial" w:cs="Arial" w:eastAsia="Arial" w:hAnsi="Arial"/>
            <w:rtl w:val="0"/>
            <w:rPrChange w:author="Özlem Murzoğlu" w:id="48" w:date="2026-07-30T16:13:19Z">
              <w:rPr/>
            </w:rPrChange>
          </w:rPr>
          <w:t xml:space="preserve"> </w:t>
        </w:r>
        <w:r w:rsidDel="00000000" w:rsidR="00000000" w:rsidRPr="00000000">
          <w:rPr>
            <w:rtl w:val="0"/>
            <w:rPrChange w:author="Özlem Murzoğlu" w:id="48" w:date="2026-07-30T16:13:19Z">
              <w:rPr/>
            </w:rPrChange>
          </w:rPr>
          <w:t xml:space="preserve">öngörücü ortalama eşleme</w:t>
        </w:r>
        <w:r w:rsidDel="00000000" w:rsidR="00000000" w:rsidRPr="00000000">
          <w:rPr>
            <w:vertAlign w:val="superscript"/>
          </w:rPr>
          <w:footnoteReference w:customMarkFollows="0" w:id="2"/>
        </w:r>
        <w:r w:rsidDel="00000000" w:rsidR="00000000" w:rsidRPr="00000000">
          <w:rPr>
            <w:rFonts w:ascii="Arial" w:cs="Arial" w:eastAsia="Arial" w:hAnsi="Arial"/>
            <w:rtl w:val="0"/>
            <w:rPrChange w:author="Özlem Murzoğlu" w:id="48" w:date="2026-07-30T16:13:19Z">
              <w:rPr/>
            </w:rPrChange>
          </w:rPr>
          <w:t xml:space="preserve"> (predictive mean matching),</w:t>
        </w:r>
      </w:ins>
    </w:p>
    <w:p w:rsidR="00000000" w:rsidDel="00000000" w:rsidP="00000000" w:rsidRDefault="00000000" w:rsidRPr="00000000" w14:paraId="00000348">
      <w:pPr>
        <w:numPr>
          <w:ilvl w:val="0"/>
          <w:numId w:val="12"/>
        </w:numPr>
        <w:spacing w:after="0" w:afterAutospacing="0" w:line="276" w:lineRule="auto"/>
        <w:ind w:left="720" w:hanging="360"/>
        <w:jc w:val="left"/>
        <w:rPr>
          <w:ins w:author="Özlem Murzoğlu" w:id="47" w:date="2026-07-30T16:13:19Z"/>
        </w:rPr>
      </w:pPr>
      <w:ins w:author="Özlem Murzoğlu" w:id="47" w:date="2026-07-30T16:13:19Z">
        <w:r w:rsidDel="00000000" w:rsidR="00000000" w:rsidRPr="00000000">
          <w:rPr>
            <w:rFonts w:ascii="Arial" w:cs="Arial" w:eastAsia="Arial" w:hAnsi="Arial"/>
            <w:i w:val="1"/>
            <w:iCs w:val="1"/>
            <w:rtl w:val="0"/>
            <w:rPrChange w:author="Özlem Murzoğlu" w:id="48" w:date="2026-07-30T16:13:19Z">
              <w:rPr/>
            </w:rPrChange>
          </w:rPr>
          <w:t xml:space="preserve">İkili (binary) değişkenlerde:</w:t>
        </w:r>
        <w:r w:rsidDel="00000000" w:rsidR="00000000" w:rsidRPr="00000000">
          <w:rPr>
            <w:rFonts w:ascii="Arial" w:cs="Arial" w:eastAsia="Arial" w:hAnsi="Arial"/>
            <w:rtl w:val="0"/>
            <w:rPrChange w:author="Özlem Murzoğlu" w:id="48" w:date="2026-07-30T16:13:19Z">
              <w:rPr/>
            </w:rPrChange>
          </w:rPr>
          <w:t xml:space="preserve"> Lojistik regresyon,</w:t>
        </w:r>
      </w:ins>
    </w:p>
    <w:p w:rsidR="00000000" w:rsidDel="00000000" w:rsidP="00000000" w:rsidRDefault="00000000" w:rsidRPr="00000000" w14:paraId="00000349">
      <w:pPr>
        <w:numPr>
          <w:ilvl w:val="0"/>
          <w:numId w:val="12"/>
        </w:numPr>
        <w:spacing w:after="0" w:afterAutospacing="0" w:line="276" w:lineRule="auto"/>
        <w:ind w:left="720" w:hanging="360"/>
        <w:jc w:val="left"/>
        <w:rPr>
          <w:ins w:author="Özlem Murzoğlu" w:id="47" w:date="2026-07-30T16:13:19Z"/>
        </w:rPr>
      </w:pPr>
      <w:ins w:author="Özlem Murzoğlu" w:id="47" w:date="2026-07-30T16:13:19Z">
        <w:r w:rsidDel="00000000" w:rsidR="00000000" w:rsidRPr="00000000">
          <w:rPr>
            <w:rFonts w:ascii="Arial" w:cs="Arial" w:eastAsia="Arial" w:hAnsi="Arial"/>
            <w:i w:val="1"/>
            <w:iCs w:val="1"/>
            <w:rtl w:val="0"/>
            <w:rPrChange w:author="Özlem Murzoğlu" w:id="48" w:date="2026-07-30T16:13:19Z">
              <w:rPr/>
            </w:rPrChange>
          </w:rPr>
          <w:t xml:space="preserve">Sıralı (ordinal) değişkenlerde:</w:t>
        </w:r>
        <w:r w:rsidDel="00000000" w:rsidR="00000000" w:rsidRPr="00000000">
          <w:rPr>
            <w:rFonts w:ascii="Arial" w:cs="Arial" w:eastAsia="Arial" w:hAnsi="Arial"/>
            <w:rtl w:val="0"/>
            <w:rPrChange w:author="Özlem Murzoğlu" w:id="48" w:date="2026-07-30T16:13:19Z">
              <w:rPr/>
            </w:rPrChange>
          </w:rPr>
          <w:t xml:space="preserve"> Orantılı olasılıklar regresyonu kullanılmıştır.</w:t>
          <w:br w:type="textWrapping"/>
          <w:t xml:space="preserve">Ayrıca bulguların şeffaflığı ve yeniden üretilebilirliği (reproducibility) için atama algoritmasında sabit bir tohum (seed) değeri tanımlanmıştır.</w:t>
        </w:r>
      </w:ins>
    </w:p>
    <w:p w:rsidR="00000000" w:rsidDel="00000000" w:rsidP="00000000" w:rsidRDefault="00000000" w:rsidRPr="00000000" w14:paraId="0000034A">
      <w:pPr>
        <w:numPr>
          <w:ilvl w:val="0"/>
          <w:numId w:val="12"/>
        </w:numPr>
        <w:spacing w:after="240" w:line="276" w:lineRule="auto"/>
        <w:ind w:left="720" w:hanging="360"/>
        <w:rPr>
          <w:ins w:author="Özlem Murzoğlu" w:id="47" w:date="2026-07-30T16:13:19Z"/>
          <w:rFonts w:ascii="Arial" w:cs="Arial" w:eastAsia="Arial" w:hAnsi="Arial"/>
          <w:b w:val="1"/>
          <w:bCs w:val="1"/>
          <w:u w:val="none"/>
        </w:rPr>
      </w:pPr>
      <w:ins w:author="Özlem Murzoğlu" w:id="47" w:date="2026-07-30T16:13:19Z">
        <w:r w:rsidDel="00000000" w:rsidR="00000000" w:rsidRPr="00000000">
          <w:rPr>
            <w:rFonts w:ascii="Arial" w:cs="Arial" w:eastAsia="Arial" w:hAnsi="Arial"/>
            <w:b w:val="1"/>
            <w:bCs w:val="1"/>
            <w:rtl w:val="0"/>
            <w:rPrChange w:author="Özlem Murzoğlu" w:id="48" w:date="2026-07-30T16:13:19Z">
              <w:rPr/>
            </w:rPrChange>
          </w:rPr>
          <w:t xml:space="preserve">Tam-Vaka (Complete-Case) Karşılaştırması</w:t>
        </w:r>
      </w:ins>
    </w:p>
    <w:p w:rsidR="00000000" w:rsidDel="00000000" w:rsidP="00000000" w:rsidRDefault="00000000" w:rsidRPr="00000000" w14:paraId="0000034B">
      <w:pPr>
        <w:spacing w:after="240" w:line="276" w:lineRule="auto"/>
        <w:rPr>
          <w:ins w:author="Özlem Murzoğlu" w:id="47" w:date="2026-07-30T16:13:19Z"/>
          <w:rFonts w:ascii="Arial" w:cs="Arial" w:eastAsia="Arial" w:hAnsi="Arial"/>
          <w:rPrChange w:author="Özlem Murzoğlu" w:id="48" w:date="2026-07-30T16:13:19Z">
            <w:rPr/>
          </w:rPrChange>
        </w:rPr>
      </w:pPr>
      <w:ins w:author="Özlem Murzoğlu" w:id="47" w:date="2026-07-30T16:13:19Z">
        <w:r w:rsidDel="00000000" w:rsidR="00000000" w:rsidRPr="00000000">
          <w:rPr>
            <w:rFonts w:ascii="Arial" w:cs="Arial" w:eastAsia="Arial" w:hAnsi="Arial"/>
            <w:rtl w:val="0"/>
            <w:rPrChange w:author="Özlem Murzoğlu" w:id="48" w:date="2026-07-30T16:13:19Z">
              <w:rPr/>
            </w:rPrChange>
          </w:rPr>
          <w:t xml:space="preserve">Eksik veri içeren katılımcıların analizden tamamen çıkarıldığı geleneksel "tam-vaka" sonuçları, ana analiz olarak değil; yalnızca bu yöntemin ne kadar ciddi bir "bilgi kaybına" yol açtığını göstermek ve birincil yöntemlerin (FIML/MICE) gücünü vurgulamak amacıyla tamamlayıcı olarak sunulmuştur.</w:t>
        </w:r>
      </w:ins>
    </w:p>
    <w:p w:rsidR="00000000" w:rsidDel="00000000" w:rsidP="00000000" w:rsidRDefault="00000000" w:rsidRPr="00000000" w14:paraId="0000034C">
      <w:pPr>
        <w:numPr>
          <w:ilvl w:val="0"/>
          <w:numId w:val="13"/>
        </w:numPr>
        <w:spacing w:after="240" w:line="276" w:lineRule="auto"/>
        <w:ind w:left="720" w:hanging="360"/>
        <w:rPr>
          <w:ins w:author="Özlem Murzoğlu" w:id="47" w:date="2026-07-30T16:13:19Z"/>
          <w:rFonts w:ascii="Arial" w:cs="Arial" w:eastAsia="Arial" w:hAnsi="Arial"/>
          <w:b w:val="1"/>
          <w:bCs w:val="1"/>
          <w:u w:val="none"/>
        </w:rPr>
      </w:pPr>
      <w:ins w:author="Özlem Murzoğlu" w:id="47" w:date="2026-07-30T16:13:19Z">
        <w:r w:rsidDel="00000000" w:rsidR="00000000" w:rsidRPr="00000000">
          <w:rPr>
            <w:rFonts w:ascii="Arial" w:cs="Arial" w:eastAsia="Arial" w:hAnsi="Arial"/>
            <w:b w:val="1"/>
            <w:bCs w:val="1"/>
            <w:rtl w:val="0"/>
            <w:rPrChange w:author="Özlem Murzoğlu" w:id="48" w:date="2026-07-30T16:13:19Z">
              <w:rPr/>
            </w:rPrChange>
          </w:rPr>
          <w:t xml:space="preserve">Rastgele Olmayan Eksikliğe (MNAR) Karşı Delta-Duyarlılık Testi</w:t>
        </w:r>
      </w:ins>
    </w:p>
    <w:p w:rsidR="00000000" w:rsidDel="00000000" w:rsidP="00000000" w:rsidRDefault="00000000" w:rsidRPr="00000000" w14:paraId="0000034D">
      <w:pPr>
        <w:spacing w:after="240" w:line="276" w:lineRule="auto"/>
        <w:rPr>
          <w:ins w:author="Özlem Murzoğlu" w:id="47" w:date="2026-07-30T16:13:19Z"/>
          <w:rFonts w:ascii="Arial" w:cs="Arial" w:eastAsia="Arial" w:hAnsi="Arial"/>
          <w:rPrChange w:author="Özlem Murzoğlu" w:id="48" w:date="2026-07-30T16:13:19Z">
            <w:rPr/>
          </w:rPrChange>
        </w:rPr>
      </w:pPr>
      <w:ins w:author="Özlem Murzoğlu" w:id="47" w:date="2026-07-30T16:13:19Z">
        <w:r w:rsidDel="00000000" w:rsidR="00000000" w:rsidRPr="00000000">
          <w:rPr>
            <w:rFonts w:ascii="Arial" w:cs="Arial" w:eastAsia="Arial" w:hAnsi="Arial"/>
            <w:rtl w:val="0"/>
            <w:rPrChange w:author="Özlem Murzoğlu" w:id="48" w:date="2026-07-30T16:13:19Z">
              <w:rPr/>
            </w:rPrChange>
          </w:rPr>
          <w:t xml:space="preserve">MAR (rastgele eksiklik) varsayımının ihlal edilme ihtimaline, yani verilerin "Rastgele Olmayan" (MNAR) bir sistematikle eksik bırakılmış olma riskine karşı ekstra bir dayanıklılık testi yapılmıştır. Atanan değerlere önceden tanımlı sistematik kaymalar (delta) eklenerek, sonuçların bu kaymalara karşı ne kadar dirençli olduğunu ölçen </w:t>
        </w:r>
        <w:r w:rsidDel="00000000" w:rsidR="00000000" w:rsidRPr="00000000">
          <w:rPr>
            <w:rFonts w:ascii="Arial" w:cs="Arial" w:eastAsia="Arial" w:hAnsi="Arial"/>
            <w:b w:val="1"/>
            <w:bCs w:val="1"/>
            <w:rtl w:val="0"/>
            <w:rPrChange w:author="Özlem Murzoğlu" w:id="48" w:date="2026-07-30T16:13:19Z">
              <w:rPr/>
            </w:rPrChange>
          </w:rPr>
          <w:t xml:space="preserve">delta tabanlı duyarlılık (sensitivity) çözümlemesi</w:t>
        </w:r>
        <w:r w:rsidDel="00000000" w:rsidR="00000000" w:rsidRPr="00000000">
          <w:rPr>
            <w:rFonts w:ascii="Arial" w:cs="Arial" w:eastAsia="Arial" w:hAnsi="Arial"/>
            <w:rtl w:val="0"/>
            <w:rPrChange w:author="Özlem Murzoğlu" w:id="48" w:date="2026-07-30T16:13:19Z">
              <w:rPr/>
            </w:rPrChange>
          </w:rPr>
          <w:t xml:space="preserve"> uygulanmıştır.</w:t>
        </w:r>
      </w:ins>
    </w:p>
    <w:p w:rsidR="00000000" w:rsidDel="00000000" w:rsidP="00000000" w:rsidRDefault="00000000" w:rsidRPr="00000000" w14:paraId="0000034E">
      <w:pPr>
        <w:numPr>
          <w:ilvl w:val="0"/>
          <w:numId w:val="2"/>
        </w:numPr>
        <w:spacing w:after="240" w:line="276" w:lineRule="auto"/>
        <w:ind w:left="720" w:hanging="360"/>
        <w:rPr>
          <w:ins w:author="Özlem Murzoğlu" w:id="47" w:date="2026-07-30T16:13:19Z"/>
          <w:rFonts w:ascii="Arial" w:cs="Arial" w:eastAsia="Arial" w:hAnsi="Arial"/>
          <w:b w:val="1"/>
          <w:bCs w:val="1"/>
          <w:u w:val="none"/>
        </w:rPr>
      </w:pPr>
      <w:ins w:author="Özlem Murzoğlu" w:id="47" w:date="2026-07-30T16:13:19Z">
        <w:r w:rsidDel="00000000" w:rsidR="00000000" w:rsidRPr="00000000">
          <w:rPr>
            <w:rFonts w:ascii="Arial" w:cs="Arial" w:eastAsia="Arial" w:hAnsi="Arial"/>
            <w:b w:val="1"/>
            <w:bCs w:val="1"/>
            <w:rtl w:val="0"/>
            <w:rPrChange w:author="Özlem Murzoğlu" w:id="48" w:date="2026-07-30T16:13:19Z">
              <w:rPr/>
            </w:rPrChange>
          </w:rPr>
          <w:t xml:space="preserve">Yapısal Eksiklik (Structural Missingness) Kısıtı</w:t>
        </w:r>
      </w:ins>
    </w:p>
    <w:p w:rsidR="00000000" w:rsidDel="00000000" w:rsidP="00000000" w:rsidRDefault="00000000" w:rsidRPr="00000000" w14:paraId="0000034F">
      <w:pPr>
        <w:spacing w:after="240" w:line="276" w:lineRule="auto"/>
        <w:rPr>
          <w:ins w:author="Özlem Murzoğlu" w:id="47" w:date="2026-07-30T16:13:19Z"/>
          <w:rFonts w:ascii="Arial" w:cs="Arial" w:eastAsia="Arial" w:hAnsi="Arial"/>
          <w:rPrChange w:author="Özlem Murzoğlu" w:id="48" w:date="2026-07-30T16:13:19Z">
            <w:rPr/>
          </w:rPrChange>
        </w:rPr>
      </w:pPr>
      <w:ins w:author="Özlem Murzoğlu" w:id="47" w:date="2026-07-30T16:13:19Z">
        <w:r w:rsidDel="00000000" w:rsidR="00000000" w:rsidRPr="00000000">
          <w:rPr>
            <w:rFonts w:ascii="Arial" w:cs="Arial" w:eastAsia="Arial" w:hAnsi="Arial"/>
            <w:rtl w:val="0"/>
            <w:rPrChange w:author="Özlem Murzoğlu" w:id="48" w:date="2026-07-30T16:13:19Z">
              <w:rPr/>
            </w:rPrChange>
          </w:rPr>
          <w:t xml:space="preserve">Araştırmanın tasarımı gereği, kontrol grubundaki (sağlıklı) çocuklarda klinik HbA1c değeri ve diyabet süresi gibi alanlar doğal olarak bulunmamaktadır. Bu durum bir veri kaybı (kayıp veri) değil, </w:t>
        </w:r>
        <w:r w:rsidDel="00000000" w:rsidR="00000000" w:rsidRPr="00000000">
          <w:rPr>
            <w:rFonts w:ascii="Arial" w:cs="Arial" w:eastAsia="Arial" w:hAnsi="Arial"/>
            <w:b w:val="1"/>
            <w:bCs w:val="1"/>
            <w:rtl w:val="0"/>
            <w:rPrChange w:author="Özlem Murzoğlu" w:id="48" w:date="2026-07-30T16:13:19Z">
              <w:rPr/>
            </w:rPrChange>
          </w:rPr>
          <w:t xml:space="preserve">"yapısal eksiklik"</w:t>
        </w:r>
        <w:r w:rsidDel="00000000" w:rsidR="00000000" w:rsidRPr="00000000">
          <w:rPr>
            <w:rFonts w:ascii="Arial" w:cs="Arial" w:eastAsia="Arial" w:hAnsi="Arial"/>
            <w:rtl w:val="0"/>
            <w:rPrChange w:author="Özlem Murzoğlu" w:id="48" w:date="2026-07-30T16:13:19Z">
              <w:rPr/>
            </w:rPrChange>
          </w:rPr>
          <w:t xml:space="preserve"> olarak kabul edilmiştir. Mantıksal bir tutarsızlığa yol açmamak adına, bu klinik alanlardaki veri atama işlemi tüm örnekleme değil; yalnızca Tip-1 Diyabet (T1DM) grubundaki çözümsel eksik hücrelerle sınırlandırılmıştır.</w:t>
        </w:r>
      </w:ins>
    </w:p>
    <w:p w:rsidR="00000000" w:rsidDel="00000000" w:rsidP="00000000" w:rsidRDefault="00000000" w:rsidRPr="00000000" w14:paraId="000003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del w:author="Özlem Murzoğlu" w:id="47" w:date="2026-07-30T16:13:19Z">
        <w:r w:rsidDel="00000000" w:rsidR="00000000" w:rsidRPr="00000000">
          <w:rPr>
            <w:rFonts w:ascii="Arial" w:cs="Arial" w:eastAsia="Arial" w:hAnsi="Arial"/>
            <w:rtl w:val="0"/>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delText xml:space="preserve">Eksik veri üç çerçeveyle ele alınmıştır (Little ve Rubin, 2019). Bu çoklu çerçevenin gerekçesi; eksik verinin nasıl işlendiğine ilişkin varsayımı görünür kılmak ve üç yöntemin aynı sonuca ulaşmasını, bulgunun eksik veri kararına duyarsızlığını gösteren bir sağlamlık kanıtı olarak kullanmaktır. Birincil çözümleme, tam bilgi maksimum olabilirlik</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(FIML)</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(Enders ve Bandalos, 2001) ve çoklu atama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multiple imputation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çerçeveleri altında rastgele eksiklik (MAR) varsayımıyla yürütülmüştür. Tam-vaka sonuçlar, bilgi kaybını göstermek için tamamlayıcı olarak sunulmuştur. Çoklu atama, zincirli denklemlerle (Buuren ve Groothuis-Oudshoorn, 2011) 50 atanmış veri seti (m = 50) ve otuz iterasyon üzerinden yürütülmüştür. Atama yöntemleri değişken türüne göre eşlenmiştir: sürekli değişkenlerde öngörücü ortalama eşleme</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ikili değişkenlerde lojistik, sıralı değişkenlerde orantılı olasılıklar regresyonu. Yeniden üretilebilirlik için sabit bir tohum değeri kullanılmıştır. Rastgele olmayan eksikliğe (MNAR) karşı dayanıklılık; atanmış değerlere önceden tanımlı sistematik kaymalar (delta) eklenerek sonucun bu kaymalara duyarlılığını ölçen delta tabanlı duyarlılık çözümlemesiyle sınanmıştır. Kontrol grubunda tasarım gereği bulunmayan HbA1c ve diyabet süresi alanları yapısal eksik kabul edilmiş; bu alanlarda atama yalnız T1DM grubundaki çözümsel eksik hücrelerle sınırlandırılmıştır.</w:delText>
        </w:r>
      </w:del>
      <w:r w:rsidDel="00000000" w:rsidR="00000000" w:rsidRPr="00000000">
        <w:rPr>
          <w:rtl w:val="0"/>
        </w:rPr>
      </w:r>
    </w:p>
    <w:bookmarkStart w:colFirst="0" w:colLast="0" w:name="kaj3499g11c0" w:id="76"/>
    <w:bookmarkEnd w:id="76"/>
    <w:p w:rsidR="00000000" w:rsidDel="00000000" w:rsidP="00000000" w:rsidRDefault="00000000" w:rsidRPr="00000000" w14:paraId="00000351">
      <w:pPr>
        <w:pStyle w:val="Heading3"/>
        <w:rPr/>
      </w:pPr>
      <w:r w:rsidDel="00000000" w:rsidR="00000000" w:rsidRPr="00000000">
        <w:rPr>
          <w:rtl w:val="0"/>
        </w:rPr>
        <w:t xml:space="preserve">3.9.3 Nedensel çıkarım çerçevesi</w:t>
      </w:r>
    </w:p>
    <w:p w:rsidR="00000000" w:rsidDel="00000000" w:rsidP="00000000" w:rsidRDefault="00000000" w:rsidRPr="00000000" w14:paraId="0000035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Birincil ayarlanmış (koşullu-ilişki) modellerde hangi değişkenlerin istatistiksel olarak kontrol edileceği, önceden çizilen bir nedensel diyagramla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Directed Acyclic Graph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DAG) belirlenmiştir (Textor ve ark., 2016). Bu diyagram, ayarlanması gereken değişken kümesini —arka-kapı kümesini— tanımlar.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Buradaki “toplam-etki” nitelemesi, bu kümenin ayarlanması anlamındadır. Ancak merkez ve veri toplama dönemi, grup üyeliğiyle örtüşen bir seçilim düğümü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selection node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 oluşturur. Çözümleme bu seçilim yapısı üzerinde koşullandığından, T1DM’nin toplam nedensel etkisi bu tasarımda nokta-tanımlanabilir değildir.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Merkez ve dönem, klasik anlamda ortak-neden bir karıştırıcıdan çok, üzerinde koşullanılan bir seçilim mekanizması gibi davranır (bkz. </w:t>
      </w:r>
      <w:hyperlink w:anchor="b1rianxvanw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nedenle raporlanan grup katsayıları, tanımlanmış bir toplam nedensel etki değil, gözlenen karıştırıcılar için ayarlanmış koşullu ilişkiler olarak okunmalıdır. Uygulanan diyagramda sosyoekonomik durum, kardeşler arası yaş farkı ve aile büyüklüğü başlangıç/tasarım karıştırıcıları olarak ele alınmıştır. Anne antidepresan kullanımı, anne depresif belirti düzeyi ve ebeveynlik tutumu ise birincil ayarlanmış modellerde ayarlanmamış, aracılık ve duyarlılık çözümlemelerinde ayrıca değerlendirilmiştir. Anne yaşı, H1 çocuk-algısı birincil ayarlanmış modelinin kovaryat setine bilinçli olarak dâhil edilmemiştir. Uygulanan diyagramda, anne yaşının çocuğun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algıladığı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ebeveynlik üzerindeki etkisinin sosyoekonomik durum, kardeş yaş farkı ve aile büyüklüğü aracılığıyla taşındığı varsayılmıştır. Bu üç ardıl (aracı) değişken ayarlandığında anne yaşının çocuk algısı ile grup arasında açık bırakılmış bir arka-kapı yolu oluşturmadığı varsayılmıştır. Buna karşılık H3 (anne öz-bildirimi) ve H4 (anne depresyonu ↔ ebeveynlik) modellerinde sonuç doğrudan anneye ait olduğundan anne yaşı olası bir ortak-neden konumundadır ve bu iki modelde kovaryat olarak ayarlanmıştır. Anne yaşı örneklemde sınırda dengesiz olduğundan (SMD ≈ 0,21; Bulgular, </w:t>
      </w: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sonucunun bu karara duyarlılığı, çoklu-evren (multiverse) çözümlemesinin anne yaşı ve anne depresif belirti düzeyini ekleyen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genişletilmiş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kolunda ayrıca sınanmıştır (bkz. §</w:t>
      </w:r>
      <w:hyperlink w:anchor="uhj3qhgydpqx">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Bölüm 3.9.5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diyagram kararına bağlı olarak bir eğilim skoru hattı kurulmuştur (Rosenbaum ve Rubin, 1983; Austin, 2011).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modelde bu olasılık sosyoekonomik durum, yaş farkı ve çocuk sayısı üzerinden kestirilmiştir. Grupları ölçülen değişkenlerde dengelemek için bu olasılığın tersiyle ağırlıklandıran kararlılaştırılmış ters-olasılık ağırlıkları (IPTW), uç eğilim skorlu birkaç ailenin aşırı büyük ağırlıklarının kestirim varyansını şişirmesini sınırlamak amacıyla 99. persentilde budanmıştır (Austin ve Stuart, 2015). Birebir en yakın komşu eşleştirmesi lojit skor üzerinde değerlendirilmiştir. Hem ağırlıklandırmayı hem kovaryat ayarlamasını birlikte kullanarak model yanlış belirlenmesine karşı ek koruma sağlayan çift-sağlam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doubly robust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ve ağırlık planı önceden belirlenmiştir. Bu hat nedensellik iddiası kurmaz ve randomizasyon üretmez; gözlemsel karşılaştırmada yalnız gözlenen karıştırıcıların etkisini azaltmaya yönelik bir tasarım katmanıdır.</w:t>
      </w:r>
    </w:p>
    <w:bookmarkStart w:colFirst="0" w:colLast="0" w:name="te765u4lx9gg" w:id="77"/>
    <w:bookmarkEnd w:id="77"/>
    <w:p w:rsidR="00000000" w:rsidDel="00000000" w:rsidP="00000000" w:rsidRDefault="00000000" w:rsidRPr="00000000" w14:paraId="00000353">
      <w:pPr>
        <w:pStyle w:val="Heading3"/>
        <w:rPr/>
      </w:pPr>
      <w:r w:rsidDel="00000000" w:rsidR="00000000" w:rsidRPr="00000000">
        <w:rPr>
          <w:rtl w:val="0"/>
        </w:rPr>
        <w:t xml:space="preserve">3.9.4 Hipotez temelli modeller</w:t>
      </w:r>
    </w:p>
    <w:p w:rsidR="00000000" w:rsidDel="00000000" w:rsidP="00000000" w:rsidRDefault="00000000" w:rsidRPr="00000000" w14:paraId="000003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Beş hipotezin çözümleme düzeyi, Araştırma Tasarımı başlığında tanımlanan iç içe aile yapısına göre belirlenmiştir. Çocuk-satırı gözlemlerinin aynı aile içinde yuvalandığı modellerde aile rastgele etkisi ya da aile bazında kümelenmiş standart hata zorunlu tutulmuştur. Aile düzeyinde tanımlı yapılar (anne öz-bildirimi gibi) doğrudan aile-satırında modellenmiştir. Çift-içi karşılıklı bağımlılık ise aktör–partner çerçevesinde ele alınmıştır. Aşağıdaki alt başlıklar her hipotezin birincil modelini ve genişletme hattını bu düzey kararıyla tutarlı biçimde tanımlar. </w:t>
      </w:r>
      <w:hyperlink w:anchor="7p1e7knik9z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beş doğrulayıcı hipotezin çözümleme düzeyini, birincil modelini, temel kovaryatlarını ve çoklu karşılaştırma düzeltmesini tek bakışta özetlemektedir; her satırın ayrıntılı gerekçesi izleyen alt başlıklardadır.</w:t>
      </w:r>
    </w:p>
    <w:tbl>
      <w:tblPr>
        <w:tblStyle w:val="Table1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7p1e7knik9z0" w:id="78"/>
          <w:bookmarkEnd w:id="78"/>
          <w:p w:rsidR="00000000" w:rsidDel="00000000" w:rsidP="00000000" w:rsidRDefault="00000000" w:rsidRPr="00000000" w14:paraId="000003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Doğrulayıcı hipotezlerin çözümleme planı özeti (birincil hat). Genişletme/keşifsel katmanlar için bkz. bulgular bölümü.</w:t>
            </w:r>
          </w:p>
          <w:tbl>
            <w:tblPr>
              <w:tblStyle w:val="Table14"/>
              <w:tblW w:w="7920.0" w:type="dxa"/>
              <w:jc w:val="left"/>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3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Hipotez</w:t>
                  </w:r>
                </w:p>
              </w:tc>
              <w:tc>
                <w:tcPr/>
                <w:p w:rsidR="00000000" w:rsidDel="00000000" w:rsidP="00000000" w:rsidRDefault="00000000" w:rsidRPr="00000000" w14:paraId="000003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 değişkeni</w:t>
                  </w:r>
                </w:p>
              </w:tc>
              <w:tc>
                <w:tcPr/>
                <w:p w:rsidR="00000000" w:rsidDel="00000000" w:rsidP="00000000" w:rsidRDefault="00000000" w:rsidRPr="00000000" w14:paraId="000003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Birincil model</w:t>
                  </w:r>
                </w:p>
              </w:tc>
              <w:tc>
                <w:tcPr/>
                <w:p w:rsidR="00000000" w:rsidDel="00000000" w:rsidP="00000000" w:rsidRDefault="00000000" w:rsidRPr="00000000" w14:paraId="000003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kovaryatlar</w:t>
                  </w:r>
                </w:p>
              </w:tc>
              <w:tc>
                <w:tcPr/>
                <w:p w:rsidR="00000000" w:rsidDel="00000000" w:rsidP="00000000" w:rsidRDefault="00000000" w:rsidRPr="00000000" w14:paraId="000003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Çoklu düzeltme</w:t>
                  </w:r>
                </w:p>
              </w:tc>
            </w:tr>
            <w:tr>
              <w:trPr>
                <w:cantSplit w:val="0"/>
                <w:tblHeader w:val="0"/>
              </w:trPr>
              <w:tc>
                <w:tcPr/>
                <w:p w:rsidR="00000000" w:rsidDel="00000000" w:rsidP="00000000" w:rsidRDefault="00000000" w:rsidRPr="00000000" w14:paraId="000003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w:t>
                  </w:r>
                  <w:r w:rsidDel="00000000" w:rsidR="00000000" w:rsidRPr="00000000">
                    <w:rPr>
                      <w:rtl w:val="0"/>
                    </w:rPr>
                  </w:r>
                </w:p>
              </w:tc>
              <w:tc>
                <w:tcPr/>
                <w:p w:rsidR="00000000" w:rsidDel="00000000" w:rsidP="00000000" w:rsidRDefault="00000000" w:rsidRPr="00000000" w14:paraId="000003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s-EMBU-C (çocuk algısı)</w:t>
                  </w:r>
                </w:p>
              </w:tc>
              <w:tc>
                <w:tcPr/>
                <w:p w:rsidR="00000000" w:rsidDel="00000000" w:rsidP="00000000" w:rsidRDefault="00000000" w:rsidRPr="00000000" w14:paraId="000003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Çok düzeyli model (aile rastgele etkisi)</w:t>
                  </w:r>
                </w:p>
              </w:tc>
              <w:tc>
                <w:tcPr/>
                <w:p w:rsidR="00000000" w:rsidDel="00000000" w:rsidP="00000000" w:rsidRDefault="00000000" w:rsidRPr="00000000" w14:paraId="000003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 yaş, cinsiyet, SES, yaş farkı, çocuk sayısı</w:t>
                  </w:r>
                </w:p>
              </w:tc>
              <w:tc>
                <w:tcPr/>
                <w:p w:rsidR="00000000" w:rsidDel="00000000" w:rsidP="00000000" w:rsidRDefault="00000000" w:rsidRPr="00000000" w14:paraId="000003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r>
            <w:tr>
              <w:trPr>
                <w:cantSplit w:val="0"/>
                <w:tblHeader w:val="0"/>
              </w:trPr>
              <w:tc>
                <w:tcPr/>
                <w:p w:rsidR="00000000" w:rsidDel="00000000" w:rsidP="00000000" w:rsidRDefault="00000000" w:rsidRPr="00000000" w14:paraId="000003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w:t>
                  </w:r>
                  <w:r w:rsidDel="00000000" w:rsidR="00000000" w:rsidRPr="00000000">
                    <w:rPr>
                      <w:rtl w:val="0"/>
                    </w:rPr>
                  </w:r>
                </w:p>
              </w:tc>
              <w:tc>
                <w:tcPr/>
                <w:p w:rsidR="00000000" w:rsidDel="00000000" w:rsidP="00000000" w:rsidRDefault="00000000" w:rsidRPr="00000000" w14:paraId="000003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KİA 4 boyut (kardeş ilişkisi)</w:t>
                  </w:r>
                </w:p>
              </w:tc>
              <w:tc>
                <w:tcPr/>
                <w:p w:rsidR="00000000" w:rsidDel="00000000" w:rsidP="00000000" w:rsidRDefault="00000000" w:rsidRPr="00000000" w14:paraId="000003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Welch t + APIM karma model + diadik CFA</w:t>
                  </w:r>
                </w:p>
              </w:tc>
              <w:tc>
                <w:tcPr/>
                <w:p w:rsidR="00000000" w:rsidDel="00000000" w:rsidP="00000000" w:rsidRDefault="00000000" w:rsidRPr="00000000" w14:paraId="000003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Yaş farkı, aynı cinsiyet</w:t>
                  </w:r>
                </w:p>
              </w:tc>
              <w:tc>
                <w:tcPr/>
                <w:p w:rsidR="00000000" w:rsidDel="00000000" w:rsidP="00000000" w:rsidRDefault="00000000" w:rsidRPr="00000000" w14:paraId="000003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r>
            <w:tr>
              <w:trPr>
                <w:cantSplit w:val="0"/>
                <w:tblHeader w:val="0"/>
              </w:trPr>
              <w:tc>
                <w:tcPr/>
                <w:p w:rsidR="00000000" w:rsidDel="00000000" w:rsidP="00000000" w:rsidRDefault="00000000" w:rsidRPr="00000000" w14:paraId="000003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w:t>
                  </w:r>
                  <w:r w:rsidDel="00000000" w:rsidR="00000000" w:rsidRPr="00000000">
                    <w:rPr>
                      <w:rtl w:val="0"/>
                    </w:rPr>
                  </w:r>
                </w:p>
              </w:tc>
              <w:tc>
                <w:tcPr/>
                <w:p w:rsidR="00000000" w:rsidDel="00000000" w:rsidP="00000000" w:rsidRDefault="00000000" w:rsidRPr="00000000" w14:paraId="000003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s-EMBU-P (anne öz-bildirimi)</w:t>
                  </w:r>
                </w:p>
              </w:tc>
              <w:tc>
                <w:tcPr/>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Kovaryans analizi + eğilim skoru (HC3 sağlam standart hata)</w:t>
                  </w:r>
                </w:p>
              </w:tc>
              <w:tc>
                <w:tcPr/>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Grup, anne yaşı, SES, yaş farkı, çocuk sayısı</w:t>
                  </w:r>
                </w:p>
              </w:tc>
              <w:tc>
                <w:tcPr/>
                <w:p w:rsidR="00000000" w:rsidDel="00000000" w:rsidP="00000000" w:rsidRDefault="00000000" w:rsidRPr="00000000" w14:paraId="000003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r>
            <w:tr>
              <w:trPr>
                <w:cantSplit w:val="0"/>
                <w:tblHeader w:val="0"/>
              </w:trPr>
              <w:tc>
                <w:tcPr/>
                <w:p w:rsidR="00000000" w:rsidDel="00000000" w:rsidP="00000000" w:rsidRDefault="00000000" w:rsidRPr="00000000" w14:paraId="000003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w:t>
                  </w:r>
                  <w:r w:rsidDel="00000000" w:rsidR="00000000" w:rsidRPr="00000000">
                    <w:rPr>
                      <w:rtl w:val="0"/>
                    </w:rPr>
                  </w:r>
                </w:p>
              </w:tc>
              <w:tc>
                <w:tcPr/>
                <w:p w:rsidR="00000000" w:rsidDel="00000000" w:rsidP="00000000" w:rsidRDefault="00000000" w:rsidRPr="00000000" w14:paraId="000003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0"/>
                      <w:bCs w:val="0"/>
                      <w:i w:val="0"/>
                      <w:iCs w:val="0"/>
                      <w:smallCaps w:val="0"/>
                      <w:strike w:val="0"/>
                      <w:color w:val="000000"/>
                      <w:sz w:val="24"/>
                      <w:szCs w:val="24"/>
                      <w:u w:val="none"/>
                      <w:shd w:fill="auto" w:val="clear"/>
                      <w:vertAlign w:val="baseline"/>
                      <w:rtl w:val="0"/>
                    </w:rPr>
                    <w:t xml:space="preserve">Anne depresyonu ↔ ebeveynlik</w:t>
                  </w:r>
                </w:p>
              </w:tc>
              <w:tc>
                <w:tcPr/>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WLSMV ordinal SEM (latent)</w:t>
                  </w:r>
                </w:p>
              </w:tc>
              <w:tc>
                <w:tcPr/>
                <w:p w:rsidR="00000000" w:rsidDel="00000000" w:rsidP="00000000" w:rsidRDefault="00000000" w:rsidRPr="00000000" w14:paraId="000003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yaşı, SES</w:t>
                  </w:r>
                </w:p>
              </w:tc>
              <w:tc>
                <w:tcPr/>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BH-FDR</w:t>
                  </w:r>
                </w:p>
              </w:tc>
            </w:tr>
            <w:tr>
              <w:trPr>
                <w:cantSplit w:val="0"/>
                <w:tblHeader w:val="0"/>
              </w:trPr>
              <w:tc>
                <w:tcPr/>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H5</w:t>
                  </w:r>
                  <w:r w:rsidDel="00000000" w:rsidR="00000000" w:rsidRPr="00000000">
                    <w:rPr>
                      <w:rtl w:val="0"/>
                    </w:rPr>
                  </w:r>
                </w:p>
              </w:tc>
              <w:tc>
                <w:tcPr/>
                <w:p w:rsidR="00000000" w:rsidDel="00000000" w:rsidP="00000000" w:rsidRDefault="00000000" w:rsidRPr="00000000" w14:paraId="000003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Anne–çocuk diadik uyum</w:t>
                  </w:r>
                </w:p>
              </w:tc>
              <w:tc>
                <w:tcPr/>
                <w:p w:rsidR="00000000" w:rsidDel="00000000" w:rsidP="00000000" w:rsidRDefault="00000000" w:rsidRPr="00000000" w14:paraId="000003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paralel strateji (ICC/Bland-Altman, yüzey tepki, ortak yazgı, diadik CFA, Kenny k [APIM türevi aktör/partner oranı])</w:t>
                  </w:r>
                </w:p>
              </w:tc>
              <w:tc>
                <w:tcPr/>
                <w:p w:rsidR="00000000" w:rsidDel="00000000" w:rsidP="00000000" w:rsidRDefault="00000000" w:rsidRPr="00000000" w14:paraId="000003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Diyad türü, alt ölçek</w:t>
                  </w:r>
                </w:p>
              </w:tc>
              <w:tc>
                <w:tcPr/>
                <w:p w:rsidR="00000000" w:rsidDel="00000000" w:rsidP="00000000" w:rsidRDefault="00000000" w:rsidRPr="00000000" w14:paraId="000003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Aile içi (≥3 strateji ölçütü)</w:t>
                  </w:r>
                </w:p>
              </w:tc>
            </w:tr>
          </w:tbl>
          <w:p w:rsidR="00000000" w:rsidDel="00000000" w:rsidP="00000000" w:rsidRDefault="00000000" w:rsidRPr="00000000" w14:paraId="00000374">
            <w:pPr>
              <w:rPr/>
            </w:pPr>
            <w:r w:rsidDel="00000000" w:rsidR="00000000" w:rsidRPr="00000000">
              <w:rPr>
                <w:rtl w:val="0"/>
              </w:rPr>
            </w:r>
          </w:p>
        </w:tc>
      </w:tr>
    </w:tbl>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 – Çocuk algısı.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Çocuğun algıladığı ebeveynlik tutumu (s-EMBU-C alt ölçekleri), çocuk-satırı uzun formatında modellenmiştir. Aynı aileden iki çocuk gözlemi geldiği için bu gözlemler istatistiksel olarak bağımsız değildir. Birincil model bu nedenle rol, çocuk yaşı, cinsiyet, sosyoekonomik durum, kardeşler arası yaş farkı ve çocuk sayısı sabit etkilerini ve aile içi bağımlılığı yapının içine alan aile numarasını rastgele etki olarak içeren çok düzeyli bir modeldir (Hox ve ark., 2017). Bu yapı kullanılmadığında standart hatalar olduğundan küçük kestirilerek yanlış-pozitif riski artacağı için aile rastgele etkisi zorunlu görülmüştür. Genişletme hattında rol × yaş × cinsiyet etkileşimi ile reddetme alt ölçeği için, ölçek toplam puanı yerine madde-bilgi fonksiyonlarını kullanarak taban/tavan etkilerine dayanıklı bir latent yetenek (θ) skoru üreten dereceli yanıt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graded response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madde tepki kuramı modeli değerlendirilmiştir (Samejima, 1969). Aynı genişletme hattında, ön-kayıtlı grup ana etkisinden ayrı, keşifsel/post-hoc bir estimand olarak grup-içi (aile-içi) rol kontrastı da tanımlanmıştır: kontrol kolu dışlanarak aynı ailenin indeks çocuğu ile sağlıklı kardeşi doğrudan karşılaştırılmakta, simetrik olarak kontrol ailesi içindeki indeks-kardeş farkı da kestirilmektedir. Bu kontrastlar aynı çok düzeyli modelin dört düzeyli rol faktöründen türetilir ve doğrulayıcı düzeltilmiş anlamlılık iddiası taşımaz.</w:t>
      </w:r>
    </w:p>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 – Kardeş ilişkisi.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Kardeş İlişkileri Anketi’nin sıcaklık/yakınlık, statü/güç, çatışma ve rekabet boyutları kullanılmış; grup farkı tek bir modele bağlı bırakılmayıp üç paralel stratejiyle değerlendirilmiştir. Aile-ortalaması karşılaştırmaları, klasik Student t-testinin iki grupta eşit varyans (varyans homojenliği) varsayımını gerektirmediğinden gruplar farklı yayılıma sahip olsa da geçerliliğini koruyan Welch t-testi ve Hedges g etki büyüklüğüyle yürütülmüştür. Aynı çiftteki iki kardeşin raporu birbirinden bağımsız olmadığından, çocuk-satırı diadik çözümlemeler; her çocuğun kendi (aktör) ve kardeşinin (partner) özelliğinden gelen etkiyi ayıran aktör–partner karşılıklı bağımlılık modeli çizgisinde karma modelle ele alınmıştır (Kenny ve ark., 2006). Kardeş yaş farkı ve aynı cinsiyet düzenleyici etkileri aile-ortalaması doğrusal modeliyle değerlendirilmiştir. Ayırt edilebilir diyad doğrulayıcı faktör analizi ise indeks ve kardeş rollerini ayrı ama bağlı latent değişkenler olarak modelleyip aralarındaki ilişkiyi, ölçüm hatasının ayrı bir bileşen olarak modellenmeye çalışıldığı latent düzeyde raporlamıştır (Olsen ve Kenny, 2006).</w:t>
      </w:r>
    </w:p>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 – Anne öz-bildirimi.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Annenin öz-bildirdiği ebeveynlik tutumu (s-EMBU-P alt ölçekleri) aile düzeyinde modellenmiştir. Birincil kovaryans analizi grup, anne yaşı, sosyoekonomik durum, yaş farkı ve çocuk sayısını içermiştir. Antidepresan kullanımı, grup etkisiyle ebeveynlik arasında aracı konumda olabileceği için birincil ayarlanmış modele kovaryat olarak eklenmemiştir (aracı bir değişkeni ana modele koymak etkinin bir kısmını görünmez kılabilir). Bunun yerine antidepresan ayarlı model ve kullanan/kullanmayan alt gruplarla duyarlılık çözümlemeleri yürütülmüştür. Eğilim skoru sürümü, budanmış ağırlık ve gözlemler arası değişen varyansa dayanıklı HC3 sağlam standart hatalarıyla raporlanmıştır.</w:t>
      </w:r>
    </w:p>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H4 – Anne depresyonu ve ebeveynlik.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depresif belirti düzeyi ile ebeveynlik tutumu boyutları latent değişken düzeyinde modellenmiştir. Anketlerin her maddesi gözlenen bir ölçümdür; oysa ilgilenilen “depresyon” ya da “reddetme” yapıları doğrudan gözlenemez. Birincil model bu gözlenen maddelerden latent yapıları kestiren ve aralarındaki yolları eşzamanlı sınayan yapısal eşitlik modelidir; sıralı (ordinal) Likert maddeleri için normallik varsaymadan polikorik korelasyon temelinde çalışan WLSMV kestirim yöntemi kullanılmıştır. Depresyon latent faktöründen ebeveynlik alt ölçeklerine giden yollar anne yaşı ve sosyoekonomik durum ayarlı raporlanmıştır. Yolların gruplar arası karşılaştırılabilirliğini desteklemek için ölçüm eşdeğerliği taraması yapılandırmasal ve metrik düzeyde çalıştırılmıştır; yük (metrik) eşdeğerliği, latent yapılar arası yol/regresyon ilişkilerinin gruplar arası karşılaştırılabilmesi için gereken düzeyi sağladığından tarama bu düzeyde konumlandırılmıştır. Grup-spesifik boş sıralı kategoriler yalnız bu duyarlılık çerçevesinde açık eşleme ile birleştirilmiştir (Putnick ve Bornstein, 2016; Li, 2016).</w:t>
      </w:r>
    </w:p>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H5 – Diadik tutarlılık.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ile çocuk algısı arasındaki tutarlılık, tezin birincil özgün katkısını oluşturur; tek bir uyum ölçütü kırılgan olacağından beş paralel stratejiyle çözümlenmiş ve en az üç stratejinin yön düzeyinde uyuşması önceden “güçlü bulgu” ölçütü olarak belirlenmiştir. İlk strateji, üç diyad türü (anne ↔ indeks çocuk, anne ↔ kardeş, indeks ↔ kardeş) ve dört EMBU alt ölçeği için mutlak uyumu — anne ile çocuğun aynı puanı verip vermediğini — sınıf-içi korelasyon ve Bland-Altman uyum sınırlarıyla (Bland ve Altman, 1986) grup bazında raporlamıştır. Sınıf-içi korelasyon, iki yönlü rastgele etkiler modeliyle, mutlak uyum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absolute agreement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tanımı ve tek ölçüm birimi üzerinden hesaplanmıştır; bu, Shrout-Fleiss gösteriminde ICC(2,1), McGraw-Wong gösteriminde ICC(A,1)’e karşılık gelir (Koo ve Li, 2016). İkinci strateji, ham fark skorunun gizleyebildiği uyum/uyumsuzluk yüzeyini çözen yüzey tepki çözümlemesiyle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response surface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(Edwards ve Parry, 1993) anne–çocuk algı yüzeyini anne depresif belirti düzeyine bağlamıştır. Üçüncü strateji, anne ve çocuk yanıtlarını birlikte yönlendiren paylaşılan bir aile içi latenti ortak yazgı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common fate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kurmuştur. Dördüncü strateji, diadik doğrulayıcı faktör analiziyle anne ve çocuk latentleri arasındaki, ölçüm hatasının ayrı bir bileşen olarak modellenmeye çalışıldığı, modele bağlı latent konkordansı raporlamıştır. Beşinci strateji, aktör ve partner etkilerinin oranını dirençli önyükleme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bootstrap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güven aralığıyla vermiştir. Bu tutarlılık örüntülerinin “ne kadar/hangi boyutta” yanıtı nicel kolda kalırken, “neden/nasıl” boyutu nitel kol ve karma yorumla ele alınmıştır.</w:t>
      </w:r>
    </w:p>
    <w:bookmarkStart w:colFirst="0" w:colLast="0" w:name="uhj3qhgydpqx" w:id="79"/>
    <w:bookmarkEnd w:id="79"/>
    <w:p w:rsidR="00000000" w:rsidDel="00000000" w:rsidP="00000000" w:rsidRDefault="00000000" w:rsidRPr="00000000" w14:paraId="0000037A">
      <w:pPr>
        <w:pStyle w:val="Heading3"/>
        <w:rPr/>
      </w:pPr>
      <w:r w:rsidDel="00000000" w:rsidR="00000000" w:rsidRPr="00000000">
        <w:rPr>
          <w:rtl w:val="0"/>
        </w:rPr>
        <w:t xml:space="preserve">3.9.5 Duyarlılık ve sağlamlık çözümlemeleri</w:t>
      </w:r>
    </w:p>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H1–H4 birincil bulguları için çok yönlü bir sağlamlık taraması standart gereksinim olarak uygulanmıştır. Tek bir spesifikasyona dayanan sonuç kırılgan olabileceğinden, çok evrenli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multiverse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çözümleme; alt ölçek, kovaryat seti, kestirim yöntemi ve alt örneklem seçimlerinin makul tüm birleşimlerini sistematik biçimde kurup etki büyüklüğü ve p değeri dağılımlarını özetlemiştir (Steegen ve ark., 2016). Anne öz-bildirimi (H3/EMBU-P) çok-evren çözümlemesinde kovaryat boyutu, giderek genişleyen beş iç-içe kovaryat setinden oluşur:</w:t>
      </w:r>
    </w:p>
    <w:p w:rsidR="00000000" w:rsidDel="00000000" w:rsidP="00000000" w:rsidRDefault="00000000" w:rsidRPr="00000000" w14:paraId="0000037C">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asgari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yalnız anne yaşı;</w:t>
      </w:r>
    </w:p>
    <w:p w:rsidR="00000000" w:rsidDel="00000000" w:rsidP="00000000" w:rsidRDefault="00000000" w:rsidRPr="00000000" w14:paraId="0000037D">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+SES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anne yaşı ve sosyoekonomik durum;</w:t>
      </w:r>
    </w:p>
    <w:p w:rsidR="00000000" w:rsidDel="00000000" w:rsidP="00000000" w:rsidRDefault="00000000" w:rsidRPr="00000000" w14:paraId="0000037E">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+yaş farkı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buna kardeş yaş farkının eklenmesi;</w:t>
      </w:r>
    </w:p>
    <w:p w:rsidR="00000000" w:rsidDel="00000000" w:rsidP="00000000" w:rsidRDefault="00000000" w:rsidRPr="00000000" w14:paraId="0000037F">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+aile büyüklüğü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buna çocuk sayısının eklenmesi;</w:t>
      </w:r>
    </w:p>
    <w:p w:rsidR="00000000" w:rsidDel="00000000" w:rsidP="00000000" w:rsidRDefault="00000000" w:rsidRPr="00000000" w14:paraId="00000380">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tam 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buna anne antidepresan kullanımının eklenmesi.</w:t>
      </w:r>
    </w:p>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kovaryat boyutu, kestirim yöntemi (en küçük kareler [EKK] ve dirençli robust regresyon) ve alt örneklem (tümü, iki+ çocuklu aileler, antidepresan kullanmayanlar) boyutlarıyla çaprazlanır. Çocuk algısı (H1/EMBU-C) tarafında ise kovaryat boyutu üç iç-içe setten oluşur:</w:t>
      </w:r>
    </w:p>
    <w:p w:rsidR="00000000" w:rsidDel="00000000" w:rsidP="00000000" w:rsidRDefault="00000000" w:rsidRPr="00000000" w14:paraId="00000382">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asgari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(yaş, cinsiyet);</w:t>
      </w:r>
    </w:p>
    <w:p w:rsidR="00000000" w:rsidDel="00000000" w:rsidP="00000000" w:rsidRDefault="00000000" w:rsidRPr="00000000" w14:paraId="0000038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DAG-gerekçeli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H1 kovaryat seti: yaş, cinsiyet, SES, yaş farkı, çocuk sayısı);</w:t>
      </w:r>
    </w:p>
    <w:p w:rsidR="00000000" w:rsidDel="00000000" w:rsidP="00000000" w:rsidRDefault="00000000" w:rsidRPr="00000000" w14:paraId="00000384">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genişletilmiş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sete anne yaşı ve anne depresif belirti düzeyinin eklenmesi).</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son kol P1-14 kapsamında anne yaşı ayarının H1 sonucuna etkisini doğrudan sınayan duyarlılık koludur. Anlamsız bir p değeri “fark yok” demek olmadığından eşdeğerlik testi kullanılmıştır. Bu test, etkiyi önceden belirlenen en küçük anlamlı etki büyüklüğü (±0,30 SMD) bandı içinde tutarak “pratikte eşdeğer” iddiasını aktif biçimde sınayan iki tek-yönlü test (TOST) işlemiyle önemsizlik/eşdeğerlik kararlarını vermiştir (Lakens, 2017). Eşdeğerlik sınırı (SESOI) olarak, ebeveynlik yazınında küçük etkinin alt eşiği kabul edilen ve Pinquart (2013) meta-analitik büyüklükleriyle uyumlu ±0,30 SMD Cohen konvansiyonu esas alınmıştır; EMBU alt ölçekleri için ampirik doğrulanmış, ölçeğe özgü bir klinik anlamlılık eşiği bulunmadığından bu sınır ihtiyatlı bir varsayılan olarak konumlanır. TOST işlemi iki grubun ham (kovaryat-ayarsız) standardize ortalama farkı üzerinde işletildiğinden H3 birincil/IPTW modelinin kovaryat-ayarlı standardize katsayısıyla (β) birebir aynı tahmin-hedefini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estimand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taşımaz; eşdeğerlik kararları bu nedenle ayarlı model bulgularıyla birlikte, tamamlayıcı bir kanıt katmanı olarak yorumlanır. Gözlemsel tasarımda her karıştırıcı ölçülemeyeceğinden, ölçülmemiş bir karıştırıcının bulguyu silebilmek için ulaşması gereken gücü niceleyen sağlamlık değeri (RV) ve E-değeri birlikte raporlanmıştır (Cinelli ve Hazlett, 2020; VanderWeele ve Ding, 2017). Etkinin kuramsal olarak beklenmediği yerde sahte sinyal üretilip üretilmediğini sınayan negatif kontrol (Lipsitch ve ark., 2010) ve önceden belirlenmiş yanlışlama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falsification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testleri yapısal yanlılık taramasını tamamlamıştır. İki merkezli alım nedeniyle olası parti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batch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)/dönem etkisi ve seçilim yanlılığı ayrı bir geçerlik denetimiyle incelenmiştir. Merkez bilgisi analiz veri setinde ayrı bir değişken olarak kodlanmadığından bu denetim merkeze göre katmanlı yürütülememiş; bunun yerine alım yılı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recruitment year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üzerinden dönem/parti duyarlılığı ve HbA1c erişilebilirliğine bağlı olası seçilim etkisi değerlendirilmiştir.</w:t>
      </w:r>
    </w:p>
    <w:bookmarkStart w:colFirst="0" w:colLast="0" w:name="8qu8fnrrru60" w:id="80"/>
    <w:bookmarkEnd w:id="80"/>
    <w:p w:rsidR="00000000" w:rsidDel="00000000" w:rsidP="00000000" w:rsidRDefault="00000000" w:rsidRPr="00000000" w14:paraId="00000386">
      <w:pPr>
        <w:pStyle w:val="Heading3"/>
        <w:rPr/>
      </w:pPr>
      <w:r w:rsidDel="00000000" w:rsidR="00000000" w:rsidRPr="00000000">
        <w:rPr>
          <w:rtl w:val="0"/>
        </w:rPr>
        <w:t xml:space="preserve">3.9.6 Bayesçi paralel hat</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ve H3 birincil bulguları, frekansçı raporlamaya ek olarak Bayesçi paralel hatla da değerlendirilmiştir. Frekansçı yaklaşım “etki yoktur” sonucunu doğrudan ifade edemediğinden, Bayesçi hat “kanıt yetersizliği” ile “etki-yokluğu lehine kanıt” ayrımını netleştirmek amacıyla eklenmiştir. Çok düzeyli Bayesçi modeller, ebeveynlik ve kronik hastalık alanındaki meta-analitik etki büyüklüklerinden esinlenen zayıf bilgi verici önseller kullanmıştır (Pinquart, 2013).</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 değişkenleri ham EMBU alt ölçek puanı (1–4) birimindedir; dolayısıyla önseller ve grup katsayıları da bu ham ölçek puanı biriminde tanımlıdır. Pinquart (2013) meta-analizindeki etkiler standardize (Cohen d/Hedges g) birimde olduğundan, önsel merkezleri yön ve kaba büyüklük bilgisini yansıtan zayıf bilgi verici çıpalar olarak kullanılmıştır. Standardize etkinin ham ölçeğe birebir cebirsel dönüşümü (g × sonuç SD) uygulanmamış; bunun yerine gözlenen alt ölçek dağılımlarıyla uyumlu, sıfır çevresinde geniş kütle bırakan Normal(·; 0,50) önselleri tercih edilmiştir. Bu genişlik (SD = 0,50), 1–4 ham ölçeğinde |0| ile |1| puanlık grup farkları arasındaki geniş bir aralığa gözle görülür önsel olasılık atar; dolayısıyla önsel, keskin bir nokta-tahmin dayatmayan genel amaçlı zayıf bilgi verici bir önsel olarak nitelenir.</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Grup katsayısı, kontrol grubu referans alınarak DM grubunu karşılaştıran farkı temsil eder; her alt ölçekte yüksek puan ilgili yapının (sıcaklık, aşırı koruma, reddetme, karşılaştırma) daha yüksek düzeyini gösterir. Bu katsayı için önsel, H1’de sıfıra yakın hafif pozitif merkezli Normal(0,20; 0,50) olarak tanımlanmıştır. H3’te ise literatürden esinlenen zayıf bilgi verici çıpalar kullanılmıştır: sıcaklık 0,20; aşırı koruma 0,30; reddetme −0,15; karşılaştırma 0,10; tümünde standart sapma 0,50. Bu merkezlerden aşırı korumanın pozitif yönü, kronik hastalıkta artan aşırı koruma bulgusuyla doğrudan uyumludur (Pinquart (2013); g ≈ 0,39). Buna karşılık sıcaklık için seçilen sıfıra yakın hafif pozitif çıpa, Pinquart (2013)’ün bildirdiği küçük negatif sıcaklık etkisinin (g ≈ −0,22) tersi yönde olup Pinquart yönünün birebir aktarımı değil, T1DM ailelerinde telafi edici sıcaklık/destek beklentisini yansıtan tözsel bir tercihtir. SD = 0,50 genişliği her iki yöne de geniş olasılık bıraktığından bu çıpalar veriyle kolayca güncellenir; nitekim önsel-genişliği duyarlılığı (aşağıda) sonucun bu seçime kararlılığını göstermektedir.</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Savage-Dickey Bayes faktörü önsel genişliğine duyarlı olduğundan, H1 reddetme bulgusu için önsel standart sapması 0,25, 0,50 ve 1,00 değerlerinde yeniden hesaplanarak Bayes faktörünün önsel genişliğine göre kararlılığı raporlanmıştır. Önsel genişliğine ek olarak, önsel merkezine duyarlılık da sınanmıştır: H1 reddetme, H3 sıcaklık ve H3 reddetme için grup katsayısı önseli üç merkezde (skeptik 0; literatür yönü; ters yön) yeniden kestirilmiş ve BF₁₀ ile sonsal yön olasılığının bu seçime kararlılığı raporlanmıştır (Ek 6, </w:t>
      </w:r>
      <w:hyperlink w:anchor="7tncmsx4nrvk">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Diğer regresyon katsayıları için sıfır merkezli Normal(0; 0,50), kesişimler için Normal(0; 2) ve varyans/ölçek parametreleri için student-t(3; 0; 2,5) önselleri kullanılmıştır.</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Bayes faktörü, sıfır noktasında önsel ile sonsal yoğunluğun oranına dayanan Savage-Dickey yoğunluk oranıyla (Wagenmakers ve ark., 2010) (önsel standart sapma 0,50) hesaplanmıştır. Kestirim dört zincir, zincir başına 4000 yineleme (ilk 1500 yineleme ısınma) ile Stan arka ucu üzerinden yürütülmüştür (Bürkner, 2017). Her model için sonsal dağılım, %95 güvenilir aralık, etkinin önemsiz sayılan bir bant içinde kalma payını veren pratik eşdeğerlik bölgesi (ROPE) payı (Kruschke, 2018), sonsal yön olasılığı, verinin “etki var” hipotezini “etki yok” hipotezine göre kaç kat daha olası kıldığını niceleyen Bayes faktörü ve model karşılaştırma ölçütleri raporlanmıştır. Yakınsama kontrolü; zincirlerin uzlaşmasını ölçen, rank-normalize edilmiş uzlaşma istatistiği (R̂ &lt; 1,01) (Vehtari ve ark., 2021), ıraksayan geçiş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divergent transition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9"/>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yokluğu ve tanı eşikleriyle yapılmıştır.</w:t>
      </w:r>
    </w:p>
    <w:bookmarkStart w:colFirst="0" w:colLast="0" w:name="jv2cbsi6btky" w:id="81"/>
    <w:bookmarkEnd w:id="81"/>
    <w:p w:rsidR="00000000" w:rsidDel="00000000" w:rsidP="00000000" w:rsidRDefault="00000000" w:rsidRPr="00000000" w14:paraId="0000038C">
      <w:pPr>
        <w:pStyle w:val="Heading3"/>
        <w:rPr/>
      </w:pPr>
      <w:r w:rsidDel="00000000" w:rsidR="00000000" w:rsidRPr="00000000">
        <w:rPr>
          <w:rtl w:val="0"/>
        </w:rPr>
        <w:t xml:space="preserve">3.9.7 Tamamlayıcı ve keşifsel çözümleme katmanları</w:t>
      </w:r>
    </w:p>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çözümleme katmanları birincil hipotez sınamalarına değil, örüntülerin derinleştirilmesine yöneliktir; tümü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keşifsel/post-hoc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etiketlenmiş, hiçbiri doğrulayıcı çekirdeği değiştirmez ve korelasyonel dille sınırlıdır. Bu tamamlayıcı çözümleme beş temel aile altında toplanır.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Aracılık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 anne depresif belirti düzeyinden ebeveynlik alt ölçeklerine giden dolaylı yolları — bir ilişkinin üçüncü bir değişken üzerinden aktarılıp aktarılmadığını — tek-aracılı, çok düzeyli ve koşullu süreç modelleriyle değerlendirmiştir (Hayes, 2018). Bu dolaylı yolların ölçülmemiş bir aracı-sonuç karıştırıcısına duyarlılığı ayrıca sınanmıştır (Imai ve ark., 2010).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Latent tipoloji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 benzer yanıt örüntülerine sahip latent anne alt gruplarını arayan latent profil çözümlemesi ve bifaktör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bifactor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modelle incelenmiştir.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 değişkenler arasındaki koşullu (diğer tüm değişkenler sabit tutulduğunda kalan) bağımlılık yapısını gösteren düzenlileştirilmiş kısmi korelasyon ağları ve grup karşılaştırma testiyle yürütülmüştür; koşullu bağımlılık nedensellik olarak yorumlanmamıştır.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Klinik fayda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 yüksek depresif belirti düzeyinin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eşzamanlı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(kesitsel) sınıflandırması için lojistik sınıflandırma modeli, ayrım gücünü ölçen ROC ve klinik net faydayı değerlendiren karar-eğrisi çözümlemesiyle (Vickers ve Elkin, 2006) tarama/sınıflandırma modelleri üretmiştir; belirteçler ile sonuç aynı ölçüm anında toplandığından bu bir ileriye dönük risk yordama modeli değildir. Belirleyicilerin göreli önemini betimlemek için ayrıca sınıflandırma-regresyon ağacı (CART) ve rastgele orman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random forest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çözümlemeleri tamamlayıcı olarak uygulanmıştır. Son olarak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DM’ye özgü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alt çözümlemeler, HbA1c ile ebeveynlik etkileşimini, diyabet süresinin doğrusal olmayan biçimini ve tanı yaşı katmanlarını incelemiştir. HbA1c verisinin yalnız 39 T1DM indeks çocukta bulunması nedeniyle bu çözümlemeler atama uygulanmaksızın ve sınırlı örneklem uyarısıyla, yalnız betimsel olarak raporlanmıştır.</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beş aile, mevcut değişkenler arasındaki örüntüleri içerik düzeyinde derinleştirir. İkinci bir küme ise örüntüleri değil ölçüm modelinin kendisini genişletmeye odaklanır. Bu ön-kayıtlı ölçüm-genişletme katmanları; çoklu bilgi verici ortak ölçüm modelini (trifaktör), keşfedici yapısal eşitlik modelini, taban etkisine duyarlı madde tepki kuramını, hiyerarşik/iki-faktörlü güvenirlik genellemesini, latent bilgi verici uyumsuzluğu modelini, nedensel aracılık duyarlılığı ile nedensel diyagramın ima ettiği koşullu bağımsızlıkların veriyle sınanmasını, çok-özellikli çok-yöntemli diadik modeli ve sosyal katmanlaşma, maternal komorbidite, aile yapısı ile seçilim/merkez geçerliği çözümlemelerini kapsar. Bu genişletme çözümlemelerinin ayrıntılı tanımı ve çıktıları Bulgular bölümünün keşifsel katmanında sunulmuştur (bkz. </w:t>
      </w:r>
      <w:hyperlink w:anchor="ntbuz9asfq6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4.4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 olarak, kanonik bazda mevcut olup birincil modellere odak değişken olarak girmemiş ilişkileri korelasyonel düzeyde ve paragraf-içi yanlış-keşif oranı düzeltmesiyle inceleyen iki tamamlayıcı keşif yüzeyi yürütülmüştür.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Artık-ilişki yüzeyi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şunları ele almıştır:</w:t>
      </w:r>
    </w:p>
    <w:p w:rsidR="00000000" w:rsidDel="00000000" w:rsidP="00000000" w:rsidRDefault="00000000" w:rsidRPr="00000000" w14:paraId="00000390">
      <w:pPr>
        <w:numPr>
          <w:ilvl w:val="0"/>
          <w:numId w:val="36"/>
        </w:numPr>
        <w:ind w:left="720" w:hanging="360"/>
        <w:rPr/>
      </w:pPr>
      <w:r w:rsidDel="00000000" w:rsidR="00000000" w:rsidRPr="00000000">
        <w:rPr>
          <w:rtl w:val="0"/>
        </w:rPr>
        <w:t xml:space="preserve">anne depresyonu ile kardeş ilişkisi arasındaki bağı;</w:t>
      </w:r>
    </w:p>
    <w:p w:rsidR="00000000" w:rsidDel="00000000" w:rsidP="00000000" w:rsidRDefault="00000000" w:rsidRPr="00000000" w14:paraId="00000391">
      <w:pPr>
        <w:numPr>
          <w:ilvl w:val="0"/>
          <w:numId w:val="36"/>
        </w:numPr>
        <w:ind w:left="720" w:hanging="360"/>
        <w:rPr/>
      </w:pPr>
      <w:r w:rsidDel="00000000" w:rsidR="00000000" w:rsidRPr="00000000">
        <w:rPr>
          <w:rtl w:val="0"/>
        </w:rPr>
        <w:t xml:space="preserve">anne öz-bildirimi ile çocuk algısı arasındaki aktarımın (b-yolu) gücünü ve reddetme-dışı alt ölçekler için aracılığı;</w:t>
      </w:r>
    </w:p>
    <w:p w:rsidR="00000000" w:rsidDel="00000000" w:rsidP="00000000" w:rsidRDefault="00000000" w:rsidRPr="00000000" w14:paraId="00000392">
      <w:pPr>
        <w:numPr>
          <w:ilvl w:val="0"/>
          <w:numId w:val="36"/>
        </w:numPr>
        <w:ind w:left="720" w:hanging="360"/>
        <w:rPr/>
      </w:pPr>
      <w:r w:rsidDel="00000000" w:rsidR="00000000" w:rsidRPr="00000000">
        <w:rPr>
          <w:rtl w:val="0"/>
        </w:rPr>
        <w:t xml:space="preserve">aşırı korumanın sosyo-demografik gradyanını;</w:t>
      </w:r>
    </w:p>
    <w:p w:rsidR="00000000" w:rsidDel="00000000" w:rsidP="00000000" w:rsidRDefault="00000000" w:rsidRPr="00000000" w14:paraId="00000393">
      <w:pPr>
        <w:numPr>
          <w:ilvl w:val="0"/>
          <w:numId w:val="36"/>
        </w:numPr>
        <w:ind w:left="720" w:hanging="360"/>
        <w:rPr/>
      </w:pPr>
      <w:r w:rsidDel="00000000" w:rsidR="00000000" w:rsidRPr="00000000">
        <w:rPr>
          <w:rtl w:val="0"/>
        </w:rPr>
        <w:t xml:space="preserve">eşler-arası eğitim farkını;</w:t>
      </w:r>
    </w:p>
    <w:p w:rsidR="00000000" w:rsidDel="00000000" w:rsidP="00000000" w:rsidRDefault="00000000" w:rsidRPr="00000000" w14:paraId="00000394">
      <w:pPr>
        <w:numPr>
          <w:ilvl w:val="0"/>
          <w:numId w:val="36"/>
        </w:numPr>
        <w:ind w:left="720" w:hanging="360"/>
        <w:rPr/>
      </w:pPr>
      <w:r w:rsidDel="00000000" w:rsidR="00000000" w:rsidRPr="00000000">
        <w:rPr>
          <w:rtl w:val="0"/>
        </w:rPr>
        <w:t xml:space="preserve">düad cinsiyet-kompozisyonunu. </w:t>
      </w:r>
      <w:r w:rsidDel="00000000" w:rsidR="00000000" w:rsidRPr="00000000">
        <w:rPr>
          <w:i w:val="1"/>
          <w:iCs w:val="1"/>
          <w:rtl w:val="0"/>
        </w:rPr>
        <w:t xml:space="preserve">Gelişimsel-diadik ölçüm yüzeyi</w:t>
      </w:r>
      <w:r w:rsidDel="00000000" w:rsidR="00000000" w:rsidRPr="00000000">
        <w:rPr>
          <w:rtl w:val="0"/>
        </w:rPr>
        <w:t xml:space="preserve"> ise şunları çözümlemiştir:</w:t>
      </w:r>
    </w:p>
    <w:p w:rsidR="00000000" w:rsidDel="00000000" w:rsidP="00000000" w:rsidRDefault="00000000" w:rsidRPr="00000000" w14:paraId="00000395">
      <w:pPr>
        <w:numPr>
          <w:ilvl w:val="0"/>
          <w:numId w:val="36"/>
        </w:numPr>
        <w:ind w:left="720" w:hanging="360"/>
        <w:rPr/>
      </w:pPr>
      <w:r w:rsidDel="00000000" w:rsidR="00000000" w:rsidRPr="00000000">
        <w:rPr>
          <w:rtl w:val="0"/>
        </w:rPr>
        <w:t xml:space="preserve">çocuğun yaşının anne–çocuk algı uyumu ve anne-rapor→çocuk-algı aktarımı (b-yolu) üzerindeki koşullayıcı rolünü;</w:t>
      </w:r>
    </w:p>
    <w:p w:rsidR="00000000" w:rsidDel="00000000" w:rsidP="00000000" w:rsidRDefault="00000000" w:rsidRPr="00000000" w14:paraId="00000396">
      <w:pPr>
        <w:numPr>
          <w:ilvl w:val="0"/>
          <w:numId w:val="36"/>
        </w:numPr>
        <w:ind w:left="720" w:hanging="360"/>
        <w:rPr/>
      </w:pPr>
      <w:r w:rsidDel="00000000" w:rsidR="00000000" w:rsidRPr="00000000">
        <w:rPr>
          <w:rtl w:val="0"/>
        </w:rPr>
        <w:t xml:space="preserve">indeks çocuğun glisemik/zamansal hastalık yükünün sağlıklı kardeşin algıladığı ebeveynliğe bağını;</w:t>
      </w:r>
    </w:p>
    <w:p w:rsidR="00000000" w:rsidDel="00000000" w:rsidP="00000000" w:rsidRDefault="00000000" w:rsidRPr="00000000" w14:paraId="00000397">
      <w:pPr>
        <w:numPr>
          <w:ilvl w:val="0"/>
          <w:numId w:val="36"/>
        </w:numPr>
        <w:ind w:left="720" w:hanging="360"/>
        <w:rPr/>
      </w:pPr>
      <w:r w:rsidDel="00000000" w:rsidR="00000000" w:rsidRPr="00000000">
        <w:rPr>
          <w:rtl w:val="0"/>
        </w:rPr>
        <w:t xml:space="preserve">maternal depresif belirtinin tanı-sonrası zaman-çizgisini;</w:t>
      </w:r>
    </w:p>
    <w:p w:rsidR="00000000" w:rsidDel="00000000" w:rsidP="00000000" w:rsidRDefault="00000000" w:rsidRPr="00000000" w14:paraId="00000398">
      <w:pPr>
        <w:numPr>
          <w:ilvl w:val="0"/>
          <w:numId w:val="36"/>
        </w:numPr>
        <w:ind w:left="720" w:hanging="360"/>
        <w:rPr/>
      </w:pPr>
      <w:r w:rsidDel="00000000" w:rsidR="00000000" w:rsidRPr="00000000">
        <w:rPr>
          <w:rtl w:val="0"/>
        </w:rPr>
        <w:t xml:space="preserve">kardeş ilişki sıcaklığının aktarım üzerindeki düzenleyici rolünü;</w:t>
      </w:r>
    </w:p>
    <w:p w:rsidR="00000000" w:rsidDel="00000000" w:rsidP="00000000" w:rsidRDefault="00000000" w:rsidRPr="00000000" w14:paraId="00000399">
      <w:pPr>
        <w:numPr>
          <w:ilvl w:val="0"/>
          <w:numId w:val="36"/>
        </w:numPr>
        <w:ind w:left="720" w:hanging="360"/>
        <w:rPr/>
      </w:pPr>
      <w:r w:rsidDel="00000000" w:rsidR="00000000" w:rsidRPr="00000000">
        <w:rPr>
          <w:rtl w:val="0"/>
        </w:rPr>
        <w:t xml:space="preserve">anne, indeks çocuk ve kardeş algılarını birlikte kullanan triadik latent profil tipolojisini;</w:t>
      </w:r>
    </w:p>
    <w:p w:rsidR="00000000" w:rsidDel="00000000" w:rsidP="00000000" w:rsidRDefault="00000000" w:rsidRPr="00000000" w14:paraId="0000039A">
      <w:pPr>
        <w:numPr>
          <w:ilvl w:val="0"/>
          <w:numId w:val="36"/>
        </w:numPr>
        <w:ind w:left="720" w:hanging="360"/>
        <w:rPr/>
      </w:pPr>
      <w:r w:rsidDel="00000000" w:rsidR="00000000" w:rsidRPr="00000000">
        <w:rPr>
          <w:rtl w:val="0"/>
        </w:rPr>
        <w:t xml:space="preserve">anne–çocuk algı-uyumsuzluğunun işaretli yönünü. Her iki yüzey de keşifsel/post-hoc etiketlidir, korelasyonel dille sınırlıdır ve doğrulayıcı çekirdeği değiştirmez; HbA1c’ye dayalı kardeş çözümlemesi seçilmiş alt-örneklem (n = 39) nedeniyle yalnız betimseldir.</w:t>
      </w:r>
    </w:p>
    <w:bookmarkStart w:colFirst="0" w:colLast="0" w:name="lcshw0rr7x3d" w:id="82"/>
    <w:bookmarkEnd w:id="82"/>
    <w:p w:rsidR="00000000" w:rsidDel="00000000" w:rsidP="00000000" w:rsidRDefault="00000000" w:rsidRPr="00000000" w14:paraId="0000039B">
      <w:pPr>
        <w:pStyle w:val="Heading2"/>
        <w:rPr/>
      </w:pPr>
      <w:r w:rsidDel="00000000" w:rsidR="00000000" w:rsidRPr="00000000">
        <w:rPr>
          <w:rtl w:val="0"/>
        </w:rPr>
        <w:t xml:space="preserve">3.10 Nitel Kol: Desen, Paradigma ve Örneklem</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Buraya kadar tanımlanan nicel kolu deneyimsel düzeyde tamamlayan nitel kol, T1DM tanılı çocuk, sağlıklı kardeş ve anneden oluşan aile triadlarıyla yürütülen bireysel yarı yapılandırılmış görüşmelere dayanır. Bu kol, </w:t>
      </w:r>
      <w:r w:rsidDel="00000000" w:rsidR="00000000" w:rsidRPr="00000000">
        <w:rPr>
          <w:b w:val="1"/>
          <w:bCs w:val="1"/>
          <w:i w:val="0"/>
          <w:iCs w:val="0"/>
          <w:smallCaps w:val="0"/>
          <w:strike w:val="0"/>
          <w:color w:val="000000"/>
          <w:sz w:val="24"/>
          <w:szCs w:val="24"/>
          <w:u w:val="none"/>
          <w:shd w:fill="auto" w:val="clear"/>
          <w:vertAlign w:val="baseline"/>
          <w:rtl w:val="0"/>
        </w:rPr>
        <w:t xml:space="preserve">nitel tanımlayıcı yaklaşımı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qualitative descriptive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(Sandelowski, 2000)</w:t>
      </w:r>
      <w:commentRangeStart w:id="20"/>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b w:val="1"/>
          <w:bCs w:val="1"/>
          <w:i w:val="0"/>
          <w:iCs w:val="0"/>
          <w:smallCaps w:val="0"/>
          <w:strike w:val="0"/>
          <w:color w:val="000000"/>
          <w:sz w:val="24"/>
          <w:szCs w:val="24"/>
          <w:u w:val="none"/>
          <w:shd w:fill="auto" w:val="clear"/>
          <w:vertAlign w:val="baseline"/>
          <w:rtl w:val="0"/>
        </w:rPr>
        <w:t xml:space="preserve">fenomenolojik duyarlılıkla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20"/>
      <w:r w:rsidDel="00000000" w:rsidR="00000000" w:rsidRPr="00000000">
        <w:commentReference w:id="20"/>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phenomenological sensitivity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birleştiren bir çoklu bilgi verici aile tasarımı benimser. Çözümleme, Braun ve Clarke çizgisindeki refleksif tematik analizle yürütülmüştür (Braun ve Clarke, 2006; Braun ve Clarke, 2019). Bu yaklaşımın epistemolojisi konstrüktivisttir: tema, veride hazır bulunan ve keşfedilecek bir nesne değil, araştırmacının veriyle etkileşiminde geliştirdiği anlamlandırma ürünüdür. Yaklaşımın seçilme gerekçesi, çalışmanın amacının tek bir yaşanmış deneyimin özünü çıkarmak (yorumlayıcı fenomenolojik analiz) ya da kuram üretmek (gömülü kuram) değil, aynı aile olayının anne, hasta çocuk ve sağlıklı kardeş tarafından nasıl farklı biçimlerde anlamlandırıldığını örüntüler düzeyinde çözümlemektir.</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Desen, nitel sağlık araştırmalarındaki diadik görüşme geleneğinin bir genişlemesidir; üçüncü bir bilgi verici olarak sağlıklı kardeşin katılması, aynı aile bağlamındaki üç sesin karşılaştırmalı triadik çözümlemesini olanaklı kılar (Eisikovits ve Koren, 2010). Görüşmelerin birlikte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conjoint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değil ayrı ayrı bireysel biçimde yapılması bilinçli bir tasarım kararıdır: aile içi güç asimetrisini, uyum baskısını ve çocuk ile kardeş sesinin gölgelenmesi riskini azaltarak her rolün kendi deneyim diliyle konuşabilmesini amaçlar (Taylor ve Vocht, 2011). Triadik okuma, yalnız uyumlu anlatıları değil, rol temelli ayrışmaları, sessizleşen yükleri ve aile içi kör alanları da görünür kılmayı hedefler; bilgi verenler arasındaki farklılık bu tasarımda bir hata değil, çalışmanın temel bulgu kaynağıdır. Multi-informant tasarımın pediatrik kronik hastalık bağlamına uyarlanması, Tip 1 diyabet aile deneyimine ilişkin nitel araştırma geleneğiyle tutarlıdır (Whittemore ve ark., 2012). Bu aile düzeyi bakış, kronik hastalığı olan çocuğa aile yanıtını </w:t>
      </w:r>
      <w:r w:rsidDel="00000000" w:rsidR="00000000" w:rsidRPr="00000000">
        <w:rPr>
          <w:b w:val="1"/>
          <w:bCs w:val="1"/>
          <w:i w:val="0"/>
          <w:iCs w:val="0"/>
          <w:smallCaps w:val="0"/>
          <w:strike w:val="0"/>
          <w:sz w:val="24"/>
          <w:szCs w:val="24"/>
          <w:u w:val="none"/>
          <w:shd w:fill="auto" w:val="clear"/>
          <w:vertAlign w:val="baseline"/>
          <w:rtl w:val="0"/>
        </w:rPr>
        <w:t xml:space="preserve">durumun tanımı, yönetim davranışları ve algılanan sonuçlar</w:t>
      </w:r>
      <w:r w:rsidDel="00000000" w:rsidR="00000000" w:rsidRPr="00000000">
        <w:rPr>
          <w:rFonts w:ascii="Times New Roman" w:cs="Times New Roman" w:eastAsia="Times New Roman" w:hAnsi="Times New Roman"/>
          <w:b w:val="0"/>
          <w:bCs w:val="0"/>
          <w:i w:val="0"/>
          <w:iCs w:val="0"/>
          <w:smallCaps w:val="0"/>
          <w:strike w:val="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ekseninde çözümleyen </w:t>
      </w:r>
      <w:commentRangeStart w:id="21"/>
      <w:r w:rsidDel="00000000" w:rsidR="00000000" w:rsidRPr="00000000">
        <w:rPr>
          <w:b w:val="1"/>
          <w:bCs w:val="1"/>
          <w:i w:val="0"/>
          <w:iCs w:val="0"/>
          <w:smallCaps w:val="0"/>
          <w:strike w:val="0"/>
          <w:color w:val="000000"/>
          <w:sz w:val="24"/>
          <w:szCs w:val="24"/>
          <w:u w:val="none"/>
          <w:shd w:fill="auto" w:val="clear"/>
          <w:vertAlign w:val="baseline"/>
          <w:rtl w:val="0"/>
        </w:rPr>
        <w:t xml:space="preserve">Aile Yönetim Tarzı Çerçevesi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Family Management Style Framework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FMSF)</w:t>
      </w:r>
      <w:commentRangeEnd w:id="21"/>
      <w:r w:rsidDel="00000000" w:rsidR="00000000" w:rsidRPr="00000000">
        <w:commentReference w:id="2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kuramsal olarak temellenmektedir (Knafl ve Deatrick, 2003).</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alt örneklem, çalışmaya katılım onayı veren T1DM tanılı aileler arasından amaçlı örnekleme ile oluşturulmuştur; örnekleme ölçütü olarak tanı süresinde çeşitlilik gözetilmiştir. Bu ölçüt, amaçlı örneklemenin maksimum-varyasyon mantığına dayanır: farklı tanı sürelerinden ailelerin kapsanması, hastalığa uyum ve ebeveynlik deneyimindeki olası çeşitliliğin örneklemde temsil edilmesini amaçlar (Patton, 2015). Uygun ailelerin iletişim bilgilerine çocuk endokrinoloji polikliniği arşiv dosyaları üzerinden erişilmiş, aileler telefonla bilgilendirilerek görüşmeye davet edilmiştir. Telefonla bilgilendirilen 21 aileden yedisi katılımı kabul etmiş; kalan 14 aile başlıca zaman kısıtlılığı, ek poliklinik randevusu istememe veya katılmaya isteksizlik nedeniyle dâhil olmamıştır. Katılmayan ailelerin gerekçeleri sistematik biçimde kaydedilmemiş olup bu durum bir sınırlılık olarak raporlanmıştır. Böylece yedi anne, yedi T1DM tanılı çocuk ve yedi sağlıklı kardeş olmak üzere yedi aile triadı ve 21 katılımcı nitel çalışma grubunu oluşturmuştur; nitel örneklemdeki sağlıklı kardeşlerin yaşları 7–12 aralığındadır.</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örneklem büyüklüğü, sayısal doygunluk eşiği yerine </w:t>
      </w:r>
      <w:commentRangeStart w:id="22"/>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 gücü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22"/>
      <w:r w:rsidDel="00000000" w:rsidR="00000000" w:rsidRPr="00000000">
        <w:commentReference w:id="22"/>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çerçevesiyle gerekçelendirilmiştir (Malterud ve ark., 2016). Bu tercih, </w:t>
      </w:r>
      <w:commentRangeStart w:id="23"/>
      <w:r w:rsidDel="00000000" w:rsidR="00000000" w:rsidRPr="00000000">
        <w:rPr>
          <w:b w:val="1"/>
          <w:bCs w:val="1"/>
          <w:i w:val="0"/>
          <w:iCs w:val="0"/>
          <w:smallCaps w:val="0"/>
          <w:strike w:val="0"/>
          <w:color w:val="000000"/>
          <w:sz w:val="24"/>
          <w:szCs w:val="24"/>
          <w:u w:val="none"/>
          <w:shd w:fill="auto" w:val="clear"/>
          <w:vertAlign w:val="baseline"/>
          <w:rtl w:val="0"/>
        </w:rPr>
        <w:t xml:space="preserve">refleksif tematik analizin</w:t>
      </w:r>
      <w:commentRangeEnd w:id="23"/>
      <w:r w:rsidDel="00000000" w:rsidR="00000000" w:rsidRPr="00000000">
        <w:commentReference w:id="23"/>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epistemolojisiyle uyumludur: temanın veride keşfedilecek sabit bir nesne değil, araştırmacı ile veri arasında geliştirilen merkezi düzenleyici bir kavram olduğu kabulüyle “doygunluk” dili yerine (Braun ve Clarke, 2021) araştırma amacına yanıt üretebilme kapasitesi esas alınmıştır. Bilgi gücü; çalışmanın dar ve özgül amacı, örneklemin özgüllüğü (tüm ailelerde T1DM tanılı çocuk ve sağlıklı kardeşin bulunması), çoklu bilgi verici aile tasarımının kuramsal çerçevesi, klinik deneyimli araştırmacının yürüttüğü mahrem görüşmelerin niteliği ve aile içi/aileler arası okumayı birlikte kullanan çözümleme stratejisi bakımından değerlendirilmiştir. Bu boyutlardan üçü —amacın darlığı, örneklemin özgüllüğü ve görüşmelerin niteliği— yüksek; ikisi —yerleşik kuramsal çerçevenin kullanımı ve aileler arası çözümleme— orta-yüksek düzeyde bulunmuştur. Bu değerlendirmeye dayanarak yedi aile triadından oluşan 21 bireysel görüşmenin, araştırma sorularını ele alacak yoğunlukta bilgi taşıdığı kabul edilmiştir; bu ifade istatistiksel genelleme iddiası taşımaz.</w:t>
      </w:r>
    </w:p>
    <w:bookmarkStart w:colFirst="0" w:colLast="0" w:name="1q22n2g5m98t" w:id="83"/>
    <w:bookmarkEnd w:id="83"/>
    <w:p w:rsidR="00000000" w:rsidDel="00000000" w:rsidP="00000000" w:rsidRDefault="00000000" w:rsidRPr="00000000" w14:paraId="000003A0">
      <w:pPr>
        <w:pStyle w:val="Heading2"/>
        <w:rPr/>
      </w:pPr>
      <w:r w:rsidDel="00000000" w:rsidR="00000000" w:rsidRPr="00000000">
        <w:rPr>
          <w:rtl w:val="0"/>
        </w:rPr>
        <w:t xml:space="preserve">3.11 Nitel Veri Toplama</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Görüşmeler 06 Temmuz–25 Ekim 2023 tarihleri arasında, birincil merkezin çocuk endokrinoloji birimine ait sessiz ve mahrem bir görüşme odasında yürütülmüştür. Yarı yapılandırılmış görüşme rehberi, anne, T1DM tanılı çocuk ve sağlıklı kardeş için ayrı ayrı, alanyazın ve klinik deneyim temelinde, multidisipliner bir uzman panelinin katkısıyla birinci araştırmacı tarafından geliştirilmiştir. Bu gelişim sürecinde Pediatrik Endokrinoloji, Sosyal Pediatri ve Neonatoloji uzmanlarından oluşan uzman paneli ile birinci araştırmacı OM, uzmanlık triangülasyonu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triangulation of expertise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ilkesiyle rehberin içerik kapsamını ve klinik gerçeklikle uyumunu değerlendirmiştir. Rehber; hastalığın aile içi ilişkilere yansımaları, kardeşler arası ilişkinin niteliği ve değişimi, anne–çocuk ve anne–sağlıklı kardeş etkileşim örüntüleri ile tanı sonrası rol değişimleri gibi açık uçlu odakları kapsamıştır. Çocuklarla görüşmede gelişimsel düzeye uygun ve çocuk-uyumlu sorulandırma kullanılmıştır; bu tercih, çocuklarla nitel görüşmede sorulandırmanın çocuğun gelişimsel düzeyine ve anlatım biçimine uyarlanması gerektiğini vurgulayan metodolojik alanyazınla tutarlıdır (Kortesluoma ve ark., 2003). Rehbere ayrı bir pilot uygulama yapılmamıştır. Bunun yerine (i) uzman paneli katkısıyla içerik doğrulaması, (ii) birinci araştırmacının mesleki deneyimine dayalı gelişimsel uygunluk değerlendirmesi ve (iii) erken görüşmelerde yansıtıcı-yinelemeli dil ve akış optimizasyonu aşamalarını kapsayan </w:t>
      </w:r>
      <w:commentRangeStart w:id="24"/>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iteratif saha-içi doğrulama </w:t>
      </w:r>
      <w:commentRangeEnd w:id="24"/>
      <w:r w:rsidDel="00000000" w:rsidR="00000000" w:rsidRPr="00000000">
        <w:commentReference w:id="24"/>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iterative in-field validation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tercih edilmiştir. Bu durum yöntem sınırlılıkları çerçevesinde açıkça belirtilmiştir. İlk görüşmede standart soru seti tamamlandıktan sonra anlatı derinliğini artırmaya yönelik yansıtmalı senaryo sorusu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projective scenario question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protokole eklenmiş; araştırmacının katılımcının rolüne bürünerek deneyim aktarımını soruşturduğu bu çekirdek soru (</w:t>
      </w:r>
      <w:r w:rsidDel="00000000" w:rsidR="00000000" w:rsidRPr="00000000">
        <w:rPr>
          <w:rFonts w:ascii="Roboto" w:cs="Roboto" w:eastAsia="Roboto" w:hAnsi="Roboto"/>
          <w:i w:val="1"/>
          <w:iCs w:val="1"/>
          <w:color w:val="1f1f1f"/>
          <w:sz w:val="21"/>
          <w:szCs w:val="21"/>
          <w:highlight w:val="white"/>
          <w:rtl w:val="0"/>
        </w:rPr>
        <w:t xml:space="preserve">“Farz edelim ki ben şu an diyabet hastası olduğumu / çocuğumun–kardeşimin diyabet olduğunu öğrendim. Şimdi ne yaşayacağım, nasıl hissedeceğim; bana ne anlatırsın?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Roboto" w:cs="Roboto" w:eastAsia="Roboto" w:hAnsi="Roboto"/>
          <w:color w:val="1f1f1f"/>
          <w:sz w:val="21"/>
          <w:szCs w:val="21"/>
          <w:highlight w:val="white"/>
          <w:rtl w:val="0"/>
        </w:rPr>
        <w:t xml:space="preserve">”)</w:t>
      </w:r>
      <w:r w:rsidDel="00000000" w:rsidR="00000000" w:rsidRPr="00000000">
        <w:rPr>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araştırma ekibinin değerlendirmesi sonrasında protokole kalıcı olarak alınmış, ilk görüşmeden elde edilen veriler analize dahil tutulmuştur. Her katılımcıyla tek görüşme yapılmış, tekrarlı görüşme planlanmamıştır; bireysel görüşmeler yaklaşık </w:t>
      </w:r>
      <w:r w:rsidDel="00000000" w:rsidR="00000000" w:rsidRPr="00000000">
        <w:rPr>
          <w:rtl w:val="0"/>
        </w:rPr>
        <w:t xml:space="preserve">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rtl w:val="0"/>
        </w:rPr>
        <w:t xml:space="preserve">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dakika, aile toplamı yaklaşık </w:t>
      </w:r>
      <w:r w:rsidDel="00000000" w:rsidR="00000000" w:rsidRPr="00000000">
        <w:rPr>
          <w:rtl w:val="0"/>
        </w:rPr>
        <w:t xml:space="preserve">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w:t>
      </w:r>
      <w:r w:rsidDel="00000000" w:rsidR="00000000" w:rsidRPr="00000000">
        <w:rPr>
          <w:rtl w:val="0"/>
        </w:rPr>
        <w:t xml:space="preserve">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 dakika sürmüştür. Görüşme sırasında yalnız katılımcı, birinci araştırmacı OM ve katılımcı olmayan gözlemci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non-participant observer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 bulunmuş; başka aile üyesi veya sağlık personeli odada yer almamıştır. Görüşmeler katılımcı izniyle yalnız ses olarak (görüntü kaydı olmaksızın) kaydedilmiş; OM ve BA eş zamanlı alan notları tutmuş; BA, sessizlik, ağlama ve beden tepkisi gibi paralinguistik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paralinguistic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göstergeleri ayrıca kayıt altına almıştır. Ses kayıtları görüşmeden çözümleme sürecine kadar yalnızca araştırmacıların erişebildiği şifreli dosyalarda saklanmış; çözümleme öncesinde araştırma ekibi tarafından psödonimleştirilmiş (doğrudan kimliklendiriciler çıkarılmış, takma-kimlikle değiştirilmiş) çalışma metnine dökülmüştür. Biçimsel transkript iadesi yapılmamış; bunun yerine görüşme sırasında araştırmacı önemli noktaları aralıklı olarak özetleyip katılımcıya sunarak görüşme-içi doğrulama sağlamıştır. Görüşme sonrası biçimsel katılımcı doğrulaması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member checking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(Birt ve ark., 2016) uygulanmamış olması bir sınırlılık olarak değerlendirilmiştir.</w:t>
      </w:r>
    </w:p>
    <w:bookmarkStart w:colFirst="0" w:colLast="0" w:name="s9xg49yercnd" w:id="84"/>
    <w:bookmarkEnd w:id="84"/>
    <w:p w:rsidR="00000000" w:rsidDel="00000000" w:rsidP="00000000" w:rsidRDefault="00000000" w:rsidRPr="00000000" w14:paraId="000003A2">
      <w:pPr>
        <w:pStyle w:val="Heading2"/>
        <w:rPr/>
      </w:pPr>
      <w:r w:rsidDel="00000000" w:rsidR="00000000" w:rsidRPr="00000000">
        <w:rPr>
          <w:rtl w:val="0"/>
        </w:rPr>
        <w:t xml:space="preserve">3.12 Nitel Analiz Süreci</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Çözümleme, refleksif tematik analizin aşamaları izlenerek yürütülmüştür: verilere tanışıklık kazanma, veriye yakın açık kodların üretilmesi, kodların tema adaylarına toplanması, temaların veriyle ve birbirleriyle ilişkisinde gözden geçirilmesi, temaların tanımlanıp adlandırılması ve yazım. Kodlama tümevarımsal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inductive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biçimde, katılımcıların sözel ifadelerin</w:t>
      </w:r>
      <w:r w:rsidDel="00000000" w:rsidR="00000000" w:rsidRPr="00000000">
        <w:rPr>
          <w:rtl w:val="0"/>
        </w:rPr>
        <w:t xml:space="preserve">in birebir aynısı alınarak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açık kodlarla yürütülmüş; kodlar alanyazından bilgilenmekle birlikte önceden belirlenmiş bir çerçeveye dayandırılmamıştır. Çözümleme, ayrı bir nitel veri analizi yazılımı kullanılmaksızın Microsoft Word ve Excel ortamında elle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manual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gerçekleştirilmiştir; bu tercih, veriye yakınlık ve yorumlayıcı duruşun güçlendirilmesi gerekçesiyle yapılmıştır. Açık kodlar, dört makro temayı ve 24 kodu kapsayan bir kod kitabı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codebook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düzenlenmiştir; tema ve kodların ayrıntılı dökümü ekte sunulan COREQ uyum tablosuyla birlikte raporlanmıştır. Bulgular tezde dört makro tema hâlinde sunulmuş; bu yapı, dergi yayını için geliştirilen altı konu-temalı yapı ile aynı kod kitabı tabanına bağlanmıştır. Böylece iki tema yapısı birbirinin alternatifi değil, aynı verinin iki farklı raporlama kesitidir. Aile içi triadik matrisler anne, hasta çocuk ve sağlıklı kardeş anlatılarını aynı aile bağlamında karşılaştırmayı; aileler arası karşılaştırma ise temaların farklı aile bağlamlarında nasıl değiştiğini izlemeyi sağlamıştır.</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Refleksif tematik analizin epistemolojisi gereği kodlayıcılar arası uyum katsayısı (kappa) ya da benzeri bir güvenirlik ölçümü amaçlanmamıştır. Bu yaklaşımda </w:t>
      </w:r>
      <w:r w:rsidDel="00000000" w:rsidR="00000000" w:rsidRPr="00000000">
        <w:rPr>
          <w:rtl w:val="0"/>
        </w:rPr>
        <w:t xml:space="preserve">gözlemci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araştırmacı </w:t>
      </w:r>
      <w:r w:rsidDel="00000000" w:rsidR="00000000" w:rsidRPr="00000000">
        <w:rPr>
          <w:rtl w:val="0"/>
        </w:rPr>
        <w:t xml:space="preserve">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’nun eleştirel dost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critical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işlevi, kodları “doğrulamak” değil, seçili dökümlerde ve tema taslaklarında alternatif okuma ile eleştirel geri bildirim yoluyla çözümlemenin derinliğini artırmaktır (Braun ve Clarke, 2019). Veri toplama sürecinde katılımcı olmayan, gözlemci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non-participant observer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görev yapan BA</w:t>
      </w:r>
      <w:r w:rsidDel="00000000" w:rsidR="00000000" w:rsidRPr="00000000">
        <w:rPr>
          <w:rtl w:val="0"/>
        </w:rPr>
        <w:t xml:space="preserve">’nın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saha notları ve paralinguistik kayıtları analitik bir kaynak olarak çözümlemeye entegre edilmiştir. Analitik kararların izlenebilirliği, kod kitabının sürüm geçmişini, metodolojik kararları ve eleştirel dost tartışmalarının özetlerini içeren tarihli bir karar günlüğüyle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audit trail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güvence altına alınmıştır. Her makro tema için en az bir sınırlayıcı ya da farklı tezahür örüntüsü ayrıca ele alınarak olumsuz/aykırı vaka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negative case analysis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duyarlılığı gözetilmiştir (Lincoln ve Guba, 1985); bu teknik, gelişen temaları sınırlayan, niteleyen ya da onlarla çelişen veri örneklerinin incelenmesini ifade eder.</w:t>
      </w:r>
    </w:p>
    <w:bookmarkStart w:colFirst="0" w:colLast="0" w:name="688k3h7sgbmp" w:id="85"/>
    <w:bookmarkEnd w:id="85"/>
    <w:p w:rsidR="00000000" w:rsidDel="00000000" w:rsidP="00000000" w:rsidRDefault="00000000" w:rsidRPr="00000000" w14:paraId="000003A5">
      <w:pPr>
        <w:pStyle w:val="Heading2"/>
        <w:rPr/>
      </w:pPr>
      <w:r w:rsidDel="00000000" w:rsidR="00000000" w:rsidRPr="00000000">
        <w:rPr>
          <w:rtl w:val="0"/>
        </w:rPr>
        <w:t xml:space="preserve">3.13 Karma Yöntem Entegrasyonu</w:t>
      </w:r>
    </w:p>
    <w:p w:rsidR="00000000" w:rsidDel="00000000" w:rsidP="00000000" w:rsidRDefault="00000000" w:rsidRPr="00000000" w14:paraId="000003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ve nitel bulgular önce kendi kanıt türleri içinde raporlanmakta, ardından karma yorum aşamasında yan yana getirilmektedir. Bütünleştirme aracı olarak birleşik gösterim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joint display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kullanılır; birleşik gösterim bir doğrulama aracı değil, iki kolun bulgularını yan yana koyup aralarındaki ilişkinin türünü açıkça etiketleyen bir çözümleme aracıdır (Fetters ve ark., 2013; Guetterman ve ark., 2015). Bu ilişki türü uyum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convergence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tamamlayıcılık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complementarity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ayrışma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discordance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açıklayıcı genişleme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expansion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kategorileriyle ayrı ayrı adlandırılır. Bütünleştirmenin çekirdeğinde H5 diadik tutarlılık bulguları yer alır; bu çekirdek konumu, H5’in nicel ve nitel kolların aynı olguyu —aile içi anne–çocuk algı örtüşmesini— sorguladığı doğal kesişim noktası olmasından ileri gelir. Nicel kol anne ile çocuk algısının hangi boyutlarda ve ne ölçüde örtüştüğünü ölçerken, nitel kol bu örtüşme veya ayrışmanın neden ve nasıl ortaya çıktığını bağlamsallaştırır. Bu çalışmada nitel tema hiçbir zaman nicel etki büyüklüğü ya da nedensel mekanizma gibi sunulmaz; nicel sonuç da nitel temanın nedensel kanıtı olarak kullanılmaz.</w:t>
      </w:r>
    </w:p>
    <w:bookmarkStart w:colFirst="0" w:colLast="0" w:name="mj3k5w8l61yw" w:id="86"/>
    <w:bookmarkEnd w:id="86"/>
    <w:p w:rsidR="00000000" w:rsidDel="00000000" w:rsidP="00000000" w:rsidRDefault="00000000" w:rsidRPr="00000000" w14:paraId="000003A7">
      <w:pPr>
        <w:pStyle w:val="Heading2"/>
        <w:rPr/>
      </w:pPr>
      <w:r w:rsidDel="00000000" w:rsidR="00000000" w:rsidRPr="00000000">
        <w:rPr>
          <w:rtl w:val="0"/>
        </w:rPr>
        <w:t xml:space="preserve">3.14 Refleksivite ve Araştırmacı Konumu</w:t>
      </w:r>
    </w:p>
    <w:p w:rsidR="00000000" w:rsidDel="00000000" w:rsidP="00000000" w:rsidRDefault="00000000" w:rsidRPr="00000000" w14:paraId="000003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Refleksif tematik analizde araştırmacı, bilgi üretiminin nesnel bir gözlemcisi değil bir parçası olarak konumlandığından, araştırmacıların konumu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positionality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bunun çözümlemeye olası etkisi açıkça beyan edilmiştir (Braun ve Clarke, 2019). Görüşmeleri yürüten ve temel kodlamayı gerçekleştiren birinci araştırmacı OM, çocuk sağlığı ve hastalıkları uzmanı bir hekim, çocuk gelişimci ve sosyal pediatri doktora programında bir araştırmacıdır; çocukluk çağı kronik hastalıkları ve aile dinamikleri alanında klinik deneyime, </w:t>
      </w:r>
      <w:r w:rsidDel="00000000" w:rsidR="00000000" w:rsidRPr="00000000">
        <w:rPr>
          <w:rtl w:val="0"/>
        </w:rPr>
        <w:t xml:space="preserve">ayrıca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araştırma yöntemi konusunda eğitime ve tecrübeye sahiptir. Görüşmeler sırasında katılımcı olmayan gözlemci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non-participant observer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paralinguistik saha notları tutan araştırmacı BA da aynı doktora programında bir pediatrist ve kadın hekimdir. OM ve BA, katılımcı ailelerle önceden herhangi bir klinik tedavi ilişkisi olmaksızın çalışmaya katılmış; bu, güç asimetrisini sınırlamaya yönelik bilinçli bir tasarım kararıdır. Çözümleme sürecinde eleştirel dost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critical friend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rolünü üstlenen araştırmacı </w:t>
      </w:r>
      <w:r w:rsidDel="00000000" w:rsidR="00000000" w:rsidRPr="00000000">
        <w:rPr>
          <w:rtl w:val="0"/>
        </w:rPr>
        <w:t xml:space="preserve">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seçili dökümlerde ve tema taslaklarında alternatif okuma ile eleştirel geri bildirim sağlayarak analizin analitik tutarlılığını pekiştirmiştir.</w:t>
      </w:r>
    </w:p>
    <w:p w:rsidR="00000000" w:rsidDel="00000000" w:rsidP="00000000" w:rsidRDefault="00000000" w:rsidRPr="00000000" w14:paraId="000003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Araştırmacıların klinik pediatri kökeni, katılımcılarla güven ilişkisi kurmayı ve yarı örtük tıbbi göndermeleri doğru anlamayı kolaylaştıran bir kaynaktır. Birinci araştırmacı, çalışmaya aile sistemleri yaklaşımı ve pediatrik kronik hastalıkta aile yükü alanyazınıyla bilgilenmiş bir bakış açısıyla yaklaştığını açıkça beyan etmiştir. Aynı araştırmacı; bu arka planın annelik ekseninin kayması ve kardeşin görünmeyen yükü gibi bazı temaları öne çıkarırken baba ve geniş aile dinamikleri gibi başka alanları görece az ele almış olabileceğini de beyan etmiştir. Bu riskler şunlarla ele alınmıştır:</w:t>
      </w:r>
    </w:p>
    <w:p w:rsidR="00000000" w:rsidDel="00000000" w:rsidP="00000000" w:rsidRDefault="00000000" w:rsidRPr="00000000" w14:paraId="000003AA">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önlüksüz ve klinik otoriteden uzaklaştırılmış görüşme ortamı;</w:t>
      </w:r>
    </w:p>
    <w:p w:rsidR="00000000" w:rsidDel="00000000" w:rsidP="00000000" w:rsidRDefault="00000000" w:rsidRPr="00000000" w14:paraId="000003AB">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rolün ve hekim kimliğinin görüşme öncesi açıklanması;</w:t>
      </w:r>
    </w:p>
    <w:p w:rsidR="00000000" w:rsidDel="00000000" w:rsidP="00000000" w:rsidRDefault="00000000" w:rsidRPr="00000000" w14:paraId="000003A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katılımcı dili</w:t>
      </w:r>
      <w:r w:rsidDel="00000000" w:rsidR="00000000" w:rsidRPr="00000000">
        <w:rPr>
          <w:rtl w:val="0"/>
        </w:rPr>
        <w:t xml:space="preserve"> ile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kodlama;</w:t>
      </w:r>
    </w:p>
    <w:p w:rsidR="00000000" w:rsidDel="00000000" w:rsidP="00000000" w:rsidRDefault="00000000" w:rsidRPr="00000000" w14:paraId="000003AD">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kodlama sürecinde klinik kategorilerin erken uygulanıp uygulanmadığının düzenli gözden geçirilmesi;</w:t>
      </w:r>
    </w:p>
    <w:p w:rsidR="00000000" w:rsidDel="00000000" w:rsidP="00000000" w:rsidRDefault="00000000" w:rsidRPr="00000000" w14:paraId="000003AE">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paralinguistik gözlemlerin yoruma açıkça katılması;</w:t>
      </w:r>
    </w:p>
    <w:p w:rsidR="00000000" w:rsidDel="00000000" w:rsidP="00000000" w:rsidRDefault="00000000" w:rsidRPr="00000000" w14:paraId="000003AF">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tema için en az üç farklı aileden alıntı dengesi;</w:t>
      </w:r>
    </w:p>
    <w:p w:rsidR="00000000" w:rsidDel="00000000" w:rsidP="00000000" w:rsidRDefault="00000000" w:rsidRPr="00000000" w14:paraId="000003B0">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eleştirel dost tartışmaları. Sistematik ve tarihli bir </w:t>
      </w:r>
      <w:commentRangeStart w:id="25"/>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refleksif </w:t>
      </w:r>
      <w:r w:rsidDel="00000000" w:rsidR="00000000" w:rsidRPr="00000000">
        <w:rPr>
          <w:rtl w:val="0"/>
        </w:rPr>
        <w:t xml:space="preserve">(kişisel yansıtma)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günlük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25"/>
      <w:r w:rsidDel="00000000" w:rsidR="00000000" w:rsidRPr="00000000">
        <w:commentReference w:id="25"/>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tutulmamış olması bir sınırlılık olarak açıkça raporlanmış; </w:t>
      </w:r>
      <w:commentRangeStart w:id="26"/>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refleksivite</w:t>
      </w:r>
      <w:commentRangeEnd w:id="26"/>
      <w:r w:rsidDel="00000000" w:rsidR="00000000" w:rsidRPr="00000000">
        <w:commentReference w:id="26"/>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reflexivity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bunun yerine görüşme sonrası notlar, metodolojik karar günlüğü ve ekip tartışmalarıyla sürdürülmüştür. Araştırmacı konumu beyanları ve </w:t>
      </w:r>
      <w:commentRangeStart w:id="27"/>
      <w:commentRangeStart w:id="28"/>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metodolojik </w:t>
      </w:r>
      <w:commentRangeEnd w:id="27"/>
      <w:r w:rsidDel="00000000" w:rsidR="00000000" w:rsidRPr="00000000">
        <w:commentReference w:id="27"/>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 günlüğü,</w:t>
      </w:r>
      <w:commentRangeEnd w:id="28"/>
      <w:r w:rsidDel="00000000" w:rsidR="00000000" w:rsidRPr="00000000">
        <w:commentReference w:id="28"/>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çalışmanın onaylanabilirlik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confirmability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güvenilebilirlik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dependability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dayanaklarını oluşturur.</w:t>
      </w:r>
    </w:p>
    <w:bookmarkStart w:colFirst="0" w:colLast="0" w:name="t17xwt1oplp6" w:id="87"/>
    <w:bookmarkEnd w:id="87"/>
    <w:p w:rsidR="00000000" w:rsidDel="00000000" w:rsidP="00000000" w:rsidRDefault="00000000" w:rsidRPr="00000000" w14:paraId="000003B1">
      <w:pPr>
        <w:pStyle w:val="Heading2"/>
        <w:rPr/>
      </w:pPr>
      <w:r w:rsidDel="00000000" w:rsidR="00000000" w:rsidRPr="00000000">
        <w:rPr>
          <w:rtl w:val="0"/>
        </w:rPr>
        <w:t xml:space="preserve">3.15 Raporlama Standartları ve Güvenilirlik</w:t>
      </w:r>
    </w:p>
    <w:p w:rsidR="00000000" w:rsidDel="00000000" w:rsidP="00000000" w:rsidRDefault="00000000" w:rsidRPr="00000000" w14:paraId="000003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kolun raporlama uygunluğu, nitel araştırmaların şeffaf ve tekrarlanabilir biçimde sunulmasını amaçlayan 32 maddelik COREQ kontrol listesiyle değerlendirilmiştir.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superscript"/>
        </w:rPr>
        <w:footnoteReference w:customMarkFollows="0" w:id="1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liste, araştırma ekibi ve yansıtıcılık, çalışma deseni ile bulguların çözümlenmesi ve raporlanması olmak üzere üç alanda raporlama beklentilerini tanımlar. Değerlendirmede maddelerin 30’u tam, ikisi kısmi karşılanmış, karşılanmayan madde ise bulunmamıştır. Kısmi karşılanan maddeler biçimsel transkript iadesi yapılmamasıdır —görüşme-içi özetleme ile katılımcı teyidi sağlanmıştır— ve biçimsel kodlayıcılar arası uyum katsayısı hesaplanmamasıdır — araştırmacı </w:t>
      </w:r>
      <w:r w:rsidDel="00000000" w:rsidR="00000000" w:rsidRPr="00000000">
        <w:rPr>
          <w:rtl w:val="0"/>
        </w:rPr>
        <w:t xml:space="preserve">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’nun eleştirel dost yaklaşımı benimsenmiştir. Bu kısmi durumlar RTA epistemolojisiyle uyumlu tasarım kararları olup yöntem bölümünde gerekçesiyle açıklanmıştır. Raporlamada kimliksizleştirme kaygısıyla okuyucuya açık verbatim alıntı sunulmamış; alıntı kanıtı araştırmacı-içi izlenebilirliği sağlayan quote-ID ankrajlarıyla sürdürülmüş ve bu tercih katılımcı gizliliği ile şeffaflık arasında bilinçli bir denge olarak yöntemde açıklanmıştır. Ayrıntılı eşleştirme tablosu eklerde sunulmuştur (Tong ve ark., 2007). Çalışmanın güvenilirliği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trustworthiness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nicel araştırmadaki geçerlik ve güvenirliğin nitel karşılığı olarak geliştirilen ve Lincoln ile Guba tarafından ortaya konan dört ölçüt çerçevesinde ele alınmıştır (Lincoln ve Guba, 1985):</w:t>
      </w:r>
    </w:p>
    <w:p w:rsidR="00000000" w:rsidDel="00000000" w:rsidP="00000000" w:rsidRDefault="00000000" w:rsidRPr="00000000" w14:paraId="000003B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nandırıcılık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credibility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bulguların katılımcı gerçekliğini ne ölçüde temsil ettiğini sorgulayan ölçüt; triadik çoklu bilgi verici yapı, görüşme-içi özetleme ve eleştirel dost tartışmalarıyla desteklenmiştir</w:t>
      </w:r>
      <w:r w:rsidDel="00000000" w:rsidR="00000000" w:rsidRPr="00000000">
        <w:rPr>
          <w:rtl w:val="0"/>
        </w:rPr>
        <w:t xml:space="preserve">. Veri toplama sürecinde anne, diyabetli çocuk ve sağlıklı kardeş üçgeninde </w:t>
      </w:r>
      <w:r w:rsidDel="00000000" w:rsidR="00000000" w:rsidRPr="00000000">
        <w:rPr>
          <w:b w:val="1"/>
          <w:bCs w:val="1"/>
          <w:rtl w:val="0"/>
        </w:rPr>
        <w:t xml:space="preserve">çoklu bilgi verici triangülasyonu</w:t>
      </w:r>
      <w:r w:rsidDel="00000000" w:rsidR="00000000" w:rsidRPr="00000000">
        <w:rPr>
          <w:rtl w:val="0"/>
        </w:rPr>
        <w:t xml:space="preserve"> sağlanmıştır. Görüşmeler esnasında katılımcılara anlık özetler sunularak </w:t>
      </w:r>
      <w:r w:rsidDel="00000000" w:rsidR="00000000" w:rsidRPr="00000000">
        <w:rPr>
          <w:b w:val="1"/>
          <w:bCs w:val="1"/>
          <w:rtl w:val="0"/>
        </w:rPr>
        <w:t xml:space="preserve">katılımcı teyidi (member checking)</w:t>
      </w:r>
      <w:r w:rsidDel="00000000" w:rsidR="00000000" w:rsidRPr="00000000">
        <w:rPr>
          <w:rtl w:val="0"/>
        </w:rPr>
        <w:t xml:space="preserve"> alınmış ve nihai bulgular temsil gücü yüksek doğrudan alıntılarla desteklenmiştir. Ayrıca araştırmacının hekim kimliğinden doğabilecek aşırı yorumlama (yanlılık) riskine karşı refleksif notlar ve ekip tartışmalarıyla denge kurulmuştur. </w:t>
      </w:r>
    </w:p>
    <w:p w:rsidR="00000000" w:rsidDel="00000000" w:rsidP="00000000" w:rsidRDefault="00000000" w:rsidRPr="00000000" w14:paraId="000003B4">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u w:val="none"/>
        </w:rPr>
      </w:pPr>
      <w:r w:rsidDel="00000000" w:rsidR="00000000" w:rsidRPr="00000000">
        <w:rPr>
          <w:rtl w:val="0"/>
        </w:rPr>
        <w:t xml:space="preserve">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üvenilebilirlik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dependability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sürecin zaman içinde tutarlı ve izlenebilir olmasını gözeten ölçüt; </w:t>
      </w:r>
      <w:r w:rsidDel="00000000" w:rsidR="00000000" w:rsidRPr="00000000">
        <w:rPr>
          <w:rtl w:val="0"/>
        </w:rPr>
        <w:t xml:space="preserve">veri toplama, kod kitabının gelişimi ve temaların oluşturulması sırasındaki tüm önemli kararlar </w:t>
      </w:r>
      <w:commentRangeStart w:id="29"/>
      <w:r w:rsidDel="00000000" w:rsidR="00000000" w:rsidRPr="00000000">
        <w:rPr>
          <w:b w:val="1"/>
          <w:bCs w:val="1"/>
          <w:rtl w:val="0"/>
        </w:rPr>
        <w:t xml:space="preserve">araştırma günlüğü</w:t>
      </w:r>
      <w:commentRangeEnd w:id="29"/>
      <w:r w:rsidDel="00000000" w:rsidR="00000000" w:rsidRPr="00000000">
        <w:commentReference w:id="29"/>
      </w:r>
      <w:r w:rsidDel="00000000" w:rsidR="00000000" w:rsidRPr="00000000">
        <w:rPr>
          <w:b w:val="1"/>
          <w:bCs w:val="1"/>
          <w:rtl w:val="0"/>
        </w:rPr>
        <w:t xml:space="preserve"> ve </w:t>
      </w:r>
      <w:commentRangeStart w:id="30"/>
      <w:r w:rsidDel="00000000" w:rsidR="00000000" w:rsidRPr="00000000">
        <w:rPr>
          <w:b w:val="1"/>
          <w:bCs w:val="1"/>
          <w:rtl w:val="0"/>
        </w:rPr>
        <w:t xml:space="preserve">analiz notları</w:t>
      </w:r>
      <w:r w:rsidDel="00000000" w:rsidR="00000000" w:rsidRPr="00000000">
        <w:rPr>
          <w:rtl w:val="0"/>
        </w:rPr>
        <w:t xml:space="preserve"> </w:t>
      </w:r>
      <w:commentRangeEnd w:id="30"/>
      <w:r w:rsidDel="00000000" w:rsidR="00000000" w:rsidRPr="00000000">
        <w:commentReference w:id="30"/>
      </w:r>
      <w:r w:rsidDel="00000000" w:rsidR="00000000" w:rsidRPr="00000000">
        <w:rPr>
          <w:rtl w:val="0"/>
        </w:rPr>
        <w:t xml:space="preserve">ile belgelenerek sağlam bir denetim izi (audit trail) oluşturulmuştur. Ayrıca raporlama aşamasında </w:t>
      </w:r>
      <w:r w:rsidDel="00000000" w:rsidR="00000000" w:rsidRPr="00000000">
        <w:rPr>
          <w:b w:val="1"/>
          <w:bCs w:val="1"/>
          <w:rtl w:val="0"/>
        </w:rPr>
        <w:t xml:space="preserve">COREQ</w:t>
      </w:r>
      <w:r w:rsidDel="00000000" w:rsidR="00000000" w:rsidRPr="00000000">
        <w:rPr>
          <w:rtl w:val="0"/>
        </w:rPr>
        <w:t xml:space="preserve"> (Niteliksel Araştırmalar İçin Raporlama Kriterleri) kılavuzuna uyulmuştur.</w:t>
      </w:r>
    </w:p>
    <w:p w:rsidR="00000000" w:rsidDel="00000000" w:rsidP="00000000" w:rsidRDefault="00000000" w:rsidRPr="00000000" w14:paraId="000003B5">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u w:val="none"/>
        </w:rPr>
      </w:pPr>
      <w:r w:rsidDel="00000000" w:rsidR="00000000" w:rsidRPr="00000000">
        <w:rPr>
          <w:rtl w:val="0"/>
        </w:rPr>
        <w:t xml:space="preserve">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naylanabilirlik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confirmability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bulguların araştırmacı önyargısından çok veriye dayandığını güvence altına alan ölçüt; bu iki ölçüt tarihli karar günlüğü, kod kitabı sürüm geçmişi, konum beyanı ve alıntı bütünlüğü denetimiyle desteklenmiştir; </w:t>
      </w:r>
      <w:r w:rsidDel="00000000" w:rsidR="00000000" w:rsidRPr="00000000">
        <w:rPr>
          <w:rtl w:val="0"/>
        </w:rPr>
        <w:t xml:space="preserve">Bağımsız eleştirrel dost yaklaşımlı incelemeleri, eleştirel geri bildirimler ve süreç boyunca tutulan </w:t>
      </w:r>
      <w:r w:rsidDel="00000000" w:rsidR="00000000" w:rsidRPr="00000000">
        <w:rPr>
          <w:rtl w:val="0"/>
        </w:rPr>
        <w:t xml:space="preserve">refleksif gözlemler</w:t>
      </w:r>
      <w:r w:rsidDel="00000000" w:rsidR="00000000" w:rsidRPr="00000000">
        <w:rPr>
          <w:rtl w:val="0"/>
        </w:rPr>
        <w:t xml:space="preserve"> sayesinde yorumların tek bir bakış açısına hapsolması engellenmiştir. </w:t>
      </w:r>
    </w:p>
    <w:p w:rsidR="00000000" w:rsidDel="00000000" w:rsidP="00000000" w:rsidRDefault="00000000" w:rsidRPr="00000000" w14:paraId="000003B6">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t xml:space="preserve">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ktarılabilirlik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transferability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bulguların başka bağlamlara ne ölçüde taşınabileceğine ilişkin ölçüt; bilgi gücü gerekçesi, </w:t>
      </w:r>
      <w:r w:rsidDel="00000000" w:rsidR="00000000" w:rsidRPr="00000000">
        <w:rPr>
          <w:rtl w:val="0"/>
        </w:rPr>
        <w:t xml:space="preserve">alışmanın yürütüldüğü klinik bağlam (üniversite hastanesi çocuk endokrinoloji birimi) ve katılımcı ailelerin sosyo-demografik özellikleri </w:t>
      </w:r>
      <w:r w:rsidDel="00000000" w:rsidR="00000000" w:rsidRPr="00000000">
        <w:rPr>
          <w:b w:val="1"/>
          <w:bCs w:val="1"/>
          <w:rtl w:val="0"/>
        </w:rPr>
        <w:t xml:space="preserve">kalın betimleme (thick description)</w:t>
      </w:r>
      <w:r w:rsidDel="00000000" w:rsidR="00000000" w:rsidRPr="00000000">
        <w:rPr>
          <w:rtl w:val="0"/>
        </w:rPr>
        <w:t xml:space="preserve"> yaklaşımıyla ayrıntılı bir biçimde tanımlanmış ve sınırlılıklar raporlanmıştır. Böylelikle, benzer klinik veya kültürel bağlamlarda çalışan diğer araştırmacıların bu bulguları kendi alanlarına ne ölçüde aktarabileceklerini değerlendirmelerine olanak sağlanmıştır. </w:t>
      </w:r>
      <w:r w:rsidDel="00000000" w:rsidR="00000000" w:rsidRPr="00000000">
        <w:rPr>
          <w:rtl w:val="0"/>
        </w:rPr>
      </w:r>
    </w:p>
    <w:p w:rsidR="00000000" w:rsidDel="00000000" w:rsidP="00000000" w:rsidRDefault="00000000" w:rsidRPr="00000000" w14:paraId="000003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Kalite değerlendirmesi ayrıca nitel araştırmada yöntemsel çeşitliliği tek bir üst çerçevede toplamayı amaçlayan Tracy’nin sekiz ölçütlü (</w:t>
      </w:r>
      <w:r w:rsidDel="00000000" w:rsidR="00000000" w:rsidRPr="00000000">
        <w:rPr>
          <w:rtl w:val="0"/>
        </w:rPr>
        <w:t xml:space="preserve">değerli konu , zengin titizlik / kapsamlılık,samimiyet / şeffaflık ,inandırıcılık, yankı uyandırma /eEtki bırakma, önemli katkı, etik duyarlılık, anlamlı tutarlılık)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büyük-çadır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big-tent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 kalite çerçevesiyle bütünlenmiştir (Tracy, 2010). Bu çerçevede nitel bulguların değeri istatistiksel genelleme değil, analitik/kuramsal genelleme ve aktarılabilirlik üzerinden değerlendirilir; yani amaç, bulguların bir örneklemden evrene sayısal olarak genellenmesi değil, kavramsal örüntülerin benzer bağlamlara kuramsal düzeyde ışık tutmasıdır. Ölçme araçlarının psikometrik yeterliği ise güncel ölçüm-değerlendirme standartları çerçevesinde ayrı bir doğrulama hattıyla incelenmiştir (Mokkink ve ark., 2018; Trizano-Hermosilla ve Alvarado, 2016).</w:t>
      </w:r>
    </w:p>
    <w:bookmarkStart w:colFirst="0" w:colLast="0" w:name="nvq3lgo0uiad" w:id="88"/>
    <w:bookmarkEnd w:id="88"/>
    <w:p w:rsidR="00000000" w:rsidDel="00000000" w:rsidP="00000000" w:rsidRDefault="00000000" w:rsidRPr="00000000" w14:paraId="000003B8">
      <w:pPr>
        <w:pStyle w:val="Heading2"/>
        <w:rPr/>
      </w:pPr>
      <w:r w:rsidDel="00000000" w:rsidR="00000000" w:rsidRPr="00000000">
        <w:rPr>
          <w:rtl w:val="0"/>
        </w:rPr>
        <w:t xml:space="preserve">3.16 Açık Bilim, Kayıtlılık ve Ön-Kayıttan Sapmalar</w:t>
      </w:r>
    </w:p>
    <w:p w:rsidR="00000000" w:rsidDel="00000000" w:rsidP="00000000" w:rsidRDefault="00000000" w:rsidRPr="00000000" w14:paraId="000003B9">
      <w:pPr>
        <w:spacing w:after="240" w:before="240" w:lineRule="auto"/>
        <w:rPr/>
      </w:pPr>
      <w:r w:rsidDel="00000000" w:rsidR="00000000" w:rsidRPr="00000000">
        <w:rPr>
          <w:rtl w:val="0"/>
        </w:rPr>
        <w:t xml:space="preserve">Bu araştırmada, metodolojik şeffaflığı ve bulguların dışsal denetlenebilirliğini güvence altına almak amacıyla güncel açık bilim (open science) standartları benimsenmiştir. Bu doğrultuda çalışma planı, veri çözümleme kodları ve araştırma materyalleri; zaman damgalı ve geriye dönük değiştirilemez bir altyapı sunan Açık Bilim Çerçevesi (Open Science Framework - OSF) platformu üzerinde kayıt altına alınmıştır.</w:t>
      </w:r>
    </w:p>
    <w:p w:rsidR="00000000" w:rsidDel="00000000" w:rsidP="00000000" w:rsidRDefault="00000000" w:rsidRPr="00000000" w14:paraId="000003BA">
      <w:pPr>
        <w:spacing w:after="240" w:before="240" w:lineRule="auto"/>
        <w:rPr/>
      </w:pPr>
      <w:r w:rsidDel="00000000" w:rsidR="00000000" w:rsidRPr="00000000">
        <w:rPr>
          <w:rtl w:val="0"/>
        </w:rPr>
        <w:t xml:space="preserve">Standart (prospektif) ön-kayıt (pre-registration) prosedürleri, ideal koşullarda hipotezlerin ve analiz adımlarının veri toplanmadan önce sabitlenmesini gerektirmektedir. Ancak bu araştırmada kayıt işlemi, veri toplama süreci ve kanonik veri kilidi tamamlandıktan sonra gerçekleştirilebilmiştir. Bu metodolojik kısıtlılığı aşmak ve şeffaflık ilkesini korumak adına çalışmada </w:t>
      </w:r>
      <w:r w:rsidDel="00000000" w:rsidR="00000000" w:rsidRPr="00000000">
        <w:rPr>
          <w:b w:val="1"/>
          <w:bCs w:val="1"/>
          <w:rtl w:val="0"/>
        </w:rPr>
        <w:t xml:space="preserve">iki katmanlı bir ön-kayıt stratejisi</w:t>
      </w:r>
      <w:r w:rsidDel="00000000" w:rsidR="00000000" w:rsidRPr="00000000">
        <w:rPr>
          <w:rtl w:val="0"/>
        </w:rPr>
        <w:t xml:space="preserve"> izlenmiştir:</w:t>
      </w:r>
    </w:p>
    <w:p w:rsidR="00000000" w:rsidDel="00000000" w:rsidP="00000000" w:rsidRDefault="00000000" w:rsidRPr="00000000" w14:paraId="000003BB">
      <w:pPr>
        <w:numPr>
          <w:ilvl w:val="0"/>
          <w:numId w:val="6"/>
        </w:numPr>
        <w:spacing w:after="0" w:afterAutospacing="0" w:before="240" w:lineRule="auto"/>
        <w:ind w:left="720" w:hanging="360"/>
        <w:jc w:val="left"/>
      </w:pPr>
      <w:r w:rsidDel="00000000" w:rsidR="00000000" w:rsidRPr="00000000">
        <w:rPr>
          <w:b w:val="1"/>
          <w:bCs w:val="1"/>
          <w:rtl w:val="0"/>
        </w:rPr>
        <w:t xml:space="preserve">Birinci Katman (Geçmişe Yönelik/Açıklayıcı Kayıt):</w:t>
      </w:r>
      <w:r w:rsidDel="00000000" w:rsidR="00000000" w:rsidRPr="00000000">
        <w:rPr>
          <w:rtl w:val="0"/>
        </w:rPr>
        <w:t xml:space="preserve"> Psikometrik doğrulama çözümlemeleri, verinin araştırmacı tarafından önceden görüldüğü gerçeği gizlenmeksizin geçmişe yönelik (retrospective) olarak kayıt altına alınmıştır. Bu adım, analiz planının veri sonrası yapılandırıldığını açıkça beyan eden dürüst bir şeffaflık işlevi görmektedir</w:t>
      </w:r>
    </w:p>
    <w:p w:rsidR="00000000" w:rsidDel="00000000" w:rsidP="00000000" w:rsidRDefault="00000000" w:rsidRPr="00000000" w14:paraId="000003BC">
      <w:pPr>
        <w:numPr>
          <w:ilvl w:val="0"/>
          <w:numId w:val="6"/>
        </w:numPr>
        <w:spacing w:after="240" w:before="0" w:beforeAutospacing="0" w:lineRule="auto"/>
        <w:ind w:left="720" w:hanging="360"/>
        <w:jc w:val="left"/>
      </w:pPr>
      <w:r w:rsidDel="00000000" w:rsidR="00000000" w:rsidRPr="00000000">
        <w:rPr>
          <w:b w:val="1"/>
          <w:bCs w:val="1"/>
          <w:rtl w:val="0"/>
        </w:rPr>
        <w:t xml:space="preserve">İkinci Katman (İkincil Veri Ön-Kaydı):</w:t>
      </w:r>
      <w:r w:rsidDel="00000000" w:rsidR="00000000" w:rsidRPr="00000000">
        <w:rPr>
          <w:rtl w:val="0"/>
        </w:rPr>
        <w:t xml:space="preserve"> Çalışmanın temel doğrulayıcı hipotezlerini (H1–H5) kapsayan testler, mevcut veri setlerine özgü olarak tasarlanmış bir ikincil veri ön-kayıt şablonu (secondary data pre-registration) aracılığıyla belgelenmiştir. Literatürde de vurgulandığı üzere, araştırmacının veriye halihazırda sahip olduğu durumlarda ön-kaydın koruyucu işlevi örneklem büyüklüğü gibi tasarım öğelerinden ziyade; veri işleme kuralları, model kurulumu ve değişken tanımları gibi "analiz kararlarının" sonuçlara bakılmadan sabitlenmesini sağlamaktır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(Mertens ve Krypotos, 2019). </w:t>
      </w:r>
    </w:p>
    <w:p w:rsidR="00000000" w:rsidDel="00000000" w:rsidP="00000000" w:rsidRDefault="00000000" w:rsidRPr="00000000" w14:paraId="000003BD">
      <w:pPr>
        <w:spacing w:after="240" w:before="240" w:lineRule="auto"/>
        <w:ind w:left="0" w:firstLine="0"/>
        <w:jc w:val="left"/>
        <w:rPr/>
      </w:pPr>
      <w:r w:rsidDel="00000000" w:rsidR="00000000" w:rsidRPr="00000000">
        <w:rPr>
          <w:rtl w:val="0"/>
        </w:rPr>
        <w:t xml:space="preserve">Katılımcı mahremiyetini ve araştırma etiğini korumak amacıyla, katılımcılara ait ham, temizlenmiş veya işlenmiş bireysel (satır düzeyi) veriler OSF sistemine yüklenmemiştir. Hazırlanan açık bilim paketi yalnızca çözümleme planını, analiz kodlarını, kanonik ölçek/form dokümantasyonunu ve veriye yönelik kontrollü erişim prosedürlerini içermektedir. Çalışmanın OSF proje kimliğini ve rezerve edilen DOI numarasını içeren kayıt tanımlayıcısı, bireysel veri barındırmayan bu açık paketle birlikte tez savunma sürecinin başarıyla tamamlanmasının ardından bilimsel kamuoyunun erişimine açılacaktır.</w:t>
      </w:r>
    </w:p>
    <w:p w:rsidR="00000000" w:rsidDel="00000000" w:rsidP="00000000" w:rsidRDefault="00000000" w:rsidRPr="00000000" w14:paraId="000003BE">
      <w:pPr>
        <w:spacing w:after="240" w:before="240" w:lineRule="auto"/>
        <w:ind w:left="0" w:firstLine="0"/>
        <w:jc w:val="left"/>
        <w:rPr/>
      </w:pPr>
      <w:r w:rsidDel="00000000" w:rsidR="00000000" w:rsidRPr="00000000">
        <w:rPr>
          <w:rtl w:val="0"/>
        </w:rPr>
      </w:r>
    </w:p>
    <w:p w:rsidR="00000000" w:rsidDel="00000000" w:rsidP="00000000" w:rsidRDefault="00000000" w:rsidRPr="00000000" w14:paraId="000003BF">
      <w:pPr>
        <w:spacing w:after="240" w:before="240" w:lineRule="auto"/>
        <w:jc w:val="left"/>
        <w:rPr/>
      </w:pPr>
      <w:r w:rsidDel="00000000" w:rsidR="00000000" w:rsidRPr="00000000">
        <w:rPr>
          <w:rtl w:val="0"/>
        </w:rPr>
        <w:t xml:space="preserve">Çalışmada, istatistiksel geçerliği korumak adına </w:t>
      </w:r>
      <w:r w:rsidDel="00000000" w:rsidR="00000000" w:rsidRPr="00000000">
        <w:rPr>
          <w:b w:val="1"/>
          <w:bCs w:val="1"/>
          <w:rtl w:val="0"/>
        </w:rPr>
        <w:t xml:space="preserve">doğrulayıcı</w:t>
      </w:r>
      <w:r w:rsidDel="00000000" w:rsidR="00000000" w:rsidRPr="00000000">
        <w:rPr>
          <w:rtl w:val="0"/>
        </w:rPr>
        <w:t xml:space="preserve"> (önceden belirlenmiş hipotezleri sınayan) ve </w:t>
      </w:r>
      <w:r w:rsidDel="00000000" w:rsidR="00000000" w:rsidRPr="00000000">
        <w:rPr>
          <w:b w:val="1"/>
          <w:bCs w:val="1"/>
          <w:rtl w:val="0"/>
        </w:rPr>
        <w:t xml:space="preserve">keşifsel</w:t>
      </w:r>
      <w:r w:rsidDel="00000000" w:rsidR="00000000" w:rsidRPr="00000000">
        <w:rPr>
          <w:rtl w:val="0"/>
        </w:rPr>
        <w:t xml:space="preserve"> (veriden yeni örüntüler üreten) çözümlemeler arasındaki kavramsal ayrım titizlikle korunmuştur. Bu kapsamda analiz etiğini sağlamak için şu adımlar izlenmiştir:</w:t>
      </w:r>
    </w:p>
    <w:p w:rsidR="00000000" w:rsidDel="00000000" w:rsidP="00000000" w:rsidRDefault="00000000" w:rsidRPr="00000000" w14:paraId="000003C0">
      <w:pPr>
        <w:numPr>
          <w:ilvl w:val="0"/>
          <w:numId w:val="39"/>
        </w:numPr>
        <w:spacing w:after="0" w:afterAutospacing="0" w:before="240" w:lineRule="auto"/>
        <w:ind w:left="720" w:hanging="360"/>
        <w:jc w:val="left"/>
      </w:pPr>
      <w:r w:rsidDel="00000000" w:rsidR="00000000" w:rsidRPr="00000000">
        <w:rPr>
          <w:b w:val="1"/>
          <w:bCs w:val="1"/>
          <w:rtl w:val="0"/>
        </w:rPr>
        <w:t xml:space="preserve">Sapmaların İzlenmesi:</w:t>
      </w:r>
      <w:r w:rsidDel="00000000" w:rsidR="00000000" w:rsidRPr="00000000">
        <w:rPr>
          <w:rtl w:val="0"/>
        </w:rPr>
        <w:t xml:space="preserve"> Ön-kayıtlı analiz planından yapılan tüm yöntemsel sapmalar bir "sapma günlüğünde" belgelenmiş ve tez eklerinde raporlanmıştır.</w:t>
      </w:r>
    </w:p>
    <w:p w:rsidR="00000000" w:rsidDel="00000000" w:rsidP="00000000" w:rsidRDefault="00000000" w:rsidRPr="00000000" w14:paraId="000003C1">
      <w:pPr>
        <w:numPr>
          <w:ilvl w:val="0"/>
          <w:numId w:val="39"/>
        </w:numPr>
        <w:spacing w:after="240" w:before="0" w:beforeAutospacing="0" w:lineRule="auto"/>
        <w:ind w:left="720" w:hanging="360"/>
        <w:jc w:val="left"/>
      </w:pPr>
      <w:r w:rsidDel="00000000" w:rsidR="00000000" w:rsidRPr="00000000">
        <w:rPr>
          <w:b w:val="1"/>
          <w:bCs w:val="1"/>
          <w:rtl w:val="0"/>
        </w:rPr>
        <w:t xml:space="preserve">HARKing ve Hata Kontrolü:</w:t>
      </w:r>
      <w:r w:rsidDel="00000000" w:rsidR="00000000" w:rsidRPr="00000000">
        <w:rPr>
          <w:rtl w:val="0"/>
        </w:rPr>
        <w:t xml:space="preserve"> Plandan yapılan büyük sapmalar "doğrulayıcı" olarak değil, "keşifsel" bulgu olarak etiketlenmiştir. Bu kural, tesadüfi bulguların baştan öngörülmüş hipotezlermiş gibi sunulmasını (HARKing) ve araştırmacı esnekliğinden kaynaklanan yanlış-pozitif (Tip-I hata) riskini (Bakker ve ark., 2020) engellemek amacıyla uygulanmıştır.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(Bakker ve ark., 2020). </w:t>
      </w:r>
    </w:p>
    <w:p w:rsidR="00000000" w:rsidDel="00000000" w:rsidP="00000000" w:rsidRDefault="00000000" w:rsidRPr="00000000" w14:paraId="000003C2">
      <w:pPr>
        <w:spacing w:after="240" w:before="240" w:lineRule="auto"/>
        <w:ind w:lef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Kaydın veri toplama ve kanonik kilit sonrasında oluşturulmuş olması nedeniyle bu strateji HARKing’i tümüyle dışlamaz; yalnızca kayıt tarihinden sonraki hipotez ve analiz kararlarındaki değişimleri sapma günlüğüyle izlenebilir kılar.</w:t>
      </w:r>
    </w:p>
    <w:bookmarkStart w:colFirst="0" w:colLast="0" w:name="qn8fogxil7h3" w:id="89"/>
    <w:bookmarkEnd w:id="89"/>
    <w:p w:rsidR="00000000" w:rsidDel="00000000" w:rsidP="00000000" w:rsidRDefault="00000000" w:rsidRPr="00000000" w14:paraId="000003C3">
      <w:pPr>
        <w:pStyle w:val="Heading2"/>
        <w:rPr/>
      </w:pPr>
      <w:r w:rsidDel="00000000" w:rsidR="00000000" w:rsidRPr="00000000">
        <w:rPr>
          <w:rtl w:val="0"/>
        </w:rPr>
        <w:t xml:space="preserve">3.17 Etik Hususlar</w:t>
      </w:r>
    </w:p>
    <w:p w:rsidR="00000000" w:rsidDel="00000000" w:rsidP="00000000" w:rsidRDefault="00000000" w:rsidRPr="00000000" w14:paraId="000003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 insan katılımcılarla yürütülen tıbbi araştırmalarda gönüllünün hak, güvenlik ve esenliğini önceleyen etik ilkeler bütünü olan Dünya Tıp Birliği Helsinki Bildirgesi’nin güncel sürümü ile araştırmanın tasarım, yürütme ve raporlama kalitesini güvence altına alan İyi Klinik Uygulamalar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Good Clinical Practice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GCP) ilkelerine uygun olarak yürütülmüştür. Çalışmanın onay ve izin zinciri birbirinden ayrı belge türlerinden oluşur. (i) Etik kurul onayı: Marmara Üniversitesi Tıp Fakültesi Klinik Araştırmalar Etik Kurulu’ndan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06.01.2023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tarihinde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09.2023.201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protokol kodu ile oy birliğiyle alınmıştır; bu onay her iki merkezi (birincil merkez ile ikinci merkez) kapsayan çok merkezli bir onaydır. (ii) Enstitü tez önerisi kararı: Marmara Üniversitesi Sağlık Bilimleri Enstitüsü Yönetim Kurulu’nun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11.05.2023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tarihli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2023/19-68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sayılı kararıdır. (iii)</w:t>
      </w:r>
      <w:r w:rsidDel="00000000" w:rsidR="00000000" w:rsidRPr="00000000">
        <w:rPr>
          <w:rtl w:val="0"/>
        </w:rPr>
      </w:r>
    </w:p>
    <w:p w:rsidR="00000000" w:rsidDel="00000000" w:rsidP="00000000" w:rsidRDefault="00000000" w:rsidRPr="00000000" w14:paraId="000003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Onam süreci üç katmanlı yürütülmüştür: anne kendi katılımı için bilgilendirilmiş gönüllü olur formunu imzalamış; aynı formda çocukları adına ebeveyn rızası vermiştir. Küçükler hukuki olarak kendi başlarına araştırmaya onam veremediğinden, pediatrik araştırmada standart koruma, ebeveyn izni ile çocuğun gelişimsel düzeyine uygun muvafakatinin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assent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birlikte alınmasıdır; muvafakat, çocuğun karar sürecine katılmasına, gelişmekte olan özerkliğini kullanmasına ve kendi değerlerini ifade etmesine olanak tanıyan etik bir bileşendir (Hester ve Miner, 2024). Buna uygun olarak çalışmada tek yazılı onam anneden alınmış; 7–17 yaş çocuklardan ise gelişimsel düzeye uygun anlatımla yalnız sözlü muvafakat alınmıştır. Çocuğun katılımı reddetmesi durumunda, anne onamına bakılmaksızın çocuk çalışmaya dâhil edilmemiştir; bu, çocuğun reddine tanınan önceliğin, gelişen özerkliğe saygı ilkesinin somut karşılığıdır. Katılım gönüllülük esasına dayanmış, gönüllüye ödeme yapılmamış ve gönüllüden ücret alınmamıştır; çalışma fiziksel girişim içermediğinden beklenen risk yok düzeyinde değerlendirilmiştir. </w:t>
      </w:r>
      <w:r w:rsidDel="00000000" w:rsidR="00000000" w:rsidRPr="00000000">
        <w:rPr>
          <w:rtl w:val="0"/>
        </w:rPr>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 özel nitelikli sağlık verisi ve çocuk verisi içerdiğinden, Kişisel Verilerin Korunması Kanunu (KVKK) ile uyumlu bir veri yönetim planı uygulanmıştır. Doğrudan kimliklendirici alanlar veri standardizasyonu aşamasında silinmiş; bireyler yalnız aile ve çocuk numaralarından oluşan psödonimleştirilmiş (takma-kimlik) bir anahtarla temsil edilmiştir. Bu anahtar geri-bağlanabilir bir eşleme içerdiğinden işlem, KVKK/GDPR çerçevesinde tam anonimleştirme değil psödonimleştirme niteliğindedir. Bu ayrım önemlidir; çünkü kimliksizleştirme, verinin bir kişiye geri bağlanabilme olasılığının hiç kalmadığı ikili bir durum değil, yeniden tanımlanma riskinin derecelendiği bir süreç olarak ele alınır ve psödonimleştirilmiş veri, geri-bağlama anahtarı var olduğu sürece kişisel veri niteliğini korur (Joo ve Kwon, 2023). Ham veri ve kimliklendirilmiş türevler kod deposu dışında, yerel ve erişimi sınırlı biçimde saklanmıştır. Yayında bireysel düzeyde tanımlayıcı bilgi paylaşılmamış; nitel alıntılarda doğrudan tanımlayıcılar çıkarılıp yalnız rol etiketi ve aile kodu kullanılarak kimliksizleştirme (psödonimleştirme) uygulanmıştır. Yeniden tanımlanma riskini asgariye indirmek için tezde ham görüşme metni ve okuyucuya açık doğrudan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verbatim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alıntı raporlanmamış; alıntı kanıtı yalnız kimliksizleştirilmiş quote-ID ankrajlarıyla araştırmacı-içi izlenebilirlik düzeyinde tutulmuştur. Bu tercih, gizlilik koruması ile okuyucuya sunulan destekleyici-alıntı arasında gizlilik lehine bilinçli bir dengedir ve COREQ destekleyici-alıntı maddesinin yalnız kısmen karşılanmasına yol açar (bkz. COREQ değerlendirmesi). İleride açık alıntı sunulacak olursa, her alıntının “verbatim”, “parafraz” veya “kompozit örnek” statüsü sunum yerinde açıkça etiketlenecek ve kompozit örnekler tek bir aile koduyla doğrudan alıntı gibi gösterilmeyecektir. Nitel ses kayıtları kurum dışı bulut hizmetlerinde tutulmamış, döküm ve çözümleme sonrasında belirlenen sürede imha edilmek üzere yerel ve şifreli biçimde saklanmıştır.</w:t>
      </w:r>
    </w:p>
    <w:bookmarkStart w:colFirst="0" w:colLast="0" w:name="sln3to5ixuj6" w:id="90"/>
    <w:bookmarkEnd w:id="90"/>
    <w:p w:rsidR="00000000" w:rsidDel="00000000" w:rsidP="00000000" w:rsidRDefault="00000000" w:rsidRPr="00000000" w14:paraId="000003C7">
      <w:pPr>
        <w:pStyle w:val="Heading2"/>
        <w:rPr/>
      </w:pPr>
      <w:r w:rsidDel="00000000" w:rsidR="00000000" w:rsidRPr="00000000">
        <w:rPr>
          <w:rtl w:val="0"/>
        </w:rPr>
        <w:t xml:space="preserve">3.18 Yapay Zekâ Destekli Araç Kullanımı</w:t>
      </w:r>
    </w:p>
    <w:p w:rsidR="00000000" w:rsidDel="00000000" w:rsidP="00000000" w:rsidRDefault="00000000" w:rsidRPr="00000000" w14:paraId="000003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Tezin yazım ve kalite güvence aşamalarında, geniş metin veri kümeleri üzerinde eğitilerek insan diline benzer metni anlayıp üretebilen büyük dil modeli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large language model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LLM) tabanlı yapay zekâ araçları kullanılmıştır. Uluslararası Tıp Dergisi Editörleri Kurulu (ICMJE) ve dergi politikaları, yapay zekâ kullanıldığında kullanılan aracın, sürümün ve kullanım amacının açıkça bildirilmesini; nihai doğruluk, bütünlük ve özgünlük sorumluluğunun insan araştırmacıda kalmasını önerir (International Committee of Medical Journal Editors, 2024; BMJ Publishing Group, 2023). Bu doğrultuda kullanılan araçlar, sürümleri ve yaklaşık kullanım dönemleri ile kullanım kategorileri </w:t>
      </w:r>
      <w:hyperlink w:anchor="od4tou69a7mu">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özetlenmiştir.</w:t>
      </w:r>
    </w:p>
    <w:p w:rsidR="00000000" w:rsidDel="00000000" w:rsidP="00000000" w:rsidRDefault="00000000" w:rsidRPr="00000000" w14:paraId="000003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Kullanım kategorileri şunlardır:</w:t>
      </w:r>
    </w:p>
    <w:p w:rsidR="00000000" w:rsidDel="00000000" w:rsidP="00000000" w:rsidRDefault="00000000" w:rsidRPr="00000000" w14:paraId="000003CA">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C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dil ve üslup düzenleme;</w:t>
      </w:r>
    </w:p>
    <w:p w:rsidR="00000000" w:rsidDel="00000000" w:rsidP="00000000" w:rsidRDefault="00000000" w:rsidRPr="00000000" w14:paraId="000003CC">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CD">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raporlama standartlarına (APA 7, JARS, COREQ) uygunluk ön-denetimi;</w:t>
      </w:r>
    </w:p>
    <w:p w:rsidR="00000000" w:rsidDel="00000000" w:rsidP="00000000" w:rsidRDefault="00000000" w:rsidRPr="00000000" w14:paraId="000003CE">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bilimsel–metodolojik–istatistiksel iç tutarlılık denetimi ve estimand/sonuç ifadelerinin gözden geçirilmesi;</w:t>
      </w:r>
    </w:p>
    <w:p w:rsidR="00000000" w:rsidDel="00000000" w:rsidP="00000000" w:rsidRDefault="00000000" w:rsidRPr="00000000" w14:paraId="000003D0">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D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metin–tablo–şekil sayısal mutabakat incelemesi;</w:t>
      </w:r>
    </w:p>
    <w:p w:rsidR="00000000" w:rsidDel="00000000" w:rsidP="00000000" w:rsidRDefault="00000000" w:rsidRPr="00000000" w14:paraId="000003D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D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kaynak ve künye (DOI/PMID) doğrulamasına destek;</w:t>
      </w:r>
    </w:p>
    <w:p w:rsidR="00000000" w:rsidDel="00000000" w:rsidP="00000000" w:rsidRDefault="00000000" w:rsidRPr="00000000" w14:paraId="000003D4">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tl w:val="0"/>
        </w:rPr>
      </w:r>
    </w:p>
    <w:p w:rsidR="00000000" w:rsidDel="00000000" w:rsidP="00000000" w:rsidRDefault="00000000" w:rsidRPr="00000000" w14:paraId="000003D5">
      <w:pPr>
        <w:keepNext w:val="0"/>
        <w:keepLines w:val="0"/>
        <w:pageBreakBefore w:val="0"/>
        <w:widowControl w:val="1"/>
        <w:numPr>
          <w:ilvl w:val="1"/>
          <w:numId w:val="20"/>
        </w:numPr>
        <w:pBdr>
          <w:top w:space="0" w:sz="0" w:val="nil"/>
          <w:left w:space="0" w:sz="0" w:val="nil"/>
          <w:bottom w:space="0" w:sz="0" w:val="nil"/>
          <w:right w:space="0" w:sz="0" w:val="nil"/>
          <w:between w:space="0" w:sz="0" w:val="nil"/>
        </w:pBdr>
        <w:shd w:fill="auto" w:val="clear"/>
        <w:spacing w:after="36" w:before="36" w:line="360" w:lineRule="auto"/>
        <w:ind w:left="144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yeniden analiz veya duyarlılık analizi gerektirebilecek noktaların belirlenmesi. Bu denetim ve tutarlılık işlerinde psödonimleştirilmiş nicel veri ve toplulaştırılmış çıktı özetleri (ör. model katsayıları, uyum ölçütleri) ikincil tutarlılık ve spot yeniden hesaplama kontrollerinde kullanılmıştır. Buna karşılık kimliklendirilebilir hiçbir içerik — ham nitel görüşme dökümleri, saha notları, demografik formlar ve takma ad eşleme anahtarları — yapay zekâ sistemlerine aktarılmamıştır.</w:t>
      </w:r>
    </w:p>
    <w:p w:rsidR="00000000" w:rsidDel="00000000" w:rsidP="00000000" w:rsidRDefault="00000000" w:rsidRPr="00000000" w14:paraId="000003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kullanımın gerekçelendirilmiş sınırları vardır: LLM tabanlı araçlar metni istatistiksel örüntülerden ürettiğinden kaynağı bulunmayan, uydurma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hallucination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içerik üretebilir ve alana özgü ince bilgiyi her zaman doğru temsil edemez; bu nedenle akademik kullanımda sorumlu uygulama ve şeffaf belgeleme önerilir (Bell, 2023). Buna göre kanonik istatistiksel analizlerin tümü araştırmacının R/</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targets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hattında yürütülmüş; nitel kodlama, tema geliştirme ve yorumlama kararları tümüyle araştırmacıya ait olmuştur. Yapay zekâ çıktıları akademik metne yansıtılmadan önce özgün kaynaklar, ham analiz çıktıları ve araştırmacı değerlendirmesiyle doğrulanmıştır; üretici yapay zekânın bilimsel çalışmada dikkatli ve gözetimli kullanımı, çıktının doğruluğu ve bütünlüğünden nihai olarak araştırmacının sorumlu kalmasını gerektirir (Helmy ve ark., 2025). Nihai bilimsel kararlar ve içerik sorumluluğu araştırmacıya aittir.</w:t>
      </w:r>
    </w:p>
    <w:tbl>
      <w:tblPr>
        <w:tblStyle w:val="Table1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od4tou69a7mu" w:id="91"/>
          <w:bookmarkEnd w:id="91"/>
          <w:p w:rsidR="00000000" w:rsidDel="00000000" w:rsidP="00000000" w:rsidRDefault="00000000" w:rsidRPr="00000000" w14:paraId="000003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Tez sürecinde kullanılan yapay zekâ araçları, sürümleri ve kullanım kategorileri. Kategoriler metinde tanımlanmıştır; kimliklendirilebilir veri hiçbir araca aktarılmamıştır.</w:t>
            </w:r>
          </w:p>
          <w:tbl>
            <w:tblPr>
              <w:tblStyle w:val="Table16"/>
              <w:tblW w:w="7920.0" w:type="dxa"/>
              <w:jc w:val="left"/>
              <w:tblLayout w:type="fixed"/>
              <w:tblLook w:val="0020"/>
            </w:tblPr>
            <w:tblGrid>
              <w:gridCol w:w="660"/>
              <w:gridCol w:w="1210"/>
              <w:gridCol w:w="1540"/>
              <w:gridCol w:w="1870"/>
              <w:gridCol w:w="2640"/>
              <w:tblGridChange w:id="0">
                <w:tblGrid>
                  <w:gridCol w:w="660"/>
                  <w:gridCol w:w="1210"/>
                  <w:gridCol w:w="1540"/>
                  <w:gridCol w:w="1870"/>
                  <w:gridCol w:w="2640"/>
                </w:tblGrid>
              </w:tblGridChange>
            </w:tblGrid>
            <w:tr>
              <w:trPr>
                <w:cantSplit w:val="0"/>
                <w:tblHeader w:val="1"/>
              </w:trPr>
              <w:tc>
                <w:tcPr/>
                <w:p w:rsidR="00000000" w:rsidDel="00000000" w:rsidP="00000000" w:rsidRDefault="00000000" w:rsidRPr="00000000" w14:paraId="000003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Araç</w:t>
                  </w:r>
                </w:p>
              </w:tc>
              <w:tc>
                <w:tcPr/>
                <w:p w:rsidR="00000000" w:rsidDel="00000000" w:rsidP="00000000" w:rsidRDefault="00000000" w:rsidRPr="00000000" w14:paraId="000003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Sağlayıcı</w:t>
                  </w:r>
                </w:p>
              </w:tc>
              <w:tc>
                <w:tcPr/>
                <w:p w:rsidR="00000000" w:rsidDel="00000000" w:rsidP="00000000" w:rsidRDefault="00000000" w:rsidRPr="00000000" w14:paraId="000003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Sürüm/erişim</w:t>
                  </w:r>
                </w:p>
              </w:tc>
              <w:tc>
                <w:tcPr/>
                <w:p w:rsidR="00000000" w:rsidDel="00000000" w:rsidP="00000000" w:rsidRDefault="00000000" w:rsidRPr="00000000" w14:paraId="000003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Kullanım dönemi</w:t>
                  </w:r>
                </w:p>
              </w:tc>
              <w:tc>
                <w:tcPr/>
                <w:p w:rsidR="00000000" w:rsidDel="00000000" w:rsidP="00000000" w:rsidRDefault="00000000" w:rsidRPr="00000000" w14:paraId="000003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Kullanım kategorileri</w:t>
                  </w:r>
                </w:p>
              </w:tc>
            </w:tr>
            <w:tr>
              <w:trPr>
                <w:cantSplit w:val="0"/>
                <w:tblHeader w:val="0"/>
              </w:trPr>
              <w:tc>
                <w:tcPr/>
                <w:p w:rsidR="00000000" w:rsidDel="00000000" w:rsidP="00000000" w:rsidRDefault="00000000" w:rsidRPr="00000000" w14:paraId="000003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ChatGPT</w:t>
                  </w:r>
                </w:p>
              </w:tc>
              <w:tc>
                <w:tcPr/>
                <w:p w:rsidR="00000000" w:rsidDel="00000000" w:rsidP="00000000" w:rsidRDefault="00000000" w:rsidRPr="00000000" w14:paraId="000003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OpenAI</w:t>
                  </w:r>
                </w:p>
              </w:tc>
              <w:tc>
                <w:tcPr/>
                <w:p w:rsidR="00000000" w:rsidDel="00000000" w:rsidP="00000000" w:rsidRDefault="00000000" w:rsidRPr="00000000" w14:paraId="000003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GPT-4 sınıfı (web)</w:t>
                  </w:r>
                </w:p>
              </w:tc>
              <w:tc>
                <w:tcPr/>
                <w:p w:rsidR="00000000" w:rsidDel="00000000" w:rsidP="00000000" w:rsidRDefault="00000000" w:rsidRPr="00000000" w14:paraId="000003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2025–2026</w:t>
                  </w:r>
                </w:p>
              </w:tc>
              <w:tc>
                <w:tcPr/>
                <w:p w:rsidR="00000000" w:rsidDel="00000000" w:rsidP="00000000" w:rsidRDefault="00000000" w:rsidRPr="00000000" w14:paraId="000003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(i)–(vi)</w:t>
                  </w:r>
                </w:p>
              </w:tc>
            </w:tr>
            <w:tr>
              <w:trPr>
                <w:cantSplit w:val="0"/>
                <w:tblHeader w:val="0"/>
              </w:trPr>
              <w:tc>
                <w:tcPr/>
                <w:p w:rsidR="00000000" w:rsidDel="00000000" w:rsidP="00000000" w:rsidRDefault="00000000" w:rsidRPr="00000000" w14:paraId="000003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Claude</w:t>
                  </w:r>
                </w:p>
              </w:tc>
              <w:tc>
                <w:tcPr/>
                <w:p w:rsidR="00000000" w:rsidDel="00000000" w:rsidP="00000000" w:rsidRDefault="00000000" w:rsidRPr="00000000" w14:paraId="000003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Anthropic</w:t>
                  </w:r>
                </w:p>
              </w:tc>
              <w:tc>
                <w:tcPr/>
                <w:p w:rsidR="00000000" w:rsidDel="00000000" w:rsidP="00000000" w:rsidRDefault="00000000" w:rsidRPr="00000000" w14:paraId="000003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Claude 4 sınıfı (web/kod)</w:t>
                  </w:r>
                </w:p>
              </w:tc>
              <w:tc>
                <w:tcPr/>
                <w:p w:rsidR="00000000" w:rsidDel="00000000" w:rsidP="00000000" w:rsidRDefault="00000000" w:rsidRPr="00000000" w14:paraId="000003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2025–2026</w:t>
                  </w:r>
                </w:p>
              </w:tc>
              <w:tc>
                <w:tcPr/>
                <w:p w:rsidR="00000000" w:rsidDel="00000000" w:rsidP="00000000" w:rsidRDefault="00000000" w:rsidRPr="00000000" w14:paraId="000003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(i)–(vi)</w:t>
                  </w:r>
                </w:p>
              </w:tc>
            </w:tr>
          </w:tbl>
          <w:p w:rsidR="00000000" w:rsidDel="00000000" w:rsidP="00000000" w:rsidRDefault="00000000" w:rsidRPr="00000000" w14:paraId="000003E7">
            <w:pPr>
              <w:rPr/>
            </w:pPr>
            <w:r w:rsidDel="00000000" w:rsidR="00000000" w:rsidRPr="00000000">
              <w:rPr>
                <w:rtl w:val="0"/>
              </w:rPr>
            </w:r>
          </w:p>
        </w:tc>
      </w:tr>
    </w:tbl>
    <w:p w:rsidR="00000000" w:rsidDel="00000000" w:rsidP="00000000" w:rsidRDefault="00000000" w:rsidRPr="00000000" w14:paraId="000003E8">
      <w:pPr>
        <w:rPr/>
      </w:pPr>
      <w:r w:rsidDel="00000000" w:rsidR="00000000" w:rsidRPr="00000000">
        <w:br w:type="page"/>
      </w:r>
      <w:r w:rsidDel="00000000" w:rsidR="00000000" w:rsidRPr="00000000">
        <w:rPr>
          <w:rtl w:val="0"/>
        </w:rPr>
      </w:r>
    </w:p>
    <w:bookmarkStart w:colFirst="0" w:colLast="0" w:name="lk1ic9b9o3tl" w:id="92"/>
    <w:bookmarkEnd w:id="92"/>
    <w:p w:rsidR="00000000" w:rsidDel="00000000" w:rsidP="00000000" w:rsidRDefault="00000000" w:rsidRPr="00000000" w14:paraId="000003E9">
      <w:pPr>
        <w:pStyle w:val="Heading1"/>
        <w:rPr/>
      </w:pPr>
      <w:r w:rsidDel="00000000" w:rsidR="00000000" w:rsidRPr="00000000">
        <w:rPr>
          <w:rtl w:val="0"/>
        </w:rPr>
        <w:t xml:space="preserve">4. BULGULAR</w:t>
      </w:r>
    </w:p>
    <w:p w:rsidR="00000000" w:rsidDel="00000000" w:rsidP="00000000" w:rsidRDefault="00000000" w:rsidRPr="00000000" w14:paraId="000003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diyabetin aile deneyimine yansıması, birbirini tamamlayan iki kanıt katmanında incelenmiştir: annenin, tanılı çocuğun ve sağlıklı kardeşin ölçeklerle raporladığı ebeveynlik, depresif belirti ve kardeş ilişkisi örüntüleri ile aynı ailelerin görüşmelerde dile getirdiği deneyim çerçeveleri. Etki büyüklükleri %95 güven aralığı (GA) veya Bayesçi %95 güvenilir aralık ile birlikte verilmiş; birincil hipotez ailelerinde (H1–H4) çoklu karşılaştırma için Benjamini-Hochberg yanlış-keşif oranı (FDR) düzeltmesi (Benjamini ve Hochberg, 1995) uygulanmıştır.</w:t>
      </w:r>
    </w:p>
    <w:bookmarkStart w:colFirst="0" w:colLast="0" w:name="gzabpxmwtlt6" w:id="93"/>
    <w:bookmarkEnd w:id="93"/>
    <w:p w:rsidR="00000000" w:rsidDel="00000000" w:rsidP="00000000" w:rsidRDefault="00000000" w:rsidRPr="00000000" w14:paraId="000003EB">
      <w:pPr>
        <w:pStyle w:val="Heading2"/>
        <w:rPr/>
      </w:pPr>
      <w:r w:rsidDel="00000000" w:rsidR="00000000" w:rsidRPr="00000000">
        <w:rPr>
          <w:rtl w:val="0"/>
        </w:rPr>
        <w:t xml:space="preserve">4.1 Örneklem ve Tanımlayıcı Bulgular</w:t>
      </w:r>
    </w:p>
    <w:p w:rsidR="00000000" w:rsidDel="00000000" w:rsidP="00000000" w:rsidRDefault="00000000" w:rsidRPr="00000000" w14:paraId="000003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Çalışmaya 241 aile dâhil edilmiştir: 120 diyabet (DM) ailesi ve 121 kontrol ailesi. Her aileden anne, indeks çocuk ve sağlıklı kardeş katılımıyla uzun-format analiz tabanına 482 çocuk satırı yazılmıştır. Dört çocuk-rolü hücresi dengelidir: DM-indeks 120, DM-kardeş 120, kontrol-indeks 121, kontrol-kardeş 121. DM grubunda indeks çocuk Tip 1 diyabet tanısı taşımakta, kardeş sağlıklı biyolojik kardeştir; kontrol grubunda hem indeks hem kardeş sağlıklıdır. Taranan ve reddeden ailelerin saha akışı kanonik analiz kilidinde izlenebilir olmadığından, doğrulanabilir analiz seti akışı raporlanmış, tarama öncesi akış raporlama sınırlılığı olarak belirtilmiştir. Kilitlenmiş kanonik veri tabanından aile düzeyi analiz tabanına ve DM klinik alt-analiz katmanına geçiş </w:t>
      </w:r>
      <w:hyperlink w:anchor="akt571w3n3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3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düzeyi sosyodemografik, anne ruh sağlığı, klinik ve psikolojik göstergeleri DM ve kontrol grupları arasında karşılaştırmaktadır. İki grubun bir değişkende ne kadar farklılaştığını görmek için standardize ortalama fark (SMD) kullanılmıştır: bu değer sıfıra ne kadar yakınsa gruplar o kadar benzerdir (Austin, 2009) (|SMD| &lt; 0,10 iyi denge; 0,10–0,25 sınırda; 0,25–0,50 dengesiz; ≥ 0,50 ciddi dengesizlik). Ham gözlemde üç değişkende (0,25 üzeri) dengesizlik saptanmıştır; yani herhangi bir düzeltme yapılmadan, iki grubun bu üç değişkende belirgin biçimde ayrıştığı görülmüştür: anne antidepresan kullanımı (DM %29, kontrol %9; SMD = 0,53), anne eğitim düzeyi (SMD = 0,29) ve eş eğitim düzeyi (SMD = 0,32). Eş (baba) mesleki indeksi (ISEI-08; SMD = 0,23) ile anne yaşı (medyan DM 38,5 yıl, kontrol 37,3 yıl; SMD = 0,21) sınırda dengesizdir; yani bu iki göstergede fark daha ılımlı düzeyde kalmıştır. Aile düzeyi ISEI-08, mesleki statü ISEI-08 baskınlık kuralıyla eş (baba) mesleğinden türetildiğinden eş göstergesiyle sayısal olarak özdeştir; başka bir deyişle bu iki gösterge aynı değeri taşır ve </w:t>
      </w: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tek satır olarak listelenmiştir. Bu üç sosyoekonomik bileşen latent SES kompozitinde dengelenmiştir (SMD = 0,03); yani üç göstergeyi tek bir birleşik SES ölçüsünde topladığımızda gruplar arası fark neredeyse kaybolmaktadır. Bu birleşik latent SES göstergesinin eğitim, mesleki statü ve materyal (maddi) bileşenlerle korelasyon yapısı </w:t>
      </w:r>
      <w:hyperlink w:anchor="r41tuz3pfmbv">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Nedensel yönlü asiklik graf temelli birincil ayarlama seti (latent SES, kardeş yaş farkı, aile çocuk sayısı) ham gözlemde maksimum |SMD| = 0,220 (kardeş yaş farkı) düzeyindeyken, stabilize ters-olasılık ağırlıklandırması (IPTW) sonrası kalan maksimum |SMD| = 0,004 (latent SES) düzeyine inmiştir; yani analizlerde dikkate alınan bu değişkenlerin hiçbirinde, dengeyi kuran ağırlıklandırma sonrası kayda değer bir grup farkı kalmamıştır. Bu değişken bazında denge kazanımı </w:t>
      </w:r>
      <w:hyperlink w:anchor="vdf7zwc2h48x">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görselleştirilmiştir. Ayarlama setinin dayandığı nedensel yönlü asiklik graf ve kovaryat ayarlama stratejisi </w:t>
      </w:r>
      <w:hyperlink w:anchor="b1rianxvanw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DM ve kontrol ailelerinin eğilim skoru dağılımları ile ortak destek (karşılaştırılabilirlik) aralığı </w:t>
      </w:r>
      <w:hyperlink w:anchor="wh1i8ibvnmu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3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 klinik profili yalnız DM grubunda raporlanmıştır: HbA1c verisi 39/120 çocukta mevcuttur (%32,5); HbA1c medyanı %9,0 (ortalama %8,97; en düşük–en yüksek %5,8–%15,1). HbA1c’si ölçülen 39 çocuğun 8’i (%20,5) %7’nin altında, 11’i (%28,2) %7–9 aralığında ve 20’si (%51,3) ≥ %9 düzeyinde HbA1c değerine sahiptir. Tanı yaşı medyanı 7,8 yıl (çeyrekler arası aralık, ÇAA: 5,7–9,3), DM süresi medyanı 3,8 yıl (ÇAA: 2,0–6,0). Tanı yaşı üç strataya ayrıldığında erken (&lt; 5 yaş) 24, okul (5–10 yaş) 69 ve ergen (≥ 10 yaş) 27 aile yer almaktadır. Tüm DM olgularının tanı yaşı klinik olarak olası aralıktadır (en düşük 0,7 yıl).</w:t>
      </w:r>
    </w:p>
    <w:p w:rsidR="00000000" w:rsidDel="00000000" w:rsidP="00000000" w:rsidRDefault="00000000" w:rsidRPr="00000000" w14:paraId="000003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Gerçekten toplanamayan (eksik) veri oranı genel olarak düşüktür; en yüksek eksiklik ISEI-08 mesleki indeksindedir (%9,1), onu Beck toplam puanı (%1,2) ve maddi gösterge (%0,4) izler. DM süresi ve HbA1c yalnız DM tanılı çocuklarda ölçüldüğü için kontrol ailelerinde bu değerlerin bulunmaması bir eksiklik değil, çalışma tasarımının doğal sonucudur. DM süresindeki boşlukların tamamı bu tasarım kaynaklı durumdan gelir (aile düzeyinde %50,2). HbA1c’de ise buna, DM tanılı çocukların bir kısmında ölçüm kaydının hiç bulunmaması eklenir (120 çocuğun yalnız 39’unda mevcut); bu boşluklar rastgele dağılmadığından (MNAR) aile düzeyinde toplam eksiklik %83,8’e ulaşır. Tasarım kaynaklı ve rastgele olmayan bu boşlukların hiçbiri tahminle doldurulmamış (imputasyon yapılmamış); HbA1c yalnızca eldeki 39 ailelik alt-örneklemde betimsel olarak kullanılmıştır (ayrıntılı denetim §4.4.6). Değişken düzeyindeki eksiklik oranları ve tasarım kaynaklı boş hücreler </w:t>
      </w:r>
      <w:hyperlink w:anchor="fza6fporry6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Ayrıntılı sosyodemografik ve klinik betimleyiciler </w:t>
      </w: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dengesi </w:t>
      </w:r>
      <w:hyperlink w:anchor="52nup462o2d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eksik veri özeti </w:t>
      </w:r>
      <w:hyperlink w:anchor="hvee235f6ra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eğilim skoru modeli ve ortak destek </w:t>
      </w:r>
      <w:hyperlink w:anchor="cmntei42up1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sosyoekonomik durum kompozit bileşenleri </w:t>
      </w:r>
      <w:hyperlink w:anchor="zicmwjtc5xgs">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1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j5ctbzmkunle" w:id="94"/>
          <w:bookmarkEnd w:id="94"/>
          <w:p w:rsidR="00000000" w:rsidDel="00000000" w:rsidP="00000000" w:rsidRDefault="00000000" w:rsidRPr="00000000" w14:paraId="000003F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Örneklem özellikleri (satırlar değişken ailesine göre gruplanmıştır; hücreler ort. (SS); medyan [ÇAA] veya n (%) biçimindedir).</w:t>
            </w:r>
          </w:p>
          <w:tbl>
            <w:tblPr>
              <w:tblStyle w:val="Table18"/>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3F1">
                  <w:pPr>
                    <w:keepNext w:val="1"/>
                    <w:spacing w:after="60" w:before="0" w:lineRule="auto"/>
                    <w:rPr/>
                  </w:pPr>
                  <w:r w:rsidDel="00000000" w:rsidR="00000000" w:rsidRPr="00000000">
                    <w:rPr>
                      <w:rFonts w:ascii="Calibri" w:cs="Calibri" w:eastAsia="Calibri" w:hAnsi="Calibri"/>
                      <w:sz w:val="20"/>
                      <w:szCs w:val="20"/>
                      <w:rtl w:val="0"/>
                    </w:rPr>
                    <w:t xml:space="preserve">Değişken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F2">
                  <w:pPr>
                    <w:keepNext w:val="1"/>
                    <w:spacing w:after="60" w:before="0" w:lineRule="auto"/>
                    <w:rPr/>
                  </w:pPr>
                  <w:r w:rsidDel="00000000" w:rsidR="00000000" w:rsidRPr="00000000">
                    <w:rPr>
                      <w:rFonts w:ascii="Calibri" w:cs="Calibri" w:eastAsia="Calibri" w:hAnsi="Calibri"/>
                      <w:sz w:val="20"/>
                      <w:szCs w:val="20"/>
                      <w:rtl w:val="0"/>
                    </w:rPr>
                    <w:t xml:space="preserve">Toplam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F3">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F4">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F5">
                  <w:pPr>
                    <w:keepNext w:val="1"/>
                    <w:spacing w:after="60" w:before="0" w:lineRule="auto"/>
                    <w:rPr/>
                  </w:pPr>
                  <w:r w:rsidDel="00000000" w:rsidR="00000000" w:rsidRPr="00000000">
                    <w:rPr>
                      <w:rFonts w:ascii="Calibri" w:cs="Calibri" w:eastAsia="Calibri" w:hAnsi="Calibri"/>
                      <w:sz w:val="20"/>
                      <w:szCs w:val="20"/>
                      <w:rtl w:val="0"/>
                    </w:rPr>
                    <w:t xml:space="preserve">SMD</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F6">
                  <w:pPr>
                    <w:keepNext w:val="1"/>
                    <w:spacing w:after="60" w:before="0" w:lineRule="auto"/>
                    <w:rPr/>
                  </w:pPr>
                  <w:r w:rsidDel="00000000" w:rsidR="00000000" w:rsidRPr="00000000">
                    <w:rPr>
                      <w:rFonts w:ascii="Calibri" w:cs="Calibri" w:eastAsia="Calibri" w:hAnsi="Calibri"/>
                      <w:sz w:val="20"/>
                      <w:szCs w:val="20"/>
                      <w:rtl w:val="0"/>
                    </w:rPr>
                    <w:t xml:space="preserve">q</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3F7">
                  <w:pPr>
                    <w:keepNext w:val="1"/>
                    <w:spacing w:after="60" w:before="0" w:lineRule="auto"/>
                    <w:rPr/>
                  </w:pPr>
                  <w:r w:rsidDel="00000000" w:rsidR="00000000" w:rsidRPr="00000000">
                    <w:rPr>
                      <w:rFonts w:ascii="Calibri" w:cs="Calibri" w:eastAsia="Calibri" w:hAnsi="Calibri"/>
                      <w:sz w:val="20"/>
                      <w:szCs w:val="20"/>
                      <w:rtl w:val="0"/>
                    </w:rPr>
                    <w:t xml:space="preserve">Denge</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3F8">
                  <w:pPr>
                    <w:keepNext w:val="1"/>
                    <w:spacing w:after="60" w:before="0" w:lineRule="auto"/>
                    <w:rPr/>
                  </w:pPr>
                  <w:r w:rsidDel="00000000" w:rsidR="00000000" w:rsidRPr="00000000">
                    <w:rPr>
                      <w:rFonts w:ascii="Calibri" w:cs="Calibri" w:eastAsia="Calibri" w:hAnsi="Calibri"/>
                      <w:sz w:val="20"/>
                      <w:szCs w:val="20"/>
                      <w:rtl w:val="0"/>
                    </w:rPr>
                    <w:t xml:space="preserve">Anne yaşı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3FF">
                  <w:pPr>
                    <w:keepNext w:val="1"/>
                    <w:spacing w:after="60" w:before="0" w:lineRule="auto"/>
                    <w:rPr/>
                  </w:pPr>
                  <w:r w:rsidDel="00000000" w:rsidR="00000000" w:rsidRPr="00000000">
                    <w:rPr>
                      <w:rFonts w:ascii="Calibri" w:cs="Calibri" w:eastAsia="Calibri" w:hAnsi="Calibri"/>
                      <w:sz w:val="20"/>
                      <w:szCs w:val="20"/>
                      <w:rtl w:val="0"/>
                    </w:rPr>
                    <w:t xml:space="preserve">Anne yaşı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0">
                  <w:pPr>
                    <w:keepNext w:val="1"/>
                    <w:spacing w:after="60" w:before="0" w:lineRule="auto"/>
                    <w:rPr/>
                  </w:pPr>
                  <w:r w:rsidDel="00000000" w:rsidR="00000000" w:rsidRPr="00000000">
                    <w:rPr>
                      <w:rFonts w:ascii="Calibri" w:cs="Calibri" w:eastAsia="Calibri" w:hAnsi="Calibri"/>
                      <w:sz w:val="20"/>
                      <w:szCs w:val="20"/>
                      <w:rtl w:val="0"/>
                    </w:rPr>
                    <w:t xml:space="preserve">38,44 (5,38); 38,14 [34,20, 42,51]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1">
                  <w:pPr>
                    <w:keepNext w:val="1"/>
                    <w:spacing w:after="60" w:before="0" w:lineRule="auto"/>
                    <w:rPr/>
                  </w:pPr>
                  <w:r w:rsidDel="00000000" w:rsidR="00000000" w:rsidRPr="00000000">
                    <w:rPr>
                      <w:rFonts w:ascii="Calibri" w:cs="Calibri" w:eastAsia="Calibri" w:hAnsi="Calibri"/>
                      <w:sz w:val="20"/>
                      <w:szCs w:val="20"/>
                      <w:rtl w:val="0"/>
                    </w:rPr>
                    <w:t xml:space="preserve">39,00 (5,31); 38,48 [34,87, 43,12]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2">
                  <w:pPr>
                    <w:keepNext w:val="1"/>
                    <w:spacing w:after="60" w:before="0" w:lineRule="auto"/>
                    <w:rPr/>
                  </w:pPr>
                  <w:r w:rsidDel="00000000" w:rsidR="00000000" w:rsidRPr="00000000">
                    <w:rPr>
                      <w:rFonts w:ascii="Calibri" w:cs="Calibri" w:eastAsia="Calibri" w:hAnsi="Calibri"/>
                      <w:sz w:val="20"/>
                      <w:szCs w:val="20"/>
                      <w:rtl w:val="0"/>
                    </w:rPr>
                    <w:t xml:space="preserve">37,89 (5,41); 37,26 [33,50, 41,63]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3">
                  <w:pPr>
                    <w:keepNext w:val="1"/>
                    <w:spacing w:after="60" w:before="0" w:lineRule="auto"/>
                    <w:rPr/>
                  </w:pPr>
                  <w:r w:rsidDel="00000000" w:rsidR="00000000" w:rsidRPr="00000000">
                    <w:rPr>
                      <w:rFonts w:ascii="Calibri" w:cs="Calibri" w:eastAsia="Calibri" w:hAnsi="Calibri"/>
                      <w:sz w:val="20"/>
                      <w:szCs w:val="20"/>
                      <w:rtl w:val="0"/>
                    </w:rPr>
                    <w:t xml:space="preserve">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4">
                  <w:pPr>
                    <w:keepNext w:val="1"/>
                    <w:spacing w:after="60" w:before="0" w:lineRule="auto"/>
                    <w:rPr/>
                  </w:pPr>
                  <w:r w:rsidDel="00000000" w:rsidR="00000000" w:rsidRPr="00000000">
                    <w:rPr>
                      <w:rFonts w:ascii="Calibri" w:cs="Calibri" w:eastAsia="Calibri" w:hAnsi="Calibri"/>
                      <w:sz w:val="20"/>
                      <w:szCs w:val="20"/>
                      <w:rtl w:val="0"/>
                    </w:rPr>
                    <w:t xml:space="preserve">0,319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5">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06">
                  <w:pPr>
                    <w:keepNext w:val="1"/>
                    <w:spacing w:after="60" w:before="0" w:lineRule="auto"/>
                    <w:rPr/>
                  </w:pPr>
                  <w:r w:rsidDel="00000000" w:rsidR="00000000" w:rsidRPr="00000000">
                    <w:rPr>
                      <w:rFonts w:ascii="Calibri" w:cs="Calibri" w:eastAsia="Calibri" w:hAnsi="Calibri"/>
                      <w:sz w:val="20"/>
                      <w:szCs w:val="20"/>
                      <w:rtl w:val="0"/>
                    </w:rPr>
                    <w:t xml:space="preserve">Anne eğitim durumu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0D">
                  <w:pPr>
                    <w:keepNext w:val="1"/>
                    <w:spacing w:after="60" w:before="0" w:lineRule="auto"/>
                    <w:rPr/>
                  </w:pPr>
                  <w:r w:rsidDel="00000000" w:rsidR="00000000" w:rsidRPr="00000000">
                    <w:rPr>
                      <w:rFonts w:ascii="Calibri" w:cs="Calibri" w:eastAsia="Calibri" w:hAnsi="Calibri"/>
                      <w:sz w:val="20"/>
                      <w:szCs w:val="20"/>
                      <w:rtl w:val="0"/>
                    </w:rPr>
                    <w:t xml:space="preserve">Okuma bilmiyor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E">
                  <w:pPr>
                    <w:keepNext w:val="1"/>
                    <w:spacing w:after="60" w:before="0" w:lineRule="auto"/>
                    <w:rPr/>
                  </w:pPr>
                  <w:r w:rsidDel="00000000" w:rsidR="00000000" w:rsidRPr="00000000">
                    <w:rPr>
                      <w:rFonts w:ascii="Calibri" w:cs="Calibri" w:eastAsia="Calibri" w:hAnsi="Calibri"/>
                      <w:sz w:val="20"/>
                      <w:szCs w:val="20"/>
                      <w:rtl w:val="0"/>
                    </w:rPr>
                    <w:t xml:space="preserve">13 (5,4%)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0F">
                  <w:pPr>
                    <w:keepNext w:val="1"/>
                    <w:spacing w:after="60" w:before="0" w:lineRule="auto"/>
                    <w:rPr/>
                  </w:pPr>
                  <w:r w:rsidDel="00000000" w:rsidR="00000000" w:rsidRPr="00000000">
                    <w:rPr>
                      <w:rFonts w:ascii="Calibri" w:cs="Calibri" w:eastAsia="Calibri" w:hAnsi="Calibri"/>
                      <w:sz w:val="20"/>
                      <w:szCs w:val="20"/>
                      <w:rtl w:val="0"/>
                    </w:rPr>
                    <w:t xml:space="preserve">7 (5,8%)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0">
                  <w:pPr>
                    <w:keepNext w:val="1"/>
                    <w:spacing w:after="60" w:before="0" w:lineRule="auto"/>
                    <w:rPr/>
                  </w:pPr>
                  <w:r w:rsidDel="00000000" w:rsidR="00000000" w:rsidRPr="00000000">
                    <w:rPr>
                      <w:rFonts w:ascii="Calibri" w:cs="Calibri" w:eastAsia="Calibri" w:hAnsi="Calibri"/>
                      <w:sz w:val="20"/>
                      <w:szCs w:val="20"/>
                      <w:rtl w:val="0"/>
                    </w:rPr>
                    <w:t xml:space="preserve">6 (5,0%)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1">
                  <w:pPr>
                    <w:keepNext w:val="1"/>
                    <w:spacing w:after="60" w:before="0" w:lineRule="auto"/>
                    <w:rPr/>
                  </w:pPr>
                  <w:r w:rsidDel="00000000" w:rsidR="00000000" w:rsidRPr="00000000">
                    <w:rPr>
                      <w:rFonts w:ascii="Calibri" w:cs="Calibri" w:eastAsia="Calibri" w:hAnsi="Calibri"/>
                      <w:sz w:val="20"/>
                      <w:szCs w:val="20"/>
                      <w:rtl w:val="0"/>
                    </w:rPr>
                    <w:t xml:space="preserve">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2">
                  <w:pPr>
                    <w:keepNext w:val="1"/>
                    <w:spacing w:after="60" w:before="0" w:lineRule="auto"/>
                    <w:rPr/>
                  </w:pPr>
                  <w:r w:rsidDel="00000000" w:rsidR="00000000" w:rsidRPr="00000000">
                    <w:rPr>
                      <w:rFonts w:ascii="Calibri" w:cs="Calibri" w:eastAsia="Calibri" w:hAnsi="Calibri"/>
                      <w:sz w:val="20"/>
                      <w:szCs w:val="20"/>
                      <w:rtl w:val="0"/>
                    </w:rPr>
                    <w:t xml:space="preserve">0,718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3">
                  <w:pPr>
                    <w:keepNext w:val="1"/>
                    <w:spacing w:after="60" w:before="0" w:lineRule="auto"/>
                    <w:rPr/>
                  </w:pPr>
                  <w:r w:rsidDel="00000000" w:rsidR="00000000" w:rsidRPr="00000000">
                    <w:rPr>
                      <w:rFonts w:ascii="Calibri" w:cs="Calibri" w:eastAsia="Calibri" w:hAnsi="Calibri"/>
                      <w:sz w:val="20"/>
                      <w:szCs w:val="20"/>
                      <w:rtl w:val="0"/>
                    </w:rPr>
                    <w:t xml:space="preserve">Dengesiz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14">
                  <w:pPr>
                    <w:keepNext w:val="1"/>
                    <w:spacing w:after="60" w:before="0" w:lineRule="auto"/>
                    <w:rPr/>
                  </w:pPr>
                  <w:r w:rsidDel="00000000" w:rsidR="00000000" w:rsidRPr="00000000">
                    <w:rPr>
                      <w:rFonts w:ascii="Calibri" w:cs="Calibri" w:eastAsia="Calibri" w:hAnsi="Calibri"/>
                      <w:sz w:val="20"/>
                      <w:szCs w:val="20"/>
                      <w:rtl w:val="0"/>
                    </w:rPr>
                    <w:t xml:space="preserve">İlkokul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5">
                  <w:pPr>
                    <w:keepNext w:val="1"/>
                    <w:spacing w:after="60" w:before="0" w:lineRule="auto"/>
                    <w:rPr/>
                  </w:pPr>
                  <w:r w:rsidDel="00000000" w:rsidR="00000000" w:rsidRPr="00000000">
                    <w:rPr>
                      <w:rFonts w:ascii="Calibri" w:cs="Calibri" w:eastAsia="Calibri" w:hAnsi="Calibri"/>
                      <w:sz w:val="20"/>
                      <w:szCs w:val="20"/>
                      <w:rtl w:val="0"/>
                    </w:rPr>
                    <w:t xml:space="preserve">65 (27,0%)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6">
                  <w:pPr>
                    <w:keepNext w:val="1"/>
                    <w:spacing w:after="60" w:before="0" w:lineRule="auto"/>
                    <w:rPr/>
                  </w:pPr>
                  <w:r w:rsidDel="00000000" w:rsidR="00000000" w:rsidRPr="00000000">
                    <w:rPr>
                      <w:rFonts w:ascii="Calibri" w:cs="Calibri" w:eastAsia="Calibri" w:hAnsi="Calibri"/>
                      <w:sz w:val="20"/>
                      <w:szCs w:val="20"/>
                      <w:rtl w:val="0"/>
                    </w:rPr>
                    <w:t xml:space="preserve">37 (30,8%)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7">
                  <w:pPr>
                    <w:keepNext w:val="1"/>
                    <w:spacing w:after="60" w:before="0" w:lineRule="auto"/>
                    <w:rPr/>
                  </w:pPr>
                  <w:r w:rsidDel="00000000" w:rsidR="00000000" w:rsidRPr="00000000">
                    <w:rPr>
                      <w:rFonts w:ascii="Calibri" w:cs="Calibri" w:eastAsia="Calibri" w:hAnsi="Calibri"/>
                      <w:sz w:val="20"/>
                      <w:szCs w:val="20"/>
                      <w:rtl w:val="0"/>
                    </w:rPr>
                    <w:t xml:space="preserve">28 (23,1%)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A">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1B">
                  <w:pPr>
                    <w:keepNext w:val="1"/>
                    <w:spacing w:after="60" w:before="0" w:lineRule="auto"/>
                    <w:rPr/>
                  </w:pPr>
                  <w:r w:rsidDel="00000000" w:rsidR="00000000" w:rsidRPr="00000000">
                    <w:rPr>
                      <w:rFonts w:ascii="Calibri" w:cs="Calibri" w:eastAsia="Calibri" w:hAnsi="Calibri"/>
                      <w:sz w:val="20"/>
                      <w:szCs w:val="20"/>
                      <w:rtl w:val="0"/>
                    </w:rPr>
                    <w:t xml:space="preserve">Ortaokul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C">
                  <w:pPr>
                    <w:keepNext w:val="1"/>
                    <w:spacing w:after="60" w:before="0" w:lineRule="auto"/>
                    <w:rPr/>
                  </w:pPr>
                  <w:r w:rsidDel="00000000" w:rsidR="00000000" w:rsidRPr="00000000">
                    <w:rPr>
                      <w:rFonts w:ascii="Calibri" w:cs="Calibri" w:eastAsia="Calibri" w:hAnsi="Calibri"/>
                      <w:sz w:val="20"/>
                      <w:szCs w:val="20"/>
                      <w:rtl w:val="0"/>
                    </w:rPr>
                    <w:t xml:space="preserve">51 (21,2%)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D">
                  <w:pPr>
                    <w:keepNext w:val="1"/>
                    <w:spacing w:after="60" w:before="0" w:lineRule="auto"/>
                    <w:rPr/>
                  </w:pPr>
                  <w:r w:rsidDel="00000000" w:rsidR="00000000" w:rsidRPr="00000000">
                    <w:rPr>
                      <w:rFonts w:ascii="Calibri" w:cs="Calibri" w:eastAsia="Calibri" w:hAnsi="Calibri"/>
                      <w:sz w:val="20"/>
                      <w:szCs w:val="20"/>
                      <w:rtl w:val="0"/>
                    </w:rPr>
                    <w:t xml:space="preserve">28 (23,3%)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E">
                  <w:pPr>
                    <w:keepNext w:val="1"/>
                    <w:spacing w:after="60" w:before="0" w:lineRule="auto"/>
                    <w:rPr/>
                  </w:pPr>
                  <w:r w:rsidDel="00000000" w:rsidR="00000000" w:rsidRPr="00000000">
                    <w:rPr>
                      <w:rFonts w:ascii="Calibri" w:cs="Calibri" w:eastAsia="Calibri" w:hAnsi="Calibri"/>
                      <w:sz w:val="20"/>
                      <w:szCs w:val="20"/>
                      <w:rtl w:val="0"/>
                    </w:rPr>
                    <w:t xml:space="preserve">23 (19,0%)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1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1">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22">
                  <w:pPr>
                    <w:keepNext w:val="1"/>
                    <w:spacing w:after="60" w:before="0" w:lineRule="auto"/>
                    <w:rPr/>
                  </w:pPr>
                  <w:r w:rsidDel="00000000" w:rsidR="00000000" w:rsidRPr="00000000">
                    <w:rPr>
                      <w:rFonts w:ascii="Calibri" w:cs="Calibri" w:eastAsia="Calibri" w:hAnsi="Calibri"/>
                      <w:sz w:val="20"/>
                      <w:szCs w:val="20"/>
                      <w:rtl w:val="0"/>
                    </w:rPr>
                    <w:t xml:space="preserve">Lise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3">
                  <w:pPr>
                    <w:keepNext w:val="1"/>
                    <w:spacing w:after="60" w:before="0" w:lineRule="auto"/>
                    <w:rPr/>
                  </w:pPr>
                  <w:r w:rsidDel="00000000" w:rsidR="00000000" w:rsidRPr="00000000">
                    <w:rPr>
                      <w:rFonts w:ascii="Calibri" w:cs="Calibri" w:eastAsia="Calibri" w:hAnsi="Calibri"/>
                      <w:sz w:val="20"/>
                      <w:szCs w:val="20"/>
                      <w:rtl w:val="0"/>
                    </w:rPr>
                    <w:t xml:space="preserve">68 (28,2%)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4">
                  <w:pPr>
                    <w:keepNext w:val="1"/>
                    <w:spacing w:after="60" w:before="0" w:lineRule="auto"/>
                    <w:rPr/>
                  </w:pPr>
                  <w:r w:rsidDel="00000000" w:rsidR="00000000" w:rsidRPr="00000000">
                    <w:rPr>
                      <w:rFonts w:ascii="Calibri" w:cs="Calibri" w:eastAsia="Calibri" w:hAnsi="Calibri"/>
                      <w:sz w:val="20"/>
                      <w:szCs w:val="20"/>
                      <w:rtl w:val="0"/>
                    </w:rPr>
                    <w:t xml:space="preserve">26 (21,7%)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5">
                  <w:pPr>
                    <w:keepNext w:val="1"/>
                    <w:spacing w:after="60" w:before="0" w:lineRule="auto"/>
                    <w:rPr/>
                  </w:pPr>
                  <w:r w:rsidDel="00000000" w:rsidR="00000000" w:rsidRPr="00000000">
                    <w:rPr>
                      <w:rFonts w:ascii="Calibri" w:cs="Calibri" w:eastAsia="Calibri" w:hAnsi="Calibri"/>
                      <w:sz w:val="20"/>
                      <w:szCs w:val="20"/>
                      <w:rtl w:val="0"/>
                    </w:rPr>
                    <w:t xml:space="preserve">42 (34,7%)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8">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29">
                  <w:pPr>
                    <w:keepNext w:val="1"/>
                    <w:spacing w:after="60" w:before="0" w:lineRule="auto"/>
                    <w:rPr/>
                  </w:pPr>
                  <w:r w:rsidDel="00000000" w:rsidR="00000000" w:rsidRPr="00000000">
                    <w:rPr>
                      <w:rFonts w:ascii="Calibri" w:cs="Calibri" w:eastAsia="Calibri" w:hAnsi="Calibri"/>
                      <w:sz w:val="20"/>
                      <w:szCs w:val="20"/>
                      <w:rtl w:val="0"/>
                    </w:rPr>
                    <w:t xml:space="preserve">Üniversite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A">
                  <w:pPr>
                    <w:keepNext w:val="1"/>
                    <w:spacing w:after="60" w:before="0" w:lineRule="auto"/>
                    <w:rPr/>
                  </w:pPr>
                  <w:r w:rsidDel="00000000" w:rsidR="00000000" w:rsidRPr="00000000">
                    <w:rPr>
                      <w:rFonts w:ascii="Calibri" w:cs="Calibri" w:eastAsia="Calibri" w:hAnsi="Calibri"/>
                      <w:sz w:val="20"/>
                      <w:szCs w:val="20"/>
                      <w:rtl w:val="0"/>
                    </w:rPr>
                    <w:t xml:space="preserve">36 (14,9%)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B">
                  <w:pPr>
                    <w:keepNext w:val="1"/>
                    <w:spacing w:after="60" w:before="0" w:lineRule="auto"/>
                    <w:rPr/>
                  </w:pPr>
                  <w:r w:rsidDel="00000000" w:rsidR="00000000" w:rsidRPr="00000000">
                    <w:rPr>
                      <w:rFonts w:ascii="Calibri" w:cs="Calibri" w:eastAsia="Calibri" w:hAnsi="Calibri"/>
                      <w:sz w:val="20"/>
                      <w:szCs w:val="20"/>
                      <w:rtl w:val="0"/>
                    </w:rPr>
                    <w:t xml:space="preserve">18 (15,0%)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C">
                  <w:pPr>
                    <w:keepNext w:val="1"/>
                    <w:spacing w:after="60" w:before="0" w:lineRule="auto"/>
                    <w:rPr/>
                  </w:pPr>
                  <w:r w:rsidDel="00000000" w:rsidR="00000000" w:rsidRPr="00000000">
                    <w:rPr>
                      <w:rFonts w:ascii="Calibri" w:cs="Calibri" w:eastAsia="Calibri" w:hAnsi="Calibri"/>
                      <w:sz w:val="20"/>
                      <w:szCs w:val="20"/>
                      <w:rtl w:val="0"/>
                    </w:rPr>
                    <w:t xml:space="preserve">18 (14,9%)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2F">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30">
                  <w:pPr>
                    <w:keepNext w:val="1"/>
                    <w:spacing w:after="60" w:before="0" w:lineRule="auto"/>
                    <w:rPr/>
                  </w:pPr>
                  <w:r w:rsidDel="00000000" w:rsidR="00000000" w:rsidRPr="00000000">
                    <w:rPr>
                      <w:rFonts w:ascii="Calibri" w:cs="Calibri" w:eastAsia="Calibri" w:hAnsi="Calibri"/>
                      <w:sz w:val="20"/>
                      <w:szCs w:val="20"/>
                      <w:rtl w:val="0"/>
                    </w:rPr>
                    <w:t xml:space="preserve">Lisansüstü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1">
                  <w:pPr>
                    <w:keepNext w:val="1"/>
                    <w:spacing w:after="60" w:before="0" w:lineRule="auto"/>
                    <w:rPr/>
                  </w:pPr>
                  <w:r w:rsidDel="00000000" w:rsidR="00000000" w:rsidRPr="00000000">
                    <w:rPr>
                      <w:rFonts w:ascii="Calibri" w:cs="Calibri" w:eastAsia="Calibri" w:hAnsi="Calibri"/>
                      <w:sz w:val="20"/>
                      <w:szCs w:val="20"/>
                      <w:rtl w:val="0"/>
                    </w:rPr>
                    <w:t xml:space="preserve">8 (3,3%)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2">
                  <w:pPr>
                    <w:keepNext w:val="1"/>
                    <w:spacing w:after="60" w:before="0" w:lineRule="auto"/>
                    <w:rPr/>
                  </w:pPr>
                  <w:r w:rsidDel="00000000" w:rsidR="00000000" w:rsidRPr="00000000">
                    <w:rPr>
                      <w:rFonts w:ascii="Calibri" w:cs="Calibri" w:eastAsia="Calibri" w:hAnsi="Calibri"/>
                      <w:sz w:val="20"/>
                      <w:szCs w:val="20"/>
                      <w:rtl w:val="0"/>
                    </w:rPr>
                    <w:t xml:space="preserve">4 (3,3%)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3">
                  <w:pPr>
                    <w:keepNext w:val="1"/>
                    <w:spacing w:after="60" w:before="0" w:lineRule="auto"/>
                    <w:rPr/>
                  </w:pPr>
                  <w:r w:rsidDel="00000000" w:rsidR="00000000" w:rsidRPr="00000000">
                    <w:rPr>
                      <w:rFonts w:ascii="Calibri" w:cs="Calibri" w:eastAsia="Calibri" w:hAnsi="Calibri"/>
                      <w:sz w:val="20"/>
                      <w:szCs w:val="20"/>
                      <w:rtl w:val="0"/>
                    </w:rPr>
                    <w:t xml:space="preserve">4 (3,3%)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6">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37">
                  <w:pPr>
                    <w:keepNext w:val="1"/>
                    <w:spacing w:after="60" w:before="0" w:lineRule="auto"/>
                    <w:rPr/>
                  </w:pPr>
                  <w:r w:rsidDel="00000000" w:rsidR="00000000" w:rsidRPr="00000000">
                    <w:rPr>
                      <w:rFonts w:ascii="Calibri" w:cs="Calibri" w:eastAsia="Calibri" w:hAnsi="Calibri"/>
                      <w:sz w:val="20"/>
                      <w:szCs w:val="20"/>
                      <w:rtl w:val="0"/>
                    </w:rPr>
                    <w:t xml:space="preserve">Eş eğitim durumu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3E">
                  <w:pPr>
                    <w:keepNext w:val="1"/>
                    <w:spacing w:after="60" w:before="0" w:lineRule="auto"/>
                    <w:rPr/>
                  </w:pPr>
                  <w:r w:rsidDel="00000000" w:rsidR="00000000" w:rsidRPr="00000000">
                    <w:rPr>
                      <w:rFonts w:ascii="Calibri" w:cs="Calibri" w:eastAsia="Calibri" w:hAnsi="Calibri"/>
                      <w:sz w:val="20"/>
                      <w:szCs w:val="20"/>
                      <w:rtl w:val="0"/>
                    </w:rPr>
                    <w:t xml:space="preserve">Okuma bilmiyor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3F">
                  <w:pPr>
                    <w:keepNext w:val="1"/>
                    <w:spacing w:after="60" w:before="0" w:lineRule="auto"/>
                    <w:rPr/>
                  </w:pPr>
                  <w:r w:rsidDel="00000000" w:rsidR="00000000" w:rsidRPr="00000000">
                    <w:rPr>
                      <w:rFonts w:ascii="Calibri" w:cs="Calibri" w:eastAsia="Calibri" w:hAnsi="Calibri"/>
                      <w:sz w:val="20"/>
                      <w:szCs w:val="20"/>
                      <w:rtl w:val="0"/>
                    </w:rPr>
                    <w:t xml:space="preserve">3 (1,2%)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0">
                  <w:pPr>
                    <w:keepNext w:val="1"/>
                    <w:spacing w:after="60" w:before="0" w:lineRule="auto"/>
                    <w:rPr/>
                  </w:pPr>
                  <w:r w:rsidDel="00000000" w:rsidR="00000000" w:rsidRPr="00000000">
                    <w:rPr>
                      <w:rFonts w:ascii="Calibri" w:cs="Calibri" w:eastAsia="Calibri" w:hAnsi="Calibri"/>
                      <w:sz w:val="20"/>
                      <w:szCs w:val="20"/>
                      <w:rtl w:val="0"/>
                    </w:rPr>
                    <w:t xml:space="preserve">2 (1,7%)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1">
                  <w:pPr>
                    <w:keepNext w:val="1"/>
                    <w:spacing w:after="60" w:before="0" w:lineRule="auto"/>
                    <w:rPr/>
                  </w:pPr>
                  <w:r w:rsidDel="00000000" w:rsidR="00000000" w:rsidRPr="00000000">
                    <w:rPr>
                      <w:rFonts w:ascii="Calibri" w:cs="Calibri" w:eastAsia="Calibri" w:hAnsi="Calibri"/>
                      <w:sz w:val="20"/>
                      <w:szCs w:val="20"/>
                      <w:rtl w:val="0"/>
                    </w:rPr>
                    <w:t xml:space="preserve">1 (0,8%)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2">
                  <w:pPr>
                    <w:keepNext w:val="1"/>
                    <w:spacing w:after="60" w:before="0" w:lineRule="auto"/>
                    <w:rPr/>
                  </w:pPr>
                  <w:r w:rsidDel="00000000" w:rsidR="00000000" w:rsidRPr="00000000">
                    <w:rPr>
                      <w:rFonts w:ascii="Calibri" w:cs="Calibri" w:eastAsia="Calibri" w:hAnsi="Calibri"/>
                      <w:sz w:val="20"/>
                      <w:szCs w:val="20"/>
                      <w:rtl w:val="0"/>
                    </w:rPr>
                    <w:t xml:space="preserve">0,32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3">
                  <w:pPr>
                    <w:keepNext w:val="1"/>
                    <w:spacing w:after="60" w:before="0" w:lineRule="auto"/>
                    <w:rPr/>
                  </w:pPr>
                  <w:r w:rsidDel="00000000" w:rsidR="00000000" w:rsidRPr="00000000">
                    <w:rPr>
                      <w:rFonts w:ascii="Calibri" w:cs="Calibri" w:eastAsia="Calibri" w:hAnsi="Calibri"/>
                      <w:sz w:val="20"/>
                      <w:szCs w:val="20"/>
                      <w:rtl w:val="0"/>
                    </w:rPr>
                    <w:t xml:space="preserve">0,452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4">
                  <w:pPr>
                    <w:keepNext w:val="1"/>
                    <w:spacing w:after="60" w:before="0" w:lineRule="auto"/>
                    <w:rPr/>
                  </w:pPr>
                  <w:r w:rsidDel="00000000" w:rsidR="00000000" w:rsidRPr="00000000">
                    <w:rPr>
                      <w:rFonts w:ascii="Calibri" w:cs="Calibri" w:eastAsia="Calibri" w:hAnsi="Calibri"/>
                      <w:sz w:val="20"/>
                      <w:szCs w:val="20"/>
                      <w:rtl w:val="0"/>
                    </w:rPr>
                    <w:t xml:space="preserve">Dengesiz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45">
                  <w:pPr>
                    <w:keepNext w:val="1"/>
                    <w:spacing w:after="60" w:before="0" w:lineRule="auto"/>
                    <w:rPr/>
                  </w:pPr>
                  <w:r w:rsidDel="00000000" w:rsidR="00000000" w:rsidRPr="00000000">
                    <w:rPr>
                      <w:rFonts w:ascii="Calibri" w:cs="Calibri" w:eastAsia="Calibri" w:hAnsi="Calibri"/>
                      <w:sz w:val="20"/>
                      <w:szCs w:val="20"/>
                      <w:rtl w:val="0"/>
                    </w:rPr>
                    <w:t xml:space="preserve">İlkokul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6">
                  <w:pPr>
                    <w:keepNext w:val="1"/>
                    <w:spacing w:after="60" w:before="0" w:lineRule="auto"/>
                    <w:rPr/>
                  </w:pPr>
                  <w:r w:rsidDel="00000000" w:rsidR="00000000" w:rsidRPr="00000000">
                    <w:rPr>
                      <w:rFonts w:ascii="Calibri" w:cs="Calibri" w:eastAsia="Calibri" w:hAnsi="Calibri"/>
                      <w:sz w:val="20"/>
                      <w:szCs w:val="20"/>
                      <w:rtl w:val="0"/>
                    </w:rPr>
                    <w:t xml:space="preserve">65 (27,0%)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7">
                  <w:pPr>
                    <w:keepNext w:val="1"/>
                    <w:spacing w:after="60" w:before="0" w:lineRule="auto"/>
                    <w:rPr/>
                  </w:pPr>
                  <w:r w:rsidDel="00000000" w:rsidR="00000000" w:rsidRPr="00000000">
                    <w:rPr>
                      <w:rFonts w:ascii="Calibri" w:cs="Calibri" w:eastAsia="Calibri" w:hAnsi="Calibri"/>
                      <w:sz w:val="20"/>
                      <w:szCs w:val="20"/>
                      <w:rtl w:val="0"/>
                    </w:rPr>
                    <w:t xml:space="preserve">34 (28,3%)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8">
                  <w:pPr>
                    <w:keepNext w:val="1"/>
                    <w:spacing w:after="60" w:before="0" w:lineRule="auto"/>
                    <w:rPr/>
                  </w:pPr>
                  <w:r w:rsidDel="00000000" w:rsidR="00000000" w:rsidRPr="00000000">
                    <w:rPr>
                      <w:rFonts w:ascii="Calibri" w:cs="Calibri" w:eastAsia="Calibri" w:hAnsi="Calibri"/>
                      <w:sz w:val="20"/>
                      <w:szCs w:val="20"/>
                      <w:rtl w:val="0"/>
                    </w:rPr>
                    <w:t xml:space="preserve">31 (25,6%)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B">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4C">
                  <w:pPr>
                    <w:keepNext w:val="1"/>
                    <w:spacing w:after="60" w:before="0" w:lineRule="auto"/>
                    <w:rPr/>
                  </w:pPr>
                  <w:r w:rsidDel="00000000" w:rsidR="00000000" w:rsidRPr="00000000">
                    <w:rPr>
                      <w:rFonts w:ascii="Calibri" w:cs="Calibri" w:eastAsia="Calibri" w:hAnsi="Calibri"/>
                      <w:sz w:val="20"/>
                      <w:szCs w:val="20"/>
                      <w:rtl w:val="0"/>
                    </w:rPr>
                    <w:t xml:space="preserve">Ortaokul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D">
                  <w:pPr>
                    <w:keepNext w:val="1"/>
                    <w:spacing w:after="60" w:before="0" w:lineRule="auto"/>
                    <w:rPr/>
                  </w:pPr>
                  <w:r w:rsidDel="00000000" w:rsidR="00000000" w:rsidRPr="00000000">
                    <w:rPr>
                      <w:rFonts w:ascii="Calibri" w:cs="Calibri" w:eastAsia="Calibri" w:hAnsi="Calibri"/>
                      <w:sz w:val="20"/>
                      <w:szCs w:val="20"/>
                      <w:rtl w:val="0"/>
                    </w:rPr>
                    <w:t xml:space="preserve">46 (19,1%)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E">
                  <w:pPr>
                    <w:keepNext w:val="1"/>
                    <w:spacing w:after="60" w:before="0" w:lineRule="auto"/>
                    <w:rPr/>
                  </w:pPr>
                  <w:r w:rsidDel="00000000" w:rsidR="00000000" w:rsidRPr="00000000">
                    <w:rPr>
                      <w:rFonts w:ascii="Calibri" w:cs="Calibri" w:eastAsia="Calibri" w:hAnsi="Calibri"/>
                      <w:sz w:val="20"/>
                      <w:szCs w:val="20"/>
                      <w:rtl w:val="0"/>
                    </w:rPr>
                    <w:t xml:space="preserve">24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4F">
                  <w:pPr>
                    <w:keepNext w:val="1"/>
                    <w:spacing w:after="60" w:before="0" w:lineRule="auto"/>
                    <w:rPr/>
                  </w:pPr>
                  <w:r w:rsidDel="00000000" w:rsidR="00000000" w:rsidRPr="00000000">
                    <w:rPr>
                      <w:rFonts w:ascii="Calibri" w:cs="Calibri" w:eastAsia="Calibri" w:hAnsi="Calibri"/>
                      <w:sz w:val="20"/>
                      <w:szCs w:val="20"/>
                      <w:rtl w:val="0"/>
                    </w:rPr>
                    <w:t xml:space="preserve">22 (18,2%)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2">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53">
                  <w:pPr>
                    <w:keepNext w:val="1"/>
                    <w:spacing w:after="60" w:before="0" w:lineRule="auto"/>
                    <w:rPr/>
                  </w:pPr>
                  <w:r w:rsidDel="00000000" w:rsidR="00000000" w:rsidRPr="00000000">
                    <w:rPr>
                      <w:rFonts w:ascii="Calibri" w:cs="Calibri" w:eastAsia="Calibri" w:hAnsi="Calibri"/>
                      <w:sz w:val="20"/>
                      <w:szCs w:val="20"/>
                      <w:rtl w:val="0"/>
                    </w:rPr>
                    <w:t xml:space="preserve">Lise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4">
                  <w:pPr>
                    <w:keepNext w:val="1"/>
                    <w:spacing w:after="60" w:before="0" w:lineRule="auto"/>
                    <w:rPr/>
                  </w:pPr>
                  <w:r w:rsidDel="00000000" w:rsidR="00000000" w:rsidRPr="00000000">
                    <w:rPr>
                      <w:rFonts w:ascii="Calibri" w:cs="Calibri" w:eastAsia="Calibri" w:hAnsi="Calibri"/>
                      <w:sz w:val="20"/>
                      <w:szCs w:val="20"/>
                      <w:rtl w:val="0"/>
                    </w:rPr>
                    <w:t xml:space="preserve">77 (32,0%)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5">
                  <w:pPr>
                    <w:keepNext w:val="1"/>
                    <w:spacing w:after="60" w:before="0" w:lineRule="auto"/>
                    <w:rPr/>
                  </w:pPr>
                  <w:r w:rsidDel="00000000" w:rsidR="00000000" w:rsidRPr="00000000">
                    <w:rPr>
                      <w:rFonts w:ascii="Calibri" w:cs="Calibri" w:eastAsia="Calibri" w:hAnsi="Calibri"/>
                      <w:sz w:val="20"/>
                      <w:szCs w:val="20"/>
                      <w:rtl w:val="0"/>
                    </w:rPr>
                    <w:t xml:space="preserve">34 (28,3%)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6">
                  <w:pPr>
                    <w:keepNext w:val="1"/>
                    <w:spacing w:after="60" w:before="0" w:lineRule="auto"/>
                    <w:rPr/>
                  </w:pPr>
                  <w:r w:rsidDel="00000000" w:rsidR="00000000" w:rsidRPr="00000000">
                    <w:rPr>
                      <w:rFonts w:ascii="Calibri" w:cs="Calibri" w:eastAsia="Calibri" w:hAnsi="Calibri"/>
                      <w:sz w:val="20"/>
                      <w:szCs w:val="20"/>
                      <w:rtl w:val="0"/>
                    </w:rPr>
                    <w:t xml:space="preserve">43 (35,5%)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9">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5A">
                  <w:pPr>
                    <w:keepNext w:val="1"/>
                    <w:spacing w:after="60" w:before="0" w:lineRule="auto"/>
                    <w:rPr/>
                  </w:pPr>
                  <w:r w:rsidDel="00000000" w:rsidR="00000000" w:rsidRPr="00000000">
                    <w:rPr>
                      <w:rFonts w:ascii="Calibri" w:cs="Calibri" w:eastAsia="Calibri" w:hAnsi="Calibri"/>
                      <w:sz w:val="20"/>
                      <w:szCs w:val="20"/>
                      <w:rtl w:val="0"/>
                    </w:rPr>
                    <w:t xml:space="preserve">Üniversite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B">
                  <w:pPr>
                    <w:keepNext w:val="1"/>
                    <w:spacing w:after="60" w:before="0" w:lineRule="auto"/>
                    <w:rPr/>
                  </w:pPr>
                  <w:r w:rsidDel="00000000" w:rsidR="00000000" w:rsidRPr="00000000">
                    <w:rPr>
                      <w:rFonts w:ascii="Calibri" w:cs="Calibri" w:eastAsia="Calibri" w:hAnsi="Calibri"/>
                      <w:sz w:val="20"/>
                      <w:szCs w:val="20"/>
                      <w:rtl w:val="0"/>
                    </w:rPr>
                    <w:t xml:space="preserve">44 (18,3%)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C">
                  <w:pPr>
                    <w:keepNext w:val="1"/>
                    <w:spacing w:after="60" w:before="0" w:lineRule="auto"/>
                    <w:rPr/>
                  </w:pPr>
                  <w:r w:rsidDel="00000000" w:rsidR="00000000" w:rsidRPr="00000000">
                    <w:rPr>
                      <w:rFonts w:ascii="Calibri" w:cs="Calibri" w:eastAsia="Calibri" w:hAnsi="Calibri"/>
                      <w:sz w:val="20"/>
                      <w:szCs w:val="20"/>
                      <w:rtl w:val="0"/>
                    </w:rPr>
                    <w:t xml:space="preserve">20 (16,7%)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D">
                  <w:pPr>
                    <w:keepNext w:val="1"/>
                    <w:spacing w:after="60" w:before="0" w:lineRule="auto"/>
                    <w:rPr/>
                  </w:pPr>
                  <w:r w:rsidDel="00000000" w:rsidR="00000000" w:rsidRPr="00000000">
                    <w:rPr>
                      <w:rFonts w:ascii="Calibri" w:cs="Calibri" w:eastAsia="Calibri" w:hAnsi="Calibri"/>
                      <w:sz w:val="20"/>
                      <w:szCs w:val="20"/>
                      <w:rtl w:val="0"/>
                    </w:rPr>
                    <w:t xml:space="preserve">24 (19,8%)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5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0">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61">
                  <w:pPr>
                    <w:keepNext w:val="1"/>
                    <w:spacing w:after="60" w:before="0" w:lineRule="auto"/>
                    <w:rPr/>
                  </w:pPr>
                  <w:r w:rsidDel="00000000" w:rsidR="00000000" w:rsidRPr="00000000">
                    <w:rPr>
                      <w:rFonts w:ascii="Calibri" w:cs="Calibri" w:eastAsia="Calibri" w:hAnsi="Calibri"/>
                      <w:sz w:val="20"/>
                      <w:szCs w:val="20"/>
                      <w:rtl w:val="0"/>
                    </w:rPr>
                    <w:t xml:space="preserve">Lisansüstü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2">
                  <w:pPr>
                    <w:keepNext w:val="1"/>
                    <w:spacing w:after="60" w:before="0" w:lineRule="auto"/>
                    <w:rPr/>
                  </w:pPr>
                  <w:r w:rsidDel="00000000" w:rsidR="00000000" w:rsidRPr="00000000">
                    <w:rPr>
                      <w:rFonts w:ascii="Calibri" w:cs="Calibri" w:eastAsia="Calibri" w:hAnsi="Calibri"/>
                      <w:sz w:val="20"/>
                      <w:szCs w:val="20"/>
                      <w:rtl w:val="0"/>
                    </w:rPr>
                    <w:t xml:space="preserve">6 (2,5%)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3">
                  <w:pPr>
                    <w:keepNext w:val="1"/>
                    <w:spacing w:after="60" w:before="0" w:lineRule="auto"/>
                    <w:rPr/>
                  </w:pPr>
                  <w:r w:rsidDel="00000000" w:rsidR="00000000" w:rsidRPr="00000000">
                    <w:rPr>
                      <w:rFonts w:ascii="Calibri" w:cs="Calibri" w:eastAsia="Calibri" w:hAnsi="Calibri"/>
                      <w:sz w:val="20"/>
                      <w:szCs w:val="20"/>
                      <w:rtl w:val="0"/>
                    </w:rPr>
                    <w:t xml:space="preserve">6 (5,0%)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4">
                  <w:pPr>
                    <w:keepNext w:val="1"/>
                    <w:spacing w:after="60" w:before="0" w:lineRule="auto"/>
                    <w:rPr/>
                  </w:pPr>
                  <w:r w:rsidDel="00000000" w:rsidR="00000000" w:rsidRPr="00000000">
                    <w:rPr>
                      <w:rFonts w:ascii="Calibri" w:cs="Calibri" w:eastAsia="Calibri" w:hAnsi="Calibri"/>
                      <w:sz w:val="20"/>
                      <w:szCs w:val="20"/>
                      <w:rtl w:val="0"/>
                    </w:rPr>
                    <w:t xml:space="preserve">0 (0,0%)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67">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68">
                  <w:pPr>
                    <w:keepNext w:val="1"/>
                    <w:spacing w:after="60" w:before="0" w:lineRule="auto"/>
                    <w:rPr/>
                  </w:pPr>
                  <w:r w:rsidDel="00000000" w:rsidR="00000000" w:rsidRPr="00000000">
                    <w:rPr>
                      <w:rFonts w:ascii="Calibri" w:cs="Calibri" w:eastAsia="Calibri" w:hAnsi="Calibri"/>
                      <w:sz w:val="20"/>
                      <w:szCs w:val="20"/>
                      <w:rtl w:val="0"/>
                    </w:rPr>
                    <w:t xml:space="preserve">Anne çalışma durumu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6F">
                  <w:pPr>
                    <w:keepNext w:val="1"/>
                    <w:spacing w:after="60" w:before="0" w:lineRule="auto"/>
                    <w:rPr/>
                  </w:pPr>
                  <w:r w:rsidDel="00000000" w:rsidR="00000000" w:rsidRPr="00000000">
                    <w:rPr>
                      <w:rFonts w:ascii="Calibri" w:cs="Calibri" w:eastAsia="Calibri" w:hAnsi="Calibri"/>
                      <w:sz w:val="20"/>
                      <w:szCs w:val="20"/>
                      <w:rtl w:val="0"/>
                    </w:rPr>
                    <w:t xml:space="preserve">Hayır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0">
                  <w:pPr>
                    <w:keepNext w:val="1"/>
                    <w:spacing w:after="60" w:before="0" w:lineRule="auto"/>
                    <w:rPr/>
                  </w:pPr>
                  <w:r w:rsidDel="00000000" w:rsidR="00000000" w:rsidRPr="00000000">
                    <w:rPr>
                      <w:rFonts w:ascii="Calibri" w:cs="Calibri" w:eastAsia="Calibri" w:hAnsi="Calibri"/>
                      <w:sz w:val="20"/>
                      <w:szCs w:val="20"/>
                      <w:rtl w:val="0"/>
                    </w:rPr>
                    <w:t xml:space="preserve">89 (36,9%)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1">
                  <w:pPr>
                    <w:keepNext w:val="1"/>
                    <w:spacing w:after="60" w:before="0" w:lineRule="auto"/>
                    <w:rPr/>
                  </w:pPr>
                  <w:r w:rsidDel="00000000" w:rsidR="00000000" w:rsidRPr="00000000">
                    <w:rPr>
                      <w:rFonts w:ascii="Calibri" w:cs="Calibri" w:eastAsia="Calibri" w:hAnsi="Calibri"/>
                      <w:sz w:val="20"/>
                      <w:szCs w:val="20"/>
                      <w:rtl w:val="0"/>
                    </w:rPr>
                    <w:t xml:space="preserve">43 (35,8%)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2">
                  <w:pPr>
                    <w:keepNext w:val="1"/>
                    <w:spacing w:after="60" w:before="0" w:lineRule="auto"/>
                    <w:rPr/>
                  </w:pPr>
                  <w:r w:rsidDel="00000000" w:rsidR="00000000" w:rsidRPr="00000000">
                    <w:rPr>
                      <w:rFonts w:ascii="Calibri" w:cs="Calibri" w:eastAsia="Calibri" w:hAnsi="Calibri"/>
                      <w:sz w:val="20"/>
                      <w:szCs w:val="20"/>
                      <w:rtl w:val="0"/>
                    </w:rPr>
                    <w:t xml:space="preserve">46 (38,0%)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3">
                  <w:pPr>
                    <w:keepNext w:val="1"/>
                    <w:spacing w:after="60" w:before="0" w:lineRule="auto"/>
                    <w:rPr/>
                  </w:pPr>
                  <w:r w:rsidDel="00000000" w:rsidR="00000000" w:rsidRPr="00000000">
                    <w:rPr>
                      <w:rFonts w:ascii="Calibri" w:cs="Calibri" w:eastAsia="Calibri" w:hAnsi="Calibri"/>
                      <w:sz w:val="20"/>
                      <w:szCs w:val="20"/>
                      <w:rtl w:val="0"/>
                    </w:rPr>
                    <w:t xml:space="preserve">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4">
                  <w:pPr>
                    <w:keepNext w:val="1"/>
                    <w:spacing w:after="60" w:before="0" w:lineRule="auto"/>
                    <w:rPr/>
                  </w:pPr>
                  <w:r w:rsidDel="00000000" w:rsidR="00000000" w:rsidRPr="00000000">
                    <w:rPr>
                      <w:rFonts w:ascii="Calibri" w:cs="Calibri" w:eastAsia="Calibri" w:hAnsi="Calibri"/>
                      <w:sz w:val="20"/>
                      <w:szCs w:val="20"/>
                      <w:rtl w:val="0"/>
                    </w:rPr>
                    <w:t xml:space="preserve">0,895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5">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76">
                  <w:pPr>
                    <w:keepNext w:val="1"/>
                    <w:spacing w:after="60" w:before="0" w:lineRule="auto"/>
                    <w:rPr/>
                  </w:pPr>
                  <w:r w:rsidDel="00000000" w:rsidR="00000000" w:rsidRPr="00000000">
                    <w:rPr>
                      <w:rFonts w:ascii="Calibri" w:cs="Calibri" w:eastAsia="Calibri" w:hAnsi="Calibri"/>
                      <w:sz w:val="20"/>
                      <w:szCs w:val="20"/>
                      <w:rtl w:val="0"/>
                    </w:rPr>
                    <w:t xml:space="preserve">Evet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7">
                  <w:pPr>
                    <w:keepNext w:val="1"/>
                    <w:spacing w:after="60" w:before="0" w:lineRule="auto"/>
                    <w:rPr/>
                  </w:pPr>
                  <w:r w:rsidDel="00000000" w:rsidR="00000000" w:rsidRPr="00000000">
                    <w:rPr>
                      <w:rFonts w:ascii="Calibri" w:cs="Calibri" w:eastAsia="Calibri" w:hAnsi="Calibri"/>
                      <w:sz w:val="20"/>
                      <w:szCs w:val="20"/>
                      <w:rtl w:val="0"/>
                    </w:rPr>
                    <w:t xml:space="preserve">152 (63,1%)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8">
                  <w:pPr>
                    <w:keepNext w:val="1"/>
                    <w:spacing w:after="60" w:before="0" w:lineRule="auto"/>
                    <w:rPr/>
                  </w:pPr>
                  <w:r w:rsidDel="00000000" w:rsidR="00000000" w:rsidRPr="00000000">
                    <w:rPr>
                      <w:rFonts w:ascii="Calibri" w:cs="Calibri" w:eastAsia="Calibri" w:hAnsi="Calibri"/>
                      <w:sz w:val="20"/>
                      <w:szCs w:val="20"/>
                      <w:rtl w:val="0"/>
                    </w:rPr>
                    <w:t xml:space="preserve">77 (64,2%)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9">
                  <w:pPr>
                    <w:keepNext w:val="1"/>
                    <w:spacing w:after="60" w:before="0" w:lineRule="auto"/>
                    <w:rPr/>
                  </w:pPr>
                  <w:r w:rsidDel="00000000" w:rsidR="00000000" w:rsidRPr="00000000">
                    <w:rPr>
                      <w:rFonts w:ascii="Calibri" w:cs="Calibri" w:eastAsia="Calibri" w:hAnsi="Calibri"/>
                      <w:sz w:val="20"/>
                      <w:szCs w:val="20"/>
                      <w:rtl w:val="0"/>
                    </w:rPr>
                    <w:t xml:space="preserve">75 (62,0%)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7C">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7D">
                  <w:pPr>
                    <w:keepNext w:val="1"/>
                    <w:spacing w:after="60" w:before="0" w:lineRule="auto"/>
                    <w:rPr/>
                  </w:pPr>
                  <w:r w:rsidDel="00000000" w:rsidR="00000000" w:rsidRPr="00000000">
                    <w:rPr>
                      <w:rFonts w:ascii="Calibri" w:cs="Calibri" w:eastAsia="Calibri" w:hAnsi="Calibri"/>
                      <w:sz w:val="20"/>
                      <w:szCs w:val="20"/>
                      <w:rtl w:val="0"/>
                    </w:rPr>
                    <w:t xml:space="preserve">Eş çalışma durumu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84">
                  <w:pPr>
                    <w:keepNext w:val="1"/>
                    <w:spacing w:after="60" w:before="0" w:lineRule="auto"/>
                    <w:rPr/>
                  </w:pPr>
                  <w:r w:rsidDel="00000000" w:rsidR="00000000" w:rsidRPr="00000000">
                    <w:rPr>
                      <w:rFonts w:ascii="Calibri" w:cs="Calibri" w:eastAsia="Calibri" w:hAnsi="Calibri"/>
                      <w:sz w:val="20"/>
                      <w:szCs w:val="20"/>
                      <w:rtl w:val="0"/>
                    </w:rPr>
                    <w:t xml:space="preserve">Hayır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5">
                  <w:pPr>
                    <w:keepNext w:val="1"/>
                    <w:spacing w:after="60" w:before="0" w:lineRule="auto"/>
                    <w:rPr/>
                  </w:pPr>
                  <w:r w:rsidDel="00000000" w:rsidR="00000000" w:rsidRPr="00000000">
                    <w:rPr>
                      <w:rFonts w:ascii="Calibri" w:cs="Calibri" w:eastAsia="Calibri" w:hAnsi="Calibri"/>
                      <w:sz w:val="20"/>
                      <w:szCs w:val="20"/>
                      <w:rtl w:val="0"/>
                    </w:rPr>
                    <w:t xml:space="preserve">14 (5,8%)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6">
                  <w:pPr>
                    <w:keepNext w:val="1"/>
                    <w:spacing w:after="60" w:before="0" w:lineRule="auto"/>
                    <w:rPr/>
                  </w:pPr>
                  <w:r w:rsidDel="00000000" w:rsidR="00000000" w:rsidRPr="00000000">
                    <w:rPr>
                      <w:rFonts w:ascii="Calibri" w:cs="Calibri" w:eastAsia="Calibri" w:hAnsi="Calibri"/>
                      <w:sz w:val="20"/>
                      <w:szCs w:val="20"/>
                      <w:rtl w:val="0"/>
                    </w:rPr>
                    <w:t xml:space="preserve">9 (7,5%)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7">
                  <w:pPr>
                    <w:keepNext w:val="1"/>
                    <w:spacing w:after="60" w:before="0" w:lineRule="auto"/>
                    <w:rPr/>
                  </w:pPr>
                  <w:r w:rsidDel="00000000" w:rsidR="00000000" w:rsidRPr="00000000">
                    <w:rPr>
                      <w:rFonts w:ascii="Calibri" w:cs="Calibri" w:eastAsia="Calibri" w:hAnsi="Calibri"/>
                      <w:sz w:val="20"/>
                      <w:szCs w:val="20"/>
                      <w:rtl w:val="0"/>
                    </w:rPr>
                    <w:t xml:space="preserve">5 (4,1%)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8">
                  <w:pPr>
                    <w:keepNext w:val="1"/>
                    <w:spacing w:after="60" w:before="0" w:lineRule="auto"/>
                    <w:rPr/>
                  </w:pPr>
                  <w:r w:rsidDel="00000000" w:rsidR="00000000" w:rsidRPr="00000000">
                    <w:rPr>
                      <w:rFonts w:ascii="Calibri" w:cs="Calibri" w:eastAsia="Calibri" w:hAnsi="Calibri"/>
                      <w:sz w:val="20"/>
                      <w:szCs w:val="20"/>
                      <w:rtl w:val="0"/>
                    </w:rPr>
                    <w:t xml:space="preserve">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9">
                  <w:pPr>
                    <w:keepNext w:val="1"/>
                    <w:spacing w:after="60" w:before="0" w:lineRule="auto"/>
                    <w:rPr/>
                  </w:pPr>
                  <w:r w:rsidDel="00000000" w:rsidR="00000000" w:rsidRPr="00000000">
                    <w:rPr>
                      <w:rFonts w:ascii="Calibri" w:cs="Calibri" w:eastAsia="Calibri" w:hAnsi="Calibri"/>
                      <w:sz w:val="20"/>
                      <w:szCs w:val="20"/>
                      <w:rtl w:val="0"/>
                    </w:rPr>
                    <w:t xml:space="preserve">0,718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A">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8B">
                  <w:pPr>
                    <w:keepNext w:val="1"/>
                    <w:spacing w:after="60" w:before="0" w:lineRule="auto"/>
                    <w:rPr/>
                  </w:pPr>
                  <w:r w:rsidDel="00000000" w:rsidR="00000000" w:rsidRPr="00000000">
                    <w:rPr>
                      <w:rFonts w:ascii="Calibri" w:cs="Calibri" w:eastAsia="Calibri" w:hAnsi="Calibri"/>
                      <w:sz w:val="20"/>
                      <w:szCs w:val="20"/>
                      <w:rtl w:val="0"/>
                    </w:rPr>
                    <w:t xml:space="preserve">Evet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C">
                  <w:pPr>
                    <w:keepNext w:val="1"/>
                    <w:spacing w:after="60" w:before="0" w:lineRule="auto"/>
                    <w:rPr/>
                  </w:pPr>
                  <w:r w:rsidDel="00000000" w:rsidR="00000000" w:rsidRPr="00000000">
                    <w:rPr>
                      <w:rFonts w:ascii="Calibri" w:cs="Calibri" w:eastAsia="Calibri" w:hAnsi="Calibri"/>
                      <w:sz w:val="20"/>
                      <w:szCs w:val="20"/>
                      <w:rtl w:val="0"/>
                    </w:rPr>
                    <w:t xml:space="preserve">227 (94,2%)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D">
                  <w:pPr>
                    <w:keepNext w:val="1"/>
                    <w:spacing w:after="60" w:before="0" w:lineRule="auto"/>
                    <w:rPr/>
                  </w:pPr>
                  <w:r w:rsidDel="00000000" w:rsidR="00000000" w:rsidRPr="00000000">
                    <w:rPr>
                      <w:rFonts w:ascii="Calibri" w:cs="Calibri" w:eastAsia="Calibri" w:hAnsi="Calibri"/>
                      <w:sz w:val="20"/>
                      <w:szCs w:val="20"/>
                      <w:rtl w:val="0"/>
                    </w:rPr>
                    <w:t xml:space="preserve">111 (92,5%)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E">
                  <w:pPr>
                    <w:keepNext w:val="1"/>
                    <w:spacing w:after="60" w:before="0" w:lineRule="auto"/>
                    <w:rPr/>
                  </w:pPr>
                  <w:r w:rsidDel="00000000" w:rsidR="00000000" w:rsidRPr="00000000">
                    <w:rPr>
                      <w:rFonts w:ascii="Calibri" w:cs="Calibri" w:eastAsia="Calibri" w:hAnsi="Calibri"/>
                      <w:sz w:val="20"/>
                      <w:szCs w:val="20"/>
                      <w:rtl w:val="0"/>
                    </w:rPr>
                    <w:t xml:space="preserve">116 (95,9%)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8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1">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92">
                  <w:pPr>
                    <w:keepNext w:val="1"/>
                    <w:spacing w:after="60" w:before="0" w:lineRule="auto"/>
                    <w:rPr/>
                  </w:pPr>
                  <w:r w:rsidDel="00000000" w:rsidR="00000000" w:rsidRPr="00000000">
                    <w:rPr>
                      <w:rFonts w:ascii="Calibri" w:cs="Calibri" w:eastAsia="Calibri" w:hAnsi="Calibri"/>
                      <w:sz w:val="20"/>
                      <w:szCs w:val="20"/>
                      <w:rtl w:val="0"/>
                    </w:rPr>
                    <w:t xml:space="preserve">Eş ISEI-08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99">
                  <w:pPr>
                    <w:keepNext w:val="1"/>
                    <w:spacing w:after="60" w:before="0" w:lineRule="auto"/>
                    <w:rPr/>
                  </w:pPr>
                  <w:r w:rsidDel="00000000" w:rsidR="00000000" w:rsidRPr="00000000">
                    <w:rPr>
                      <w:rFonts w:ascii="Calibri" w:cs="Calibri" w:eastAsia="Calibri" w:hAnsi="Calibri"/>
                      <w:sz w:val="20"/>
                      <w:szCs w:val="20"/>
                      <w:rtl w:val="0"/>
                    </w:rPr>
                    <w:t xml:space="preserve">Eş ISEI-08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A">
                  <w:pPr>
                    <w:keepNext w:val="1"/>
                    <w:spacing w:after="60" w:before="0" w:lineRule="auto"/>
                    <w:rPr/>
                  </w:pPr>
                  <w:r w:rsidDel="00000000" w:rsidR="00000000" w:rsidRPr="00000000">
                    <w:rPr>
                      <w:rFonts w:ascii="Calibri" w:cs="Calibri" w:eastAsia="Calibri" w:hAnsi="Calibri"/>
                      <w:sz w:val="20"/>
                      <w:szCs w:val="20"/>
                      <w:rtl w:val="0"/>
                    </w:rPr>
                    <w:t xml:space="preserve">32,87 (13,81); 32,00 [20,00, 35,00]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B">
                  <w:pPr>
                    <w:keepNext w:val="1"/>
                    <w:spacing w:after="60" w:before="0" w:lineRule="auto"/>
                    <w:rPr/>
                  </w:pPr>
                  <w:r w:rsidDel="00000000" w:rsidR="00000000" w:rsidRPr="00000000">
                    <w:rPr>
                      <w:rFonts w:ascii="Calibri" w:cs="Calibri" w:eastAsia="Calibri" w:hAnsi="Calibri"/>
                      <w:sz w:val="20"/>
                      <w:szCs w:val="20"/>
                      <w:rtl w:val="0"/>
                    </w:rPr>
                    <w:t xml:space="preserve">34,49 (12,50); 32,00 [31,00, 35,00]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C">
                  <w:pPr>
                    <w:keepNext w:val="1"/>
                    <w:spacing w:after="60" w:before="0" w:lineRule="auto"/>
                    <w:rPr/>
                  </w:pPr>
                  <w:r w:rsidDel="00000000" w:rsidR="00000000" w:rsidRPr="00000000">
                    <w:rPr>
                      <w:rFonts w:ascii="Calibri" w:cs="Calibri" w:eastAsia="Calibri" w:hAnsi="Calibri"/>
                      <w:sz w:val="20"/>
                      <w:szCs w:val="20"/>
                      <w:rtl w:val="0"/>
                    </w:rPr>
                    <w:t xml:space="preserve">31,35 (14,83); 31,00 [20,00, 35,00]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D">
                  <w:pPr>
                    <w:keepNext w:val="1"/>
                    <w:spacing w:after="60" w:before="0" w:lineRule="auto"/>
                    <w:rPr/>
                  </w:pPr>
                  <w:r w:rsidDel="00000000" w:rsidR="00000000" w:rsidRPr="00000000">
                    <w:rPr>
                      <w:rFonts w:ascii="Calibri" w:cs="Calibri" w:eastAsia="Calibri" w:hAnsi="Calibri"/>
                      <w:sz w:val="20"/>
                      <w:szCs w:val="20"/>
                      <w:rtl w:val="0"/>
                    </w:rPr>
                    <w:t xml:space="preserve">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E">
                  <w:pPr>
                    <w:keepNext w:val="1"/>
                    <w:spacing w:after="60" w:before="0" w:lineRule="auto"/>
                    <w:rPr/>
                  </w:pPr>
                  <w:r w:rsidDel="00000000" w:rsidR="00000000" w:rsidRPr="00000000">
                    <w:rPr>
                      <w:rFonts w:ascii="Calibri" w:cs="Calibri" w:eastAsia="Calibri" w:hAnsi="Calibri"/>
                      <w:sz w:val="20"/>
                      <w:szCs w:val="20"/>
                      <w:rtl w:val="0"/>
                    </w:rPr>
                    <w:t xml:space="preserve">0,152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9F">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A0">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A7">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8">
                  <w:pPr>
                    <w:keepNext w:val="1"/>
                    <w:spacing w:after="60" w:before="0" w:lineRule="auto"/>
                    <w:rPr/>
                  </w:pPr>
                  <w:r w:rsidDel="00000000" w:rsidR="00000000" w:rsidRPr="00000000">
                    <w:rPr>
                      <w:rFonts w:ascii="Calibri" w:cs="Calibri" w:eastAsia="Calibri" w:hAnsi="Calibri"/>
                      <w:sz w:val="20"/>
                      <w:szCs w:val="20"/>
                      <w:rtl w:val="0"/>
                    </w:rPr>
                    <w:t xml:space="preserve">0,01 (0,89); -0,08 [-0,55, 0,50]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9">
                  <w:pPr>
                    <w:keepNext w:val="1"/>
                    <w:spacing w:after="60" w:before="0" w:lineRule="auto"/>
                    <w:rPr/>
                  </w:pPr>
                  <w:r w:rsidDel="00000000" w:rsidR="00000000" w:rsidRPr="00000000">
                    <w:rPr>
                      <w:rFonts w:ascii="Calibri" w:cs="Calibri" w:eastAsia="Calibri" w:hAnsi="Calibri"/>
                      <w:sz w:val="20"/>
                      <w:szCs w:val="20"/>
                      <w:rtl w:val="0"/>
                    </w:rPr>
                    <w:t xml:space="preserve">-0,01 (0,92); -0,14 [-0,59, 0,48]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A">
                  <w:pPr>
                    <w:keepNext w:val="1"/>
                    <w:spacing w:after="60" w:before="0" w:lineRule="auto"/>
                    <w:rPr/>
                  </w:pPr>
                  <w:r w:rsidDel="00000000" w:rsidR="00000000" w:rsidRPr="00000000">
                    <w:rPr>
                      <w:rFonts w:ascii="Calibri" w:cs="Calibri" w:eastAsia="Calibri" w:hAnsi="Calibri"/>
                      <w:sz w:val="20"/>
                      <w:szCs w:val="20"/>
                      <w:rtl w:val="0"/>
                    </w:rPr>
                    <w:t xml:space="preserve">0,02 (0,86); -0,03 [-0,54, 0,50]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B">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C">
                  <w:pPr>
                    <w:keepNext w:val="1"/>
                    <w:spacing w:after="60" w:before="0" w:lineRule="auto"/>
                    <w:rPr/>
                  </w:pPr>
                  <w:r w:rsidDel="00000000" w:rsidR="00000000" w:rsidRPr="00000000">
                    <w:rPr>
                      <w:rFonts w:ascii="Calibri" w:cs="Calibri" w:eastAsia="Calibri" w:hAnsi="Calibri"/>
                      <w:sz w:val="20"/>
                      <w:szCs w:val="20"/>
                      <w:rtl w:val="0"/>
                    </w:rPr>
                    <w:t xml:space="preserve">0,862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AD">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AE">
                  <w:pPr>
                    <w:keepNext w:val="1"/>
                    <w:spacing w:after="60" w:before="0" w:lineRule="auto"/>
                    <w:rPr/>
                  </w:pPr>
                  <w:r w:rsidDel="00000000" w:rsidR="00000000" w:rsidRPr="00000000">
                    <w:rPr>
                      <w:rFonts w:ascii="Calibri" w:cs="Calibri" w:eastAsia="Calibri" w:hAnsi="Calibri"/>
                      <w:sz w:val="20"/>
                      <w:szCs w:val="20"/>
                      <w:rtl w:val="0"/>
                    </w:rPr>
                    <w:t xml:space="preserve">Çocuk sayısı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B5">
                  <w:pPr>
                    <w:keepNext w:val="1"/>
                    <w:spacing w:after="60" w:before="0" w:lineRule="auto"/>
                    <w:rPr/>
                  </w:pPr>
                  <w:r w:rsidDel="00000000" w:rsidR="00000000" w:rsidRPr="00000000">
                    <w:rPr>
                      <w:rFonts w:ascii="Calibri" w:cs="Calibri" w:eastAsia="Calibri" w:hAnsi="Calibri"/>
                      <w:sz w:val="20"/>
                      <w:szCs w:val="20"/>
                      <w:rtl w:val="0"/>
                    </w:rPr>
                    <w:t xml:space="preserve">Çocuk sayısı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6">
                  <w:pPr>
                    <w:keepNext w:val="1"/>
                    <w:spacing w:after="60" w:before="0" w:lineRule="auto"/>
                    <w:rPr/>
                  </w:pPr>
                  <w:r w:rsidDel="00000000" w:rsidR="00000000" w:rsidRPr="00000000">
                    <w:rPr>
                      <w:rFonts w:ascii="Calibri" w:cs="Calibri" w:eastAsia="Calibri" w:hAnsi="Calibri"/>
                      <w:sz w:val="20"/>
                      <w:szCs w:val="20"/>
                      <w:rtl w:val="0"/>
                    </w:rPr>
                    <w:t xml:space="preserve">2,89 (0,97); 3,00 [2,00, 3,00]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7">
                  <w:pPr>
                    <w:keepNext w:val="1"/>
                    <w:spacing w:after="60" w:before="0" w:lineRule="auto"/>
                    <w:rPr/>
                  </w:pPr>
                  <w:r w:rsidDel="00000000" w:rsidR="00000000" w:rsidRPr="00000000">
                    <w:rPr>
                      <w:rFonts w:ascii="Calibri" w:cs="Calibri" w:eastAsia="Calibri" w:hAnsi="Calibri"/>
                      <w:sz w:val="20"/>
                      <w:szCs w:val="20"/>
                      <w:rtl w:val="0"/>
                    </w:rPr>
                    <w:t xml:space="preserve">2,89 (0,87); 3,00 [2,00, 3,00]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8">
                  <w:pPr>
                    <w:keepNext w:val="1"/>
                    <w:spacing w:after="60" w:before="0" w:lineRule="auto"/>
                    <w:rPr/>
                  </w:pPr>
                  <w:r w:rsidDel="00000000" w:rsidR="00000000" w:rsidRPr="00000000">
                    <w:rPr>
                      <w:rFonts w:ascii="Calibri" w:cs="Calibri" w:eastAsia="Calibri" w:hAnsi="Calibri"/>
                      <w:sz w:val="20"/>
                      <w:szCs w:val="20"/>
                      <w:rtl w:val="0"/>
                    </w:rPr>
                    <w:t xml:space="preserve">2,89 (1,06); 3,00 [2,00, 3,00]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9">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A">
                  <w:pPr>
                    <w:keepNext w:val="1"/>
                    <w:spacing w:after="60" w:before="0" w:lineRule="auto"/>
                    <w:rPr/>
                  </w:pPr>
                  <w:r w:rsidDel="00000000" w:rsidR="00000000" w:rsidRPr="00000000">
                    <w:rPr>
                      <w:rFonts w:ascii="Calibri" w:cs="Calibri" w:eastAsia="Calibri" w:hAnsi="Calibri"/>
                      <w:sz w:val="20"/>
                      <w:szCs w:val="20"/>
                      <w:rtl w:val="0"/>
                    </w:rPr>
                    <w:t xml:space="preserve">0,862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BB">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BC">
                  <w:pPr>
                    <w:keepNext w:val="1"/>
                    <w:spacing w:after="60" w:before="0" w:lineRule="auto"/>
                    <w:rPr/>
                  </w:pPr>
                  <w:r w:rsidDel="00000000" w:rsidR="00000000" w:rsidRPr="00000000">
                    <w:rPr>
                      <w:rFonts w:ascii="Calibri" w:cs="Calibri" w:eastAsia="Calibri" w:hAnsi="Calibri"/>
                      <w:sz w:val="20"/>
                      <w:szCs w:val="20"/>
                      <w:rtl w:val="0"/>
                    </w:rPr>
                    <w:t xml:space="preserve">Kardeş yaş farkı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C3">
                  <w:pPr>
                    <w:keepNext w:val="1"/>
                    <w:spacing w:after="60" w:before="0" w:lineRule="auto"/>
                    <w:rPr/>
                  </w:pPr>
                  <w:r w:rsidDel="00000000" w:rsidR="00000000" w:rsidRPr="00000000">
                    <w:rPr>
                      <w:rFonts w:ascii="Calibri" w:cs="Calibri" w:eastAsia="Calibri" w:hAnsi="Calibri"/>
                      <w:sz w:val="20"/>
                      <w:szCs w:val="20"/>
                      <w:rtl w:val="0"/>
                    </w:rPr>
                    <w:t xml:space="preserve">Kardeş yaş farkı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4">
                  <w:pPr>
                    <w:keepNext w:val="1"/>
                    <w:spacing w:after="60" w:before="0" w:lineRule="auto"/>
                    <w:rPr/>
                  </w:pPr>
                  <w:r w:rsidDel="00000000" w:rsidR="00000000" w:rsidRPr="00000000">
                    <w:rPr>
                      <w:rFonts w:ascii="Calibri" w:cs="Calibri" w:eastAsia="Calibri" w:hAnsi="Calibri"/>
                      <w:sz w:val="20"/>
                      <w:szCs w:val="20"/>
                      <w:rtl w:val="0"/>
                    </w:rPr>
                    <w:t xml:space="preserve">3,03 (1,71); 2,79 [1,94, 4,03]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5">
                  <w:pPr>
                    <w:keepNext w:val="1"/>
                    <w:spacing w:after="60" w:before="0" w:lineRule="auto"/>
                    <w:rPr/>
                  </w:pPr>
                  <w:r w:rsidDel="00000000" w:rsidR="00000000" w:rsidRPr="00000000">
                    <w:rPr>
                      <w:rFonts w:ascii="Calibri" w:cs="Calibri" w:eastAsia="Calibri" w:hAnsi="Calibri"/>
                      <w:sz w:val="20"/>
                      <w:szCs w:val="20"/>
                      <w:rtl w:val="0"/>
                    </w:rPr>
                    <w:t xml:space="preserve">3,21 (1,60); 3,01 [1,97, 4,20]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6">
                  <w:pPr>
                    <w:keepNext w:val="1"/>
                    <w:spacing w:after="60" w:before="0" w:lineRule="auto"/>
                    <w:rPr/>
                  </w:pPr>
                  <w:r w:rsidDel="00000000" w:rsidR="00000000" w:rsidRPr="00000000">
                    <w:rPr>
                      <w:rFonts w:ascii="Calibri" w:cs="Calibri" w:eastAsia="Calibri" w:hAnsi="Calibri"/>
                      <w:sz w:val="20"/>
                      <w:szCs w:val="20"/>
                      <w:rtl w:val="0"/>
                    </w:rPr>
                    <w:t xml:space="preserve">2,84 (1,80); 2,66 [1,90, 3,80]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7">
                  <w:pPr>
                    <w:keepNext w:val="1"/>
                    <w:spacing w:after="60" w:before="0" w:lineRule="auto"/>
                    <w:rPr/>
                  </w:pPr>
                  <w:r w:rsidDel="00000000" w:rsidR="00000000" w:rsidRPr="00000000">
                    <w:rPr>
                      <w:rFonts w:ascii="Calibri" w:cs="Calibri" w:eastAsia="Calibri" w:hAnsi="Calibri"/>
                      <w:sz w:val="20"/>
                      <w:szCs w:val="20"/>
                      <w:rtl w:val="0"/>
                    </w:rPr>
                    <w:t xml:space="preserve">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8">
                  <w:pPr>
                    <w:keepNext w:val="1"/>
                    <w:spacing w:after="60" w:before="0" w:lineRule="auto"/>
                    <w:rPr/>
                  </w:pPr>
                  <w:r w:rsidDel="00000000" w:rsidR="00000000" w:rsidRPr="00000000">
                    <w:rPr>
                      <w:rFonts w:ascii="Calibri" w:cs="Calibri" w:eastAsia="Calibri" w:hAnsi="Calibri"/>
                      <w:sz w:val="20"/>
                      <w:szCs w:val="20"/>
                      <w:rtl w:val="0"/>
                    </w:rPr>
                    <w:t xml:space="preserve">0,319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C9">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CA">
                  <w:pPr>
                    <w:keepNext w:val="1"/>
                    <w:spacing w:after="60" w:before="0" w:lineRule="auto"/>
                    <w:rPr/>
                  </w:pPr>
                  <w:r w:rsidDel="00000000" w:rsidR="00000000" w:rsidRPr="00000000">
                    <w:rPr>
                      <w:rFonts w:ascii="Calibri" w:cs="Calibri" w:eastAsia="Calibri" w:hAnsi="Calibri"/>
                      <w:sz w:val="20"/>
                      <w:szCs w:val="20"/>
                      <w:rtl w:val="0"/>
                    </w:rPr>
                    <w:t xml:space="preserve">Aynı cinsiyet kardeş çifti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D1">
                  <w:pPr>
                    <w:keepNext w:val="1"/>
                    <w:spacing w:after="60" w:before="0" w:lineRule="auto"/>
                    <w:rPr/>
                  </w:pPr>
                  <w:r w:rsidDel="00000000" w:rsidR="00000000" w:rsidRPr="00000000">
                    <w:rPr>
                      <w:rFonts w:ascii="Calibri" w:cs="Calibri" w:eastAsia="Calibri" w:hAnsi="Calibri"/>
                      <w:sz w:val="20"/>
                      <w:szCs w:val="20"/>
                      <w:rtl w:val="0"/>
                    </w:rPr>
                    <w:t xml:space="preserve">Farklı cinsiyet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2">
                  <w:pPr>
                    <w:keepNext w:val="1"/>
                    <w:spacing w:after="60" w:before="0" w:lineRule="auto"/>
                    <w:rPr/>
                  </w:pPr>
                  <w:r w:rsidDel="00000000" w:rsidR="00000000" w:rsidRPr="00000000">
                    <w:rPr>
                      <w:rFonts w:ascii="Calibri" w:cs="Calibri" w:eastAsia="Calibri" w:hAnsi="Calibri"/>
                      <w:sz w:val="20"/>
                      <w:szCs w:val="20"/>
                      <w:rtl w:val="0"/>
                    </w:rPr>
                    <w:t xml:space="preserve">129 (53,5%)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3">
                  <w:pPr>
                    <w:keepNext w:val="1"/>
                    <w:spacing w:after="60" w:before="0" w:lineRule="auto"/>
                    <w:rPr/>
                  </w:pPr>
                  <w:r w:rsidDel="00000000" w:rsidR="00000000" w:rsidRPr="00000000">
                    <w:rPr>
                      <w:rFonts w:ascii="Calibri" w:cs="Calibri" w:eastAsia="Calibri" w:hAnsi="Calibri"/>
                      <w:sz w:val="20"/>
                      <w:szCs w:val="20"/>
                      <w:rtl w:val="0"/>
                    </w:rPr>
                    <w:t xml:space="preserve">65 (54,2%)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4">
                  <w:pPr>
                    <w:keepNext w:val="1"/>
                    <w:spacing w:after="60" w:before="0" w:lineRule="auto"/>
                    <w:rPr/>
                  </w:pPr>
                  <w:r w:rsidDel="00000000" w:rsidR="00000000" w:rsidRPr="00000000">
                    <w:rPr>
                      <w:rFonts w:ascii="Calibri" w:cs="Calibri" w:eastAsia="Calibri" w:hAnsi="Calibri"/>
                      <w:sz w:val="20"/>
                      <w:szCs w:val="20"/>
                      <w:rtl w:val="0"/>
                    </w:rPr>
                    <w:t xml:space="preserve">64 (52,9%)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5">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6">
                  <w:pPr>
                    <w:keepNext w:val="1"/>
                    <w:spacing w:after="60" w:before="0" w:lineRule="auto"/>
                    <w:rPr/>
                  </w:pPr>
                  <w:r w:rsidDel="00000000" w:rsidR="00000000" w:rsidRPr="00000000">
                    <w:rPr>
                      <w:rFonts w:ascii="Calibri" w:cs="Calibri" w:eastAsia="Calibri" w:hAnsi="Calibri"/>
                      <w:sz w:val="20"/>
                      <w:szCs w:val="20"/>
                      <w:rtl w:val="0"/>
                    </w:rPr>
                    <w:t xml:space="preserve">0,897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7">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D8">
                  <w:pPr>
                    <w:keepNext w:val="1"/>
                    <w:spacing w:after="60" w:before="0" w:lineRule="auto"/>
                    <w:rPr/>
                  </w:pPr>
                  <w:r w:rsidDel="00000000" w:rsidR="00000000" w:rsidRPr="00000000">
                    <w:rPr>
                      <w:rFonts w:ascii="Calibri" w:cs="Calibri" w:eastAsia="Calibri" w:hAnsi="Calibri"/>
                      <w:sz w:val="20"/>
                      <w:szCs w:val="20"/>
                      <w:rtl w:val="0"/>
                    </w:rPr>
                    <w:t xml:space="preserve">Aynı cinsiyet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9">
                  <w:pPr>
                    <w:keepNext w:val="1"/>
                    <w:spacing w:after="60" w:before="0" w:lineRule="auto"/>
                    <w:rPr/>
                  </w:pPr>
                  <w:r w:rsidDel="00000000" w:rsidR="00000000" w:rsidRPr="00000000">
                    <w:rPr>
                      <w:rFonts w:ascii="Calibri" w:cs="Calibri" w:eastAsia="Calibri" w:hAnsi="Calibri"/>
                      <w:sz w:val="20"/>
                      <w:szCs w:val="20"/>
                      <w:rtl w:val="0"/>
                    </w:rPr>
                    <w:t xml:space="preserve">112 (46,5%)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A">
                  <w:pPr>
                    <w:keepNext w:val="1"/>
                    <w:spacing w:after="60" w:before="0" w:lineRule="auto"/>
                    <w:rPr/>
                  </w:pPr>
                  <w:r w:rsidDel="00000000" w:rsidR="00000000" w:rsidRPr="00000000">
                    <w:rPr>
                      <w:rFonts w:ascii="Calibri" w:cs="Calibri" w:eastAsia="Calibri" w:hAnsi="Calibri"/>
                      <w:sz w:val="20"/>
                      <w:szCs w:val="20"/>
                      <w:rtl w:val="0"/>
                    </w:rPr>
                    <w:t xml:space="preserve">55 (45,8%)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B">
                  <w:pPr>
                    <w:keepNext w:val="1"/>
                    <w:spacing w:after="60" w:before="0" w:lineRule="auto"/>
                    <w:rPr/>
                  </w:pPr>
                  <w:r w:rsidDel="00000000" w:rsidR="00000000" w:rsidRPr="00000000">
                    <w:rPr>
                      <w:rFonts w:ascii="Calibri" w:cs="Calibri" w:eastAsia="Calibri" w:hAnsi="Calibri"/>
                      <w:sz w:val="20"/>
                      <w:szCs w:val="20"/>
                      <w:rtl w:val="0"/>
                    </w:rPr>
                    <w:t xml:space="preserve">57 (47,1%)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DE">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DF">
                  <w:pPr>
                    <w:keepNext w:val="1"/>
                    <w:spacing w:after="60" w:before="0" w:lineRule="auto"/>
                    <w:rPr/>
                  </w:pPr>
                  <w:r w:rsidDel="00000000" w:rsidR="00000000" w:rsidRPr="00000000">
                    <w:rPr>
                      <w:rFonts w:ascii="Calibri" w:cs="Calibri" w:eastAsia="Calibri" w:hAnsi="Calibri"/>
                      <w:sz w:val="20"/>
                      <w:szCs w:val="20"/>
                      <w:rtl w:val="0"/>
                    </w:rPr>
                    <w:t xml:space="preserve">Ev sahipliği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E6">
                  <w:pPr>
                    <w:keepNext w:val="1"/>
                    <w:spacing w:after="60" w:before="0" w:lineRule="auto"/>
                    <w:rPr/>
                  </w:pPr>
                  <w:r w:rsidDel="00000000" w:rsidR="00000000" w:rsidRPr="00000000">
                    <w:rPr>
                      <w:rFonts w:ascii="Calibri" w:cs="Calibri" w:eastAsia="Calibri" w:hAnsi="Calibri"/>
                      <w:sz w:val="20"/>
                      <w:szCs w:val="20"/>
                      <w:rtl w:val="0"/>
                    </w:rPr>
                    <w:t xml:space="preserve">Kendi mülkü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7">
                  <w:pPr>
                    <w:keepNext w:val="1"/>
                    <w:spacing w:after="60" w:before="0" w:lineRule="auto"/>
                    <w:rPr/>
                  </w:pPr>
                  <w:r w:rsidDel="00000000" w:rsidR="00000000" w:rsidRPr="00000000">
                    <w:rPr>
                      <w:rFonts w:ascii="Calibri" w:cs="Calibri" w:eastAsia="Calibri" w:hAnsi="Calibri"/>
                      <w:sz w:val="20"/>
                      <w:szCs w:val="20"/>
                      <w:rtl w:val="0"/>
                    </w:rPr>
                    <w:t xml:space="preserve">131 (54,4%)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8">
                  <w:pPr>
                    <w:keepNext w:val="1"/>
                    <w:spacing w:after="60" w:before="0" w:lineRule="auto"/>
                    <w:rPr/>
                  </w:pPr>
                  <w:r w:rsidDel="00000000" w:rsidR="00000000" w:rsidRPr="00000000">
                    <w:rPr>
                      <w:rFonts w:ascii="Calibri" w:cs="Calibri" w:eastAsia="Calibri" w:hAnsi="Calibri"/>
                      <w:sz w:val="20"/>
                      <w:szCs w:val="20"/>
                      <w:rtl w:val="0"/>
                    </w:rPr>
                    <w:t xml:space="preserve">66 (55,0%)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9">
                  <w:pPr>
                    <w:keepNext w:val="1"/>
                    <w:spacing w:after="60" w:before="0" w:lineRule="auto"/>
                    <w:rPr/>
                  </w:pPr>
                  <w:r w:rsidDel="00000000" w:rsidR="00000000" w:rsidRPr="00000000">
                    <w:rPr>
                      <w:rFonts w:ascii="Calibri" w:cs="Calibri" w:eastAsia="Calibri" w:hAnsi="Calibri"/>
                      <w:sz w:val="20"/>
                      <w:szCs w:val="20"/>
                      <w:rtl w:val="0"/>
                    </w:rPr>
                    <w:t xml:space="preserve">65 (53,7%)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A">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B">
                  <w:pPr>
                    <w:keepNext w:val="1"/>
                    <w:spacing w:after="60" w:before="0" w:lineRule="auto"/>
                    <w:rPr/>
                  </w:pPr>
                  <w:r w:rsidDel="00000000" w:rsidR="00000000" w:rsidRPr="00000000">
                    <w:rPr>
                      <w:rFonts w:ascii="Calibri" w:cs="Calibri" w:eastAsia="Calibri" w:hAnsi="Calibri"/>
                      <w:sz w:val="20"/>
                      <w:szCs w:val="20"/>
                      <w:rtl w:val="0"/>
                    </w:rPr>
                    <w:t xml:space="preserve">0,897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C">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ED">
                  <w:pPr>
                    <w:keepNext w:val="1"/>
                    <w:spacing w:after="60" w:before="0" w:lineRule="auto"/>
                    <w:rPr/>
                  </w:pPr>
                  <w:r w:rsidDel="00000000" w:rsidR="00000000" w:rsidRPr="00000000">
                    <w:rPr>
                      <w:rFonts w:ascii="Calibri" w:cs="Calibri" w:eastAsia="Calibri" w:hAnsi="Calibri"/>
                      <w:sz w:val="20"/>
                      <w:szCs w:val="20"/>
                      <w:rtl w:val="0"/>
                    </w:rPr>
                    <w:t xml:space="preserve">Kiralık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E">
                  <w:pPr>
                    <w:keepNext w:val="1"/>
                    <w:spacing w:after="60" w:before="0" w:lineRule="auto"/>
                    <w:rPr/>
                  </w:pPr>
                  <w:r w:rsidDel="00000000" w:rsidR="00000000" w:rsidRPr="00000000">
                    <w:rPr>
                      <w:rFonts w:ascii="Calibri" w:cs="Calibri" w:eastAsia="Calibri" w:hAnsi="Calibri"/>
                      <w:sz w:val="20"/>
                      <w:szCs w:val="20"/>
                      <w:rtl w:val="0"/>
                    </w:rPr>
                    <w:t xml:space="preserve">110 (45,6%)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EF">
                  <w:pPr>
                    <w:keepNext w:val="1"/>
                    <w:spacing w:after="60" w:before="0" w:lineRule="auto"/>
                    <w:rPr/>
                  </w:pPr>
                  <w:r w:rsidDel="00000000" w:rsidR="00000000" w:rsidRPr="00000000">
                    <w:rPr>
                      <w:rFonts w:ascii="Calibri" w:cs="Calibri" w:eastAsia="Calibri" w:hAnsi="Calibri"/>
                      <w:sz w:val="20"/>
                      <w:szCs w:val="20"/>
                      <w:rtl w:val="0"/>
                    </w:rPr>
                    <w:t xml:space="preserve">54 (45,0%)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0">
                  <w:pPr>
                    <w:keepNext w:val="1"/>
                    <w:spacing w:after="60" w:before="0" w:lineRule="auto"/>
                    <w:rPr/>
                  </w:pPr>
                  <w:r w:rsidDel="00000000" w:rsidR="00000000" w:rsidRPr="00000000">
                    <w:rPr>
                      <w:rFonts w:ascii="Calibri" w:cs="Calibri" w:eastAsia="Calibri" w:hAnsi="Calibri"/>
                      <w:sz w:val="20"/>
                      <w:szCs w:val="20"/>
                      <w:rtl w:val="0"/>
                    </w:rPr>
                    <w:t xml:space="preserve">56 (46,3%)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3">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4F4">
                  <w:pPr>
                    <w:keepNext w:val="1"/>
                    <w:spacing w:after="60" w:before="0" w:lineRule="auto"/>
                    <w:rPr/>
                  </w:pPr>
                  <w:r w:rsidDel="00000000" w:rsidR="00000000" w:rsidRPr="00000000">
                    <w:rPr>
                      <w:rFonts w:ascii="Calibri" w:cs="Calibri" w:eastAsia="Calibri" w:hAnsi="Calibri"/>
                      <w:sz w:val="20"/>
                      <w:szCs w:val="20"/>
                      <w:rtl w:val="0"/>
                    </w:rPr>
                    <w:t xml:space="preserve">Ev oda sayısı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4FB">
                  <w:pPr>
                    <w:keepNext w:val="1"/>
                    <w:spacing w:after="60" w:before="0" w:lineRule="auto"/>
                    <w:rPr/>
                  </w:pPr>
                  <w:r w:rsidDel="00000000" w:rsidR="00000000" w:rsidRPr="00000000">
                    <w:rPr>
                      <w:rFonts w:ascii="Calibri" w:cs="Calibri" w:eastAsia="Calibri" w:hAnsi="Calibri"/>
                      <w:sz w:val="20"/>
                      <w:szCs w:val="20"/>
                      <w:rtl w:val="0"/>
                    </w:rPr>
                    <w:t xml:space="preserve">Ev oda sayısı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C">
                  <w:pPr>
                    <w:keepNext w:val="1"/>
                    <w:spacing w:after="60" w:before="0" w:lineRule="auto"/>
                    <w:rPr/>
                  </w:pPr>
                  <w:r w:rsidDel="00000000" w:rsidR="00000000" w:rsidRPr="00000000">
                    <w:rPr>
                      <w:rFonts w:ascii="Calibri" w:cs="Calibri" w:eastAsia="Calibri" w:hAnsi="Calibri"/>
                      <w:sz w:val="20"/>
                      <w:szCs w:val="20"/>
                      <w:rtl w:val="0"/>
                    </w:rPr>
                    <w:t xml:space="preserve">1,71 (0,60); 2,00 [1,00,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D">
                  <w:pPr>
                    <w:keepNext w:val="1"/>
                    <w:spacing w:after="60" w:before="0" w:lineRule="auto"/>
                    <w:rPr/>
                  </w:pPr>
                  <w:r w:rsidDel="00000000" w:rsidR="00000000" w:rsidRPr="00000000">
                    <w:rPr>
                      <w:rFonts w:ascii="Calibri" w:cs="Calibri" w:eastAsia="Calibri" w:hAnsi="Calibri"/>
                      <w:sz w:val="20"/>
                      <w:szCs w:val="20"/>
                      <w:rtl w:val="0"/>
                    </w:rPr>
                    <w:t xml:space="preserve">1,69 (0,58); 2,00 [1,00,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E">
                  <w:pPr>
                    <w:keepNext w:val="1"/>
                    <w:spacing w:after="60" w:before="0" w:lineRule="auto"/>
                    <w:rPr/>
                  </w:pPr>
                  <w:r w:rsidDel="00000000" w:rsidR="00000000" w:rsidRPr="00000000">
                    <w:rPr>
                      <w:rFonts w:ascii="Calibri" w:cs="Calibri" w:eastAsia="Calibri" w:hAnsi="Calibri"/>
                      <w:sz w:val="20"/>
                      <w:szCs w:val="20"/>
                      <w:rtl w:val="0"/>
                    </w:rPr>
                    <w:t xml:space="preserve">1,74 (0,62); 2,00 [1,00, 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4FF">
                  <w:pPr>
                    <w:keepNext w:val="1"/>
                    <w:spacing w:after="60" w:before="0" w:lineRule="auto"/>
                    <w:rPr/>
                  </w:pPr>
                  <w:r w:rsidDel="00000000" w:rsidR="00000000" w:rsidRPr="00000000">
                    <w:rPr>
                      <w:rFonts w:ascii="Calibri" w:cs="Calibri" w:eastAsia="Calibri" w:hAnsi="Calibri"/>
                      <w:sz w:val="20"/>
                      <w:szCs w:val="20"/>
                      <w:rtl w:val="0"/>
                    </w:rPr>
                    <w:t xml:space="preserve">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0">
                  <w:pPr>
                    <w:keepNext w:val="1"/>
                    <w:spacing w:after="60" w:before="0" w:lineRule="auto"/>
                    <w:rPr/>
                  </w:pPr>
                  <w:r w:rsidDel="00000000" w:rsidR="00000000" w:rsidRPr="00000000">
                    <w:rPr>
                      <w:rFonts w:ascii="Calibri" w:cs="Calibri" w:eastAsia="Calibri" w:hAnsi="Calibri"/>
                      <w:sz w:val="20"/>
                      <w:szCs w:val="20"/>
                      <w:rtl w:val="0"/>
                    </w:rPr>
                    <w:t xml:space="preserve">0,862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1">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502">
                  <w:pPr>
                    <w:keepNext w:val="1"/>
                    <w:spacing w:after="60" w:before="0" w:lineRule="auto"/>
                    <w:rPr/>
                  </w:pPr>
                  <w:r w:rsidDel="00000000" w:rsidR="00000000" w:rsidRPr="00000000">
                    <w:rPr>
                      <w:rFonts w:ascii="Calibri" w:cs="Calibri" w:eastAsia="Calibri" w:hAnsi="Calibri"/>
                      <w:sz w:val="20"/>
                      <w:szCs w:val="20"/>
                      <w:rtl w:val="0"/>
                    </w:rPr>
                    <w:t xml:space="preserve">Araba sahipliği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09">
                  <w:pPr>
                    <w:keepNext w:val="1"/>
                    <w:spacing w:after="60" w:before="0" w:lineRule="auto"/>
                    <w:rPr/>
                  </w:pPr>
                  <w:r w:rsidDel="00000000" w:rsidR="00000000" w:rsidRPr="00000000">
                    <w:rPr>
                      <w:rFonts w:ascii="Calibri" w:cs="Calibri" w:eastAsia="Calibri" w:hAnsi="Calibri"/>
                      <w:sz w:val="20"/>
                      <w:szCs w:val="20"/>
                      <w:rtl w:val="0"/>
                    </w:rPr>
                    <w:t xml:space="preserve">Yok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A">
                  <w:pPr>
                    <w:keepNext w:val="1"/>
                    <w:spacing w:after="60" w:before="0" w:lineRule="auto"/>
                    <w:rPr/>
                  </w:pPr>
                  <w:r w:rsidDel="00000000" w:rsidR="00000000" w:rsidRPr="00000000">
                    <w:rPr>
                      <w:rFonts w:ascii="Calibri" w:cs="Calibri" w:eastAsia="Calibri" w:hAnsi="Calibri"/>
                      <w:sz w:val="20"/>
                      <w:szCs w:val="20"/>
                      <w:rtl w:val="0"/>
                    </w:rPr>
                    <w:t xml:space="preserve">125 (51,9%)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B">
                  <w:pPr>
                    <w:keepNext w:val="1"/>
                    <w:spacing w:after="60" w:before="0" w:lineRule="auto"/>
                    <w:rPr/>
                  </w:pPr>
                  <w:r w:rsidDel="00000000" w:rsidR="00000000" w:rsidRPr="00000000">
                    <w:rPr>
                      <w:rFonts w:ascii="Calibri" w:cs="Calibri" w:eastAsia="Calibri" w:hAnsi="Calibri"/>
                      <w:sz w:val="20"/>
                      <w:szCs w:val="20"/>
                      <w:rtl w:val="0"/>
                    </w:rPr>
                    <w:t xml:space="preserve">58 (48,3%)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C">
                  <w:pPr>
                    <w:keepNext w:val="1"/>
                    <w:spacing w:after="60" w:before="0" w:lineRule="auto"/>
                    <w:rPr/>
                  </w:pPr>
                  <w:r w:rsidDel="00000000" w:rsidR="00000000" w:rsidRPr="00000000">
                    <w:rPr>
                      <w:rFonts w:ascii="Calibri" w:cs="Calibri" w:eastAsia="Calibri" w:hAnsi="Calibri"/>
                      <w:sz w:val="20"/>
                      <w:szCs w:val="20"/>
                      <w:rtl w:val="0"/>
                    </w:rPr>
                    <w:t xml:space="preserve">67 (55,4%)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D">
                  <w:pPr>
                    <w:keepNext w:val="1"/>
                    <w:spacing w:after="60" w:before="0" w:lineRule="auto"/>
                    <w:rPr/>
                  </w:pPr>
                  <w:r w:rsidDel="00000000" w:rsidR="00000000" w:rsidRPr="00000000">
                    <w:rPr>
                      <w:rFonts w:ascii="Calibri" w:cs="Calibri" w:eastAsia="Calibri" w:hAnsi="Calibri"/>
                      <w:sz w:val="20"/>
                      <w:szCs w:val="20"/>
                      <w:rtl w:val="0"/>
                    </w:rPr>
                    <w:t xml:space="preserve">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E">
                  <w:pPr>
                    <w:keepNext w:val="1"/>
                    <w:spacing w:after="60" w:before="0" w:lineRule="auto"/>
                    <w:rPr/>
                  </w:pPr>
                  <w:r w:rsidDel="00000000" w:rsidR="00000000" w:rsidRPr="00000000">
                    <w:rPr>
                      <w:rFonts w:ascii="Calibri" w:cs="Calibri" w:eastAsia="Calibri" w:hAnsi="Calibri"/>
                      <w:sz w:val="20"/>
                      <w:szCs w:val="20"/>
                      <w:rtl w:val="0"/>
                    </w:rPr>
                    <w:t xml:space="preserve">0,718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0F">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10">
                  <w:pPr>
                    <w:keepNext w:val="1"/>
                    <w:spacing w:after="60" w:before="0" w:lineRule="auto"/>
                    <w:rPr/>
                  </w:pPr>
                  <w:r w:rsidDel="00000000" w:rsidR="00000000" w:rsidRPr="00000000">
                    <w:rPr>
                      <w:rFonts w:ascii="Calibri" w:cs="Calibri" w:eastAsia="Calibri" w:hAnsi="Calibri"/>
                      <w:sz w:val="20"/>
                      <w:szCs w:val="20"/>
                      <w:rtl w:val="0"/>
                    </w:rPr>
                    <w:t xml:space="preserve">Var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1">
                  <w:pPr>
                    <w:keepNext w:val="1"/>
                    <w:spacing w:after="60" w:before="0" w:lineRule="auto"/>
                    <w:rPr/>
                  </w:pPr>
                  <w:r w:rsidDel="00000000" w:rsidR="00000000" w:rsidRPr="00000000">
                    <w:rPr>
                      <w:rFonts w:ascii="Calibri" w:cs="Calibri" w:eastAsia="Calibri" w:hAnsi="Calibri"/>
                      <w:sz w:val="20"/>
                      <w:szCs w:val="20"/>
                      <w:rtl w:val="0"/>
                    </w:rPr>
                    <w:t xml:space="preserve">116 (48,1%)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2">
                  <w:pPr>
                    <w:keepNext w:val="1"/>
                    <w:spacing w:after="60" w:before="0" w:lineRule="auto"/>
                    <w:rPr/>
                  </w:pPr>
                  <w:r w:rsidDel="00000000" w:rsidR="00000000" w:rsidRPr="00000000">
                    <w:rPr>
                      <w:rFonts w:ascii="Calibri" w:cs="Calibri" w:eastAsia="Calibri" w:hAnsi="Calibri"/>
                      <w:sz w:val="20"/>
                      <w:szCs w:val="20"/>
                      <w:rtl w:val="0"/>
                    </w:rPr>
                    <w:t xml:space="preserve">62 (51,7%)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3">
                  <w:pPr>
                    <w:keepNext w:val="1"/>
                    <w:spacing w:after="60" w:before="0" w:lineRule="auto"/>
                    <w:rPr/>
                  </w:pPr>
                  <w:r w:rsidDel="00000000" w:rsidR="00000000" w:rsidRPr="00000000">
                    <w:rPr>
                      <w:rFonts w:ascii="Calibri" w:cs="Calibri" w:eastAsia="Calibri" w:hAnsi="Calibri"/>
                      <w:sz w:val="20"/>
                      <w:szCs w:val="20"/>
                      <w:rtl w:val="0"/>
                    </w:rPr>
                    <w:t xml:space="preserve">54 (44,6%)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6">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517">
                  <w:pPr>
                    <w:keepNext w:val="1"/>
                    <w:spacing w:after="60" w:before="0" w:lineRule="auto"/>
                    <w:rPr/>
                  </w:pPr>
                  <w:r w:rsidDel="00000000" w:rsidR="00000000" w:rsidRPr="00000000">
                    <w:rPr>
                      <w:rFonts w:ascii="Calibri" w:cs="Calibri" w:eastAsia="Calibri" w:hAnsi="Calibri"/>
                      <w:sz w:val="20"/>
                      <w:szCs w:val="20"/>
                      <w:rtl w:val="0"/>
                    </w:rPr>
                    <w:t xml:space="preserve">Anne kronik hastalık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1E">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1F">
                  <w:pPr>
                    <w:keepNext w:val="1"/>
                    <w:spacing w:after="60" w:before="0" w:lineRule="auto"/>
                    <w:rPr/>
                  </w:pPr>
                  <w:r w:rsidDel="00000000" w:rsidR="00000000" w:rsidRPr="00000000">
                    <w:rPr>
                      <w:rFonts w:ascii="Calibri" w:cs="Calibri" w:eastAsia="Calibri" w:hAnsi="Calibri"/>
                      <w:sz w:val="20"/>
                      <w:szCs w:val="20"/>
                      <w:rtl w:val="0"/>
                    </w:rPr>
                    <w:t xml:space="preserve">177 (73,4%)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0">
                  <w:pPr>
                    <w:keepNext w:val="1"/>
                    <w:spacing w:after="60" w:before="0" w:lineRule="auto"/>
                    <w:rPr/>
                  </w:pPr>
                  <w:r w:rsidDel="00000000" w:rsidR="00000000" w:rsidRPr="00000000">
                    <w:rPr>
                      <w:rFonts w:ascii="Calibri" w:cs="Calibri" w:eastAsia="Calibri" w:hAnsi="Calibri"/>
                      <w:sz w:val="20"/>
                      <w:szCs w:val="20"/>
                      <w:rtl w:val="0"/>
                    </w:rPr>
                    <w:t xml:space="preserve">91 (75,8%)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1">
                  <w:pPr>
                    <w:keepNext w:val="1"/>
                    <w:spacing w:after="60" w:before="0" w:lineRule="auto"/>
                    <w:rPr/>
                  </w:pPr>
                  <w:r w:rsidDel="00000000" w:rsidR="00000000" w:rsidRPr="00000000">
                    <w:rPr>
                      <w:rFonts w:ascii="Calibri" w:cs="Calibri" w:eastAsia="Calibri" w:hAnsi="Calibri"/>
                      <w:sz w:val="20"/>
                      <w:szCs w:val="20"/>
                      <w:rtl w:val="0"/>
                    </w:rPr>
                    <w:t xml:space="preserve">86 (71,1%)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2">
                  <w:pPr>
                    <w:keepNext w:val="1"/>
                    <w:spacing w:after="60" w:before="0" w:lineRule="auto"/>
                    <w:rPr/>
                  </w:pPr>
                  <w:r w:rsidDel="00000000" w:rsidR="00000000" w:rsidRPr="00000000">
                    <w:rPr>
                      <w:rFonts w:ascii="Calibri" w:cs="Calibri" w:eastAsia="Calibri" w:hAnsi="Calibri"/>
                      <w:sz w:val="20"/>
                      <w:szCs w:val="20"/>
                      <w:rtl w:val="0"/>
                    </w:rPr>
                    <w:t xml:space="preserve">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3">
                  <w:pPr>
                    <w:keepNext w:val="1"/>
                    <w:spacing w:after="60" w:before="0" w:lineRule="auto"/>
                    <w:rPr/>
                  </w:pPr>
                  <w:r w:rsidDel="00000000" w:rsidR="00000000" w:rsidRPr="00000000">
                    <w:rPr>
                      <w:rFonts w:ascii="Calibri" w:cs="Calibri" w:eastAsia="Calibri" w:hAnsi="Calibri"/>
                      <w:sz w:val="20"/>
                      <w:szCs w:val="20"/>
                      <w:rtl w:val="0"/>
                    </w:rPr>
                    <w:t xml:space="preserve">0,793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4">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25">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6">
                  <w:pPr>
                    <w:keepNext w:val="1"/>
                    <w:spacing w:after="60" w:before="0" w:lineRule="auto"/>
                    <w:rPr/>
                  </w:pPr>
                  <w:r w:rsidDel="00000000" w:rsidR="00000000" w:rsidRPr="00000000">
                    <w:rPr>
                      <w:rFonts w:ascii="Calibri" w:cs="Calibri" w:eastAsia="Calibri" w:hAnsi="Calibri"/>
                      <w:sz w:val="20"/>
                      <w:szCs w:val="20"/>
                      <w:rtl w:val="0"/>
                    </w:rPr>
                    <w:t xml:space="preserve">64 (26,6%)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7">
                  <w:pPr>
                    <w:keepNext w:val="1"/>
                    <w:spacing w:after="60" w:before="0" w:lineRule="auto"/>
                    <w:rPr/>
                  </w:pPr>
                  <w:r w:rsidDel="00000000" w:rsidR="00000000" w:rsidRPr="00000000">
                    <w:rPr>
                      <w:rFonts w:ascii="Calibri" w:cs="Calibri" w:eastAsia="Calibri" w:hAnsi="Calibri"/>
                      <w:sz w:val="20"/>
                      <w:szCs w:val="20"/>
                      <w:rtl w:val="0"/>
                    </w:rPr>
                    <w:t xml:space="preserve">29 (24,2%)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8">
                  <w:pPr>
                    <w:keepNext w:val="1"/>
                    <w:spacing w:after="60" w:before="0" w:lineRule="auto"/>
                    <w:rPr/>
                  </w:pPr>
                  <w:r w:rsidDel="00000000" w:rsidR="00000000" w:rsidRPr="00000000">
                    <w:rPr>
                      <w:rFonts w:ascii="Calibri" w:cs="Calibri" w:eastAsia="Calibri" w:hAnsi="Calibri"/>
                      <w:sz w:val="20"/>
                      <w:szCs w:val="20"/>
                      <w:rtl w:val="0"/>
                    </w:rPr>
                    <w:t xml:space="preserve">35 (28,9%)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2B">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52C">
                  <w:pPr>
                    <w:keepNext w:val="1"/>
                    <w:spacing w:after="60" w:before="0" w:lineRule="auto"/>
                    <w:rPr/>
                  </w:pPr>
                  <w:r w:rsidDel="00000000" w:rsidR="00000000" w:rsidRPr="00000000">
                    <w:rPr>
                      <w:rFonts w:ascii="Calibri" w:cs="Calibri" w:eastAsia="Calibri" w:hAnsi="Calibri"/>
                      <w:sz w:val="20"/>
                      <w:szCs w:val="20"/>
                      <w:rtl w:val="0"/>
                    </w:rPr>
                    <w:t xml:space="preserve">Anne antidepresan kullanımı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33">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4">
                  <w:pPr>
                    <w:keepNext w:val="1"/>
                    <w:spacing w:after="60" w:before="0" w:lineRule="auto"/>
                    <w:rPr/>
                  </w:pPr>
                  <w:r w:rsidDel="00000000" w:rsidR="00000000" w:rsidRPr="00000000">
                    <w:rPr>
                      <w:rFonts w:ascii="Calibri" w:cs="Calibri" w:eastAsia="Calibri" w:hAnsi="Calibri"/>
                      <w:sz w:val="20"/>
                      <w:szCs w:val="20"/>
                      <w:rtl w:val="0"/>
                    </w:rPr>
                    <w:t xml:space="preserve">195 (80,9%)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5">
                  <w:pPr>
                    <w:keepNext w:val="1"/>
                    <w:spacing w:after="60" w:before="0" w:lineRule="auto"/>
                    <w:rPr/>
                  </w:pPr>
                  <w:r w:rsidDel="00000000" w:rsidR="00000000" w:rsidRPr="00000000">
                    <w:rPr>
                      <w:rFonts w:ascii="Calibri" w:cs="Calibri" w:eastAsia="Calibri" w:hAnsi="Calibri"/>
                      <w:sz w:val="20"/>
                      <w:szCs w:val="20"/>
                      <w:rtl w:val="0"/>
                    </w:rPr>
                    <w:t xml:space="preserve">85 (70,8%)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6">
                  <w:pPr>
                    <w:keepNext w:val="1"/>
                    <w:spacing w:after="60" w:before="0" w:lineRule="auto"/>
                    <w:rPr/>
                  </w:pPr>
                  <w:r w:rsidDel="00000000" w:rsidR="00000000" w:rsidRPr="00000000">
                    <w:rPr>
                      <w:rFonts w:ascii="Calibri" w:cs="Calibri" w:eastAsia="Calibri" w:hAnsi="Calibri"/>
                      <w:sz w:val="20"/>
                      <w:szCs w:val="20"/>
                      <w:rtl w:val="0"/>
                    </w:rPr>
                    <w:t xml:space="preserve">110 (90,9%)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7">
                  <w:pPr>
                    <w:keepNext w:val="1"/>
                    <w:spacing w:after="60" w:before="0" w:lineRule="auto"/>
                    <w:rPr/>
                  </w:pPr>
                  <w:r w:rsidDel="00000000" w:rsidR="00000000" w:rsidRPr="00000000">
                    <w:rPr>
                      <w:rFonts w:ascii="Calibri" w:cs="Calibri" w:eastAsia="Calibri" w:hAnsi="Calibri"/>
                      <w:sz w:val="20"/>
                      <w:szCs w:val="20"/>
                      <w:rtl w:val="0"/>
                    </w:rPr>
                    <w:t xml:space="preserve">0,53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8">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9">
                  <w:pPr>
                    <w:keepNext w:val="1"/>
                    <w:spacing w:after="60" w:before="0" w:lineRule="auto"/>
                    <w:rPr/>
                  </w:pPr>
                  <w:r w:rsidDel="00000000" w:rsidR="00000000" w:rsidRPr="00000000">
                    <w:rPr>
                      <w:rFonts w:ascii="Calibri" w:cs="Calibri" w:eastAsia="Calibri" w:hAnsi="Calibri"/>
                      <w:sz w:val="20"/>
                      <w:szCs w:val="20"/>
                      <w:rtl w:val="0"/>
                    </w:rPr>
                    <w:t xml:space="preserve">Ciddi dengesizlik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3A">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B">
                  <w:pPr>
                    <w:keepNext w:val="1"/>
                    <w:spacing w:after="60" w:before="0" w:lineRule="auto"/>
                    <w:rPr/>
                  </w:pPr>
                  <w:r w:rsidDel="00000000" w:rsidR="00000000" w:rsidRPr="00000000">
                    <w:rPr>
                      <w:rFonts w:ascii="Calibri" w:cs="Calibri" w:eastAsia="Calibri" w:hAnsi="Calibri"/>
                      <w:sz w:val="20"/>
                      <w:szCs w:val="20"/>
                      <w:rtl w:val="0"/>
                    </w:rPr>
                    <w:t xml:space="preserve">46 (19,1%)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C">
                  <w:pPr>
                    <w:keepNext w:val="1"/>
                    <w:spacing w:after="60" w:before="0" w:lineRule="auto"/>
                    <w:rPr/>
                  </w:pPr>
                  <w:r w:rsidDel="00000000" w:rsidR="00000000" w:rsidRPr="00000000">
                    <w:rPr>
                      <w:rFonts w:ascii="Calibri" w:cs="Calibri" w:eastAsia="Calibri" w:hAnsi="Calibri"/>
                      <w:sz w:val="20"/>
                      <w:szCs w:val="20"/>
                      <w:rtl w:val="0"/>
                    </w:rPr>
                    <w:t xml:space="preserve">35 (29,2%)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D">
                  <w:pPr>
                    <w:keepNext w:val="1"/>
                    <w:spacing w:after="60" w:before="0" w:lineRule="auto"/>
                    <w:rPr/>
                  </w:pPr>
                  <w:r w:rsidDel="00000000" w:rsidR="00000000" w:rsidRPr="00000000">
                    <w:rPr>
                      <w:rFonts w:ascii="Calibri" w:cs="Calibri" w:eastAsia="Calibri" w:hAnsi="Calibri"/>
                      <w:sz w:val="20"/>
                      <w:szCs w:val="20"/>
                      <w:rtl w:val="0"/>
                    </w:rPr>
                    <w:t xml:space="preserve">11 (9,1%)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3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0">
                  <w:pPr>
                    <w:keepNext w:val="1"/>
                    <w:spacing w:after="60" w:before="0" w:lineRule="auto"/>
                    <w:rPr/>
                  </w:pP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541">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48">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9">
                  <w:pPr>
                    <w:keepNext w:val="1"/>
                    <w:spacing w:after="60" w:before="0" w:lineRule="auto"/>
                    <w:rPr/>
                  </w:pPr>
                  <w:r w:rsidDel="00000000" w:rsidR="00000000" w:rsidRPr="00000000">
                    <w:rPr>
                      <w:rFonts w:ascii="Calibri" w:cs="Calibri" w:eastAsia="Calibri" w:hAnsi="Calibri"/>
                      <w:sz w:val="20"/>
                      <w:szCs w:val="20"/>
                      <w:rtl w:val="0"/>
                    </w:rPr>
                    <w:t xml:space="preserve">12,79 (7,65); 11,00 [8,00, 17,00]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A">
                  <w:pPr>
                    <w:keepNext w:val="1"/>
                    <w:spacing w:after="60" w:before="0" w:lineRule="auto"/>
                    <w:rPr/>
                  </w:pPr>
                  <w:r w:rsidDel="00000000" w:rsidR="00000000" w:rsidRPr="00000000">
                    <w:rPr>
                      <w:rFonts w:ascii="Calibri" w:cs="Calibri" w:eastAsia="Calibri" w:hAnsi="Calibri"/>
                      <w:sz w:val="20"/>
                      <w:szCs w:val="20"/>
                      <w:rtl w:val="0"/>
                    </w:rPr>
                    <w:t xml:space="preserve">13,21 (7,76); 12,00 [8,00, 18,00]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B">
                  <w:pPr>
                    <w:keepNext w:val="1"/>
                    <w:spacing w:after="60" w:before="0" w:lineRule="auto"/>
                    <w:rPr/>
                  </w:pPr>
                  <w:r w:rsidDel="00000000" w:rsidR="00000000" w:rsidRPr="00000000">
                    <w:rPr>
                      <w:rFonts w:ascii="Calibri" w:cs="Calibri" w:eastAsia="Calibri" w:hAnsi="Calibri"/>
                      <w:sz w:val="20"/>
                      <w:szCs w:val="20"/>
                      <w:rtl w:val="0"/>
                    </w:rPr>
                    <w:t xml:space="preserve">12,39 (7,55); 11,00 [7,00, 17,00]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C">
                  <w:pPr>
                    <w:keepNext w:val="1"/>
                    <w:spacing w:after="60" w:before="0" w:lineRule="auto"/>
                    <w:rPr/>
                  </w:pPr>
                  <w:r w:rsidDel="00000000" w:rsidR="00000000" w:rsidRPr="00000000">
                    <w:rPr>
                      <w:rFonts w:ascii="Calibri" w:cs="Calibri" w:eastAsia="Calibri" w:hAnsi="Calibri"/>
                      <w:sz w:val="20"/>
                      <w:szCs w:val="20"/>
                      <w:rtl w:val="0"/>
                    </w:rPr>
                    <w:t xml:space="preserve">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D">
                  <w:pPr>
                    <w:keepNext w:val="1"/>
                    <w:spacing w:after="60" w:before="0" w:lineRule="auto"/>
                    <w:rPr/>
                  </w:pPr>
                  <w:r w:rsidDel="00000000" w:rsidR="00000000" w:rsidRPr="00000000">
                    <w:rPr>
                      <w:rFonts w:ascii="Calibri" w:cs="Calibri" w:eastAsia="Calibri" w:hAnsi="Calibri"/>
                      <w:sz w:val="20"/>
                      <w:szCs w:val="20"/>
                      <w:rtl w:val="0"/>
                    </w:rPr>
                    <w:t xml:space="preserve">0,718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4E">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gridSpan w:val="7"/>
                  <w:tcBorders>
                    <w:top w:color="d3d3d3" w:space="0" w:sz="16" w:val="single"/>
                    <w:bottom w:color="d3d3d3" w:space="0" w:sz="16" w:val="single"/>
                  </w:tcBorders>
                  <w:tcMar>
                    <w:top w:w="25.0" w:type="dxa"/>
                  </w:tcMar>
                </w:tcPr>
                <w:p w:rsidR="00000000" w:rsidDel="00000000" w:rsidP="00000000" w:rsidRDefault="00000000" w:rsidRPr="00000000" w14:paraId="0000054F">
                  <w:pPr>
                    <w:keepNext w:val="1"/>
                    <w:spacing w:after="60" w:before="0" w:lineRule="auto"/>
                    <w:rPr/>
                  </w:pPr>
                  <w:r w:rsidDel="00000000" w:rsidR="00000000" w:rsidRPr="00000000">
                    <w:rPr>
                      <w:rFonts w:ascii="Calibri" w:cs="Calibri" w:eastAsia="Calibri" w:hAnsi="Calibri"/>
                      <w:sz w:val="20"/>
                      <w:szCs w:val="20"/>
                      <w:rtl w:val="0"/>
                    </w:rPr>
                    <w:t xml:space="preserve">Beck şiddet kategorisi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56">
                  <w:pPr>
                    <w:keepNext w:val="1"/>
                    <w:spacing w:after="60" w:before="0" w:lineRule="auto"/>
                    <w:rPr/>
                  </w:pPr>
                  <w:r w:rsidDel="00000000" w:rsidR="00000000" w:rsidRPr="00000000">
                    <w:rPr>
                      <w:rFonts w:ascii="Calibri" w:cs="Calibri" w:eastAsia="Calibri" w:hAnsi="Calibri"/>
                      <w:sz w:val="20"/>
                      <w:szCs w:val="20"/>
                      <w:rtl w:val="0"/>
                    </w:rPr>
                    <w:t xml:space="preserve">Minimal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7">
                  <w:pPr>
                    <w:keepNext w:val="1"/>
                    <w:spacing w:after="60" w:before="0" w:lineRule="auto"/>
                    <w:rPr/>
                  </w:pPr>
                  <w:r w:rsidDel="00000000" w:rsidR="00000000" w:rsidRPr="00000000">
                    <w:rPr>
                      <w:rFonts w:ascii="Calibri" w:cs="Calibri" w:eastAsia="Calibri" w:hAnsi="Calibri"/>
                      <w:sz w:val="20"/>
                      <w:szCs w:val="20"/>
                      <w:rtl w:val="0"/>
                    </w:rPr>
                    <w:t xml:space="preserve">90 (37,8%)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8">
                  <w:pPr>
                    <w:keepNext w:val="1"/>
                    <w:spacing w:after="60" w:before="0" w:lineRule="auto"/>
                    <w:rPr/>
                  </w:pPr>
                  <w:r w:rsidDel="00000000" w:rsidR="00000000" w:rsidRPr="00000000">
                    <w:rPr>
                      <w:rFonts w:ascii="Calibri" w:cs="Calibri" w:eastAsia="Calibri" w:hAnsi="Calibri"/>
                      <w:sz w:val="20"/>
                      <w:szCs w:val="20"/>
                      <w:rtl w:val="0"/>
                    </w:rPr>
                    <w:t xml:space="preserve">41 (35,0%)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9">
                  <w:pPr>
                    <w:keepNext w:val="1"/>
                    <w:spacing w:after="60" w:before="0" w:lineRule="auto"/>
                    <w:rPr/>
                  </w:pPr>
                  <w:r w:rsidDel="00000000" w:rsidR="00000000" w:rsidRPr="00000000">
                    <w:rPr>
                      <w:rFonts w:ascii="Calibri" w:cs="Calibri" w:eastAsia="Calibri" w:hAnsi="Calibri"/>
                      <w:sz w:val="20"/>
                      <w:szCs w:val="20"/>
                      <w:rtl w:val="0"/>
                    </w:rPr>
                    <w:t xml:space="preserve">49 (40,5%)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A">
                  <w:pPr>
                    <w:keepNext w:val="1"/>
                    <w:spacing w:after="60" w:before="0" w:lineRule="auto"/>
                    <w:rPr/>
                  </w:pPr>
                  <w:r w:rsidDel="00000000" w:rsidR="00000000" w:rsidRPr="00000000">
                    <w:rPr>
                      <w:rFonts w:ascii="Calibri" w:cs="Calibri" w:eastAsia="Calibri" w:hAnsi="Calibri"/>
                      <w:sz w:val="20"/>
                      <w:szCs w:val="20"/>
                      <w:rtl w:val="0"/>
                    </w:rPr>
                    <w:t xml:space="preserve">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B">
                  <w:pPr>
                    <w:keepNext w:val="1"/>
                    <w:spacing w:after="60" w:before="0" w:lineRule="auto"/>
                    <w:rPr/>
                  </w:pPr>
                  <w:r w:rsidDel="00000000" w:rsidR="00000000" w:rsidRPr="00000000">
                    <w:rPr>
                      <w:rFonts w:ascii="Calibri" w:cs="Calibri" w:eastAsia="Calibri" w:hAnsi="Calibri"/>
                      <w:sz w:val="20"/>
                      <w:szCs w:val="20"/>
                      <w:rtl w:val="0"/>
                    </w:rPr>
                    <w:t xml:space="preserve">0,886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C">
                  <w:pPr>
                    <w:keepNext w:val="1"/>
                    <w:spacing w:after="60" w:before="0" w:lineRule="auto"/>
                    <w:rPr/>
                  </w:pPr>
                  <w:r w:rsidDel="00000000" w:rsidR="00000000" w:rsidRPr="00000000">
                    <w:rPr>
                      <w:rFonts w:ascii="Calibri" w:cs="Calibri" w:eastAsia="Calibri" w:hAnsi="Calibri"/>
                      <w:sz w:val="20"/>
                      <w:szCs w:val="20"/>
                      <w:rtl w:val="0"/>
                    </w:rPr>
                    <w:t xml:space="preserve">Sınırda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5D">
                  <w:pPr>
                    <w:keepNext w:val="1"/>
                    <w:spacing w:after="60" w:before="0" w:lineRule="auto"/>
                    <w:rPr/>
                  </w:pPr>
                  <w:r w:rsidDel="00000000" w:rsidR="00000000" w:rsidRPr="00000000">
                    <w:rPr>
                      <w:rFonts w:ascii="Calibri" w:cs="Calibri" w:eastAsia="Calibri" w:hAnsi="Calibri"/>
                      <w:sz w:val="20"/>
                      <w:szCs w:val="20"/>
                      <w:rtl w:val="0"/>
                    </w:rPr>
                    <w:t xml:space="preserve">Hafif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E">
                  <w:pPr>
                    <w:keepNext w:val="1"/>
                    <w:spacing w:after="60" w:before="0" w:lineRule="auto"/>
                    <w:rPr/>
                  </w:pPr>
                  <w:r w:rsidDel="00000000" w:rsidR="00000000" w:rsidRPr="00000000">
                    <w:rPr>
                      <w:rFonts w:ascii="Calibri" w:cs="Calibri" w:eastAsia="Calibri" w:hAnsi="Calibri"/>
                      <w:sz w:val="20"/>
                      <w:szCs w:val="20"/>
                      <w:rtl w:val="0"/>
                    </w:rPr>
                    <w:t xml:space="preserve">83 (34,9%)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5F">
                  <w:pPr>
                    <w:keepNext w:val="1"/>
                    <w:spacing w:after="60" w:before="0" w:lineRule="auto"/>
                    <w:rPr/>
                  </w:pPr>
                  <w:r w:rsidDel="00000000" w:rsidR="00000000" w:rsidRPr="00000000">
                    <w:rPr>
                      <w:rFonts w:ascii="Calibri" w:cs="Calibri" w:eastAsia="Calibri" w:hAnsi="Calibri"/>
                      <w:sz w:val="20"/>
                      <w:szCs w:val="20"/>
                      <w:rtl w:val="0"/>
                    </w:rPr>
                    <w:t xml:space="preserve">42 (35,9%)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0">
                  <w:pPr>
                    <w:keepNext w:val="1"/>
                    <w:spacing w:after="60" w:before="0" w:lineRule="auto"/>
                    <w:rPr/>
                  </w:pPr>
                  <w:r w:rsidDel="00000000" w:rsidR="00000000" w:rsidRPr="00000000">
                    <w:rPr>
                      <w:rFonts w:ascii="Calibri" w:cs="Calibri" w:eastAsia="Calibri" w:hAnsi="Calibri"/>
                      <w:sz w:val="20"/>
                      <w:szCs w:val="20"/>
                      <w:rtl w:val="0"/>
                    </w:rPr>
                    <w:t xml:space="preserve">41 (33,9%)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3">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64">
                  <w:pPr>
                    <w:keepNext w:val="1"/>
                    <w:spacing w:after="60" w:before="0" w:lineRule="auto"/>
                    <w:rPr/>
                  </w:pPr>
                  <w:r w:rsidDel="00000000" w:rsidR="00000000" w:rsidRPr="00000000">
                    <w:rPr>
                      <w:rFonts w:ascii="Calibri" w:cs="Calibri" w:eastAsia="Calibri" w:hAnsi="Calibri"/>
                      <w:sz w:val="20"/>
                      <w:szCs w:val="20"/>
                      <w:rtl w:val="0"/>
                    </w:rPr>
                    <w:t xml:space="preserve">Orta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5">
                  <w:pPr>
                    <w:keepNext w:val="1"/>
                    <w:spacing w:after="60" w:before="0" w:lineRule="auto"/>
                    <w:rPr/>
                  </w:pPr>
                  <w:r w:rsidDel="00000000" w:rsidR="00000000" w:rsidRPr="00000000">
                    <w:rPr>
                      <w:rFonts w:ascii="Calibri" w:cs="Calibri" w:eastAsia="Calibri" w:hAnsi="Calibri"/>
                      <w:sz w:val="20"/>
                      <w:szCs w:val="20"/>
                      <w:rtl w:val="0"/>
                    </w:rPr>
                    <w:t xml:space="preserve">59 (24,8%)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6">
                  <w:pPr>
                    <w:keepNext w:val="1"/>
                    <w:spacing w:after="60" w:before="0" w:lineRule="auto"/>
                    <w:rPr/>
                  </w:pPr>
                  <w:r w:rsidDel="00000000" w:rsidR="00000000" w:rsidRPr="00000000">
                    <w:rPr>
                      <w:rFonts w:ascii="Calibri" w:cs="Calibri" w:eastAsia="Calibri" w:hAnsi="Calibri"/>
                      <w:sz w:val="20"/>
                      <w:szCs w:val="20"/>
                      <w:rtl w:val="0"/>
                    </w:rPr>
                    <w:t xml:space="preserve">30 (25,6%)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7">
                  <w:pPr>
                    <w:keepNext w:val="1"/>
                    <w:spacing w:after="60" w:before="0" w:lineRule="auto"/>
                    <w:rPr/>
                  </w:pPr>
                  <w:r w:rsidDel="00000000" w:rsidR="00000000" w:rsidRPr="00000000">
                    <w:rPr>
                      <w:rFonts w:ascii="Calibri" w:cs="Calibri" w:eastAsia="Calibri" w:hAnsi="Calibri"/>
                      <w:sz w:val="20"/>
                      <w:szCs w:val="20"/>
                      <w:rtl w:val="0"/>
                    </w:rPr>
                    <w:t xml:space="preserve">29 (24,0%)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A">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6B">
                  <w:pPr>
                    <w:keepNext w:val="1"/>
                    <w:spacing w:after="60" w:before="0" w:lineRule="auto"/>
                    <w:rPr/>
                  </w:pPr>
                  <w:r w:rsidDel="00000000" w:rsidR="00000000" w:rsidRPr="00000000">
                    <w:rPr>
                      <w:rFonts w:ascii="Calibri" w:cs="Calibri" w:eastAsia="Calibri" w:hAnsi="Calibri"/>
                      <w:sz w:val="20"/>
                      <w:szCs w:val="20"/>
                      <w:rtl w:val="0"/>
                    </w:rPr>
                    <w:t xml:space="preserve">Siddetli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C">
                  <w:pPr>
                    <w:keepNext w:val="1"/>
                    <w:spacing w:after="60" w:before="0" w:lineRule="auto"/>
                    <w:rPr/>
                  </w:pPr>
                  <w:r w:rsidDel="00000000" w:rsidR="00000000" w:rsidRPr="00000000">
                    <w:rPr>
                      <w:rFonts w:ascii="Calibri" w:cs="Calibri" w:eastAsia="Calibri" w:hAnsi="Calibri"/>
                      <w:sz w:val="20"/>
                      <w:szCs w:val="20"/>
                      <w:rtl w:val="0"/>
                    </w:rPr>
                    <w:t xml:space="preserve">6 (2,5%)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D">
                  <w:pPr>
                    <w:keepNext w:val="1"/>
                    <w:spacing w:after="60" w:before="0" w:lineRule="auto"/>
                    <w:rPr/>
                  </w:pPr>
                  <w:r w:rsidDel="00000000" w:rsidR="00000000" w:rsidRPr="00000000">
                    <w:rPr>
                      <w:rFonts w:ascii="Calibri" w:cs="Calibri" w:eastAsia="Calibri" w:hAnsi="Calibri"/>
                      <w:sz w:val="20"/>
                      <w:szCs w:val="20"/>
                      <w:rtl w:val="0"/>
                    </w:rPr>
                    <w:t xml:space="preserve">4 (3,4%)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E">
                  <w:pPr>
                    <w:keepNext w:val="1"/>
                    <w:spacing w:after="60" w:before="0" w:lineRule="auto"/>
                    <w:rPr/>
                  </w:pPr>
                  <w:r w:rsidDel="00000000" w:rsidR="00000000" w:rsidRPr="00000000">
                    <w:rPr>
                      <w:rFonts w:ascii="Calibri" w:cs="Calibri" w:eastAsia="Calibri" w:hAnsi="Calibri"/>
                      <w:sz w:val="20"/>
                      <w:szCs w:val="20"/>
                      <w:rtl w:val="0"/>
                    </w:rPr>
                    <w:t xml:space="preserve">2 (1,7%)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6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1">
                  <w:pPr>
                    <w:keepNext w:val="1"/>
                    <w:spacing w:after="60" w:before="0" w:lineRule="auto"/>
                    <w:rPr/>
                  </w:pPr>
                  <w:r w:rsidDel="00000000" w:rsidR="00000000" w:rsidRPr="00000000">
                    <w:rPr>
                      <w:rtl w:val="0"/>
                    </w:rPr>
                  </w:r>
                </w:p>
              </w:tc>
            </w:tr>
          </w:tbl>
          <w:p w:rsidR="00000000" w:rsidDel="00000000" w:rsidP="00000000" w:rsidRDefault="00000000" w:rsidRPr="00000000" w14:paraId="000005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52nup462o2d2" w:id="95"/>
          <w:bookmarkEnd w:id="95"/>
          <w:p w:rsidR="00000000" w:rsidDel="00000000" w:rsidP="00000000" w:rsidRDefault="00000000" w:rsidRPr="00000000" w14:paraId="000005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dengesi: birincil ayarlama setindeki değişkenler için ağırlık öncesi, IPTW sonrası ve eşleştirme sonrası mutlak standardize ortalama fark (|SMD|) ile IPTW kararı.</w:t>
            </w:r>
          </w:p>
          <w:tbl>
            <w:tblPr>
              <w:tblStyle w:val="Table19"/>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574">
                  <w:pPr>
                    <w:keepNext w:val="1"/>
                    <w:spacing w:after="60" w:before="0" w:lineRule="auto"/>
                    <w:rPr/>
                  </w:pPr>
                  <w:r w:rsidDel="00000000" w:rsidR="00000000" w:rsidRPr="00000000">
                    <w:rPr>
                      <w:rFonts w:ascii="Calibri" w:cs="Calibri" w:eastAsia="Calibri" w:hAnsi="Calibri"/>
                      <w:sz w:val="20"/>
                      <w:szCs w:val="20"/>
                      <w:rtl w:val="0"/>
                    </w:rPr>
                    <w:t xml:space="preserve">Değişken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5">
                  <w:pPr>
                    <w:keepNext w:val="1"/>
                    <w:spacing w:after="60" w:before="0" w:lineRule="auto"/>
                    <w:rPr/>
                  </w:pPr>
                  <w:r w:rsidDel="00000000" w:rsidR="00000000" w:rsidRPr="00000000">
                    <w:rPr>
                      <w:rFonts w:ascii="Calibri" w:cs="Calibri" w:eastAsia="Calibri" w:hAnsi="Calibri"/>
                      <w:sz w:val="20"/>
                      <w:szCs w:val="20"/>
                      <w:rtl w:val="0"/>
                    </w:rPr>
                    <w:t xml:space="preserve">Tip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6">
                  <w:pPr>
                    <w:keepNext w:val="1"/>
                    <w:spacing w:after="60" w:before="0" w:lineRule="auto"/>
                    <w:rPr/>
                  </w:pPr>
                  <w:r w:rsidDel="00000000" w:rsidR="00000000" w:rsidRPr="00000000">
                    <w:rPr>
                      <w:rFonts w:ascii="Calibri" w:cs="Calibri" w:eastAsia="Calibri" w:hAnsi="Calibri"/>
                      <w:sz w:val="20"/>
                      <w:szCs w:val="20"/>
                      <w:rtl w:val="0"/>
                    </w:rPr>
                    <w:t xml:space="preserve">SMD (öncesi)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7">
                  <w:pPr>
                    <w:keepNext w:val="1"/>
                    <w:spacing w:after="60" w:before="0" w:lineRule="auto"/>
                    <w:rPr/>
                  </w:pPr>
                  <w:r w:rsidDel="00000000" w:rsidR="00000000" w:rsidRPr="00000000">
                    <w:rPr>
                      <w:rFonts w:ascii="Calibri" w:cs="Calibri" w:eastAsia="Calibri" w:hAnsi="Calibri"/>
                      <w:sz w:val="20"/>
                      <w:szCs w:val="20"/>
                      <w:rtl w:val="0"/>
                    </w:rPr>
                    <w:t xml:space="preserve">SMD (IPTW)</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8">
                  <w:pPr>
                    <w:keepNext w:val="1"/>
                    <w:spacing w:after="60" w:before="0" w:lineRule="auto"/>
                    <w:rPr/>
                  </w:pPr>
                  <w:r w:rsidDel="00000000" w:rsidR="00000000" w:rsidRPr="00000000">
                    <w:rPr>
                      <w:rFonts w:ascii="Calibri" w:cs="Calibri" w:eastAsia="Calibri" w:hAnsi="Calibri"/>
                      <w:sz w:val="20"/>
                      <w:szCs w:val="20"/>
                      <w:rtl w:val="0"/>
                    </w:rPr>
                    <w:t xml:space="preserve">SMD (eşleştirme)</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9">
                  <w:pPr>
                    <w:keepNext w:val="1"/>
                    <w:spacing w:after="60" w:before="0" w:lineRule="auto"/>
                    <w:rPr/>
                  </w:pPr>
                  <w:r w:rsidDel="00000000" w:rsidR="00000000" w:rsidRPr="00000000">
                    <w:rPr>
                      <w:rFonts w:ascii="Calibri" w:cs="Calibri" w:eastAsia="Calibri" w:hAnsi="Calibri"/>
                      <w:sz w:val="20"/>
                      <w:szCs w:val="20"/>
                      <w:rtl w:val="0"/>
                    </w:rPr>
                    <w:t xml:space="preserve">IPTW kararı</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7A">
                  <w:pPr>
                    <w:keepNext w:val="1"/>
                    <w:spacing w:after="60" w:before="0" w:lineRule="auto"/>
                    <w:rPr/>
                  </w:pPr>
                  <w:r w:rsidDel="00000000" w:rsidR="00000000" w:rsidRPr="00000000">
                    <w:rPr>
                      <w:rFonts w:ascii="Calibri" w:cs="Calibri" w:eastAsia="Calibri" w:hAnsi="Calibri"/>
                      <w:sz w:val="20"/>
                      <w:szCs w:val="20"/>
                      <w:rtl w:val="0"/>
                    </w:rPr>
                    <w:t xml:space="preserve">Öneri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7B">
                  <w:pPr>
                    <w:keepNext w:val="1"/>
                    <w:spacing w:after="60" w:before="0" w:lineRule="auto"/>
                    <w:rPr/>
                  </w:pPr>
                  <w:r w:rsidDel="00000000" w:rsidR="00000000" w:rsidRPr="00000000">
                    <w:rPr>
                      <w:rFonts w:ascii="Calibri" w:cs="Calibri" w:eastAsia="Calibri" w:hAnsi="Calibri"/>
                      <w:sz w:val="20"/>
                      <w:szCs w:val="20"/>
                      <w:rtl w:val="0"/>
                    </w:rPr>
                    <w:t xml:space="preserve">Kardeş yaş farkı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C">
                  <w:pPr>
                    <w:keepNext w:val="1"/>
                    <w:spacing w:after="60" w:before="0" w:lineRule="auto"/>
                    <w:rPr/>
                  </w:pPr>
                  <w:r w:rsidDel="00000000" w:rsidR="00000000" w:rsidRPr="00000000">
                    <w:rPr>
                      <w:rFonts w:ascii="Calibri" w:cs="Calibri" w:eastAsia="Calibri" w:hAnsi="Calibri"/>
                      <w:sz w:val="20"/>
                      <w:szCs w:val="20"/>
                      <w:rtl w:val="0"/>
                    </w:rPr>
                    <w:t xml:space="preserve">Sürekli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D">
                  <w:pPr>
                    <w:keepNext w:val="1"/>
                    <w:spacing w:after="60" w:before="0" w:lineRule="auto"/>
                    <w:rPr/>
                  </w:pPr>
                  <w:r w:rsidDel="00000000" w:rsidR="00000000" w:rsidRPr="00000000">
                    <w:rPr>
                      <w:rFonts w:ascii="Calibri" w:cs="Calibri" w:eastAsia="Calibri" w:hAnsi="Calibri"/>
                      <w:sz w:val="20"/>
                      <w:szCs w:val="20"/>
                      <w:rtl w:val="0"/>
                    </w:rPr>
                    <w:t xml:space="preserve">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E">
                  <w:pPr>
                    <w:keepNext w:val="1"/>
                    <w:spacing w:after="60" w:before="0" w:lineRule="auto"/>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7F">
                  <w:pPr>
                    <w:keepNext w:val="1"/>
                    <w:spacing w:after="60" w:before="0" w:lineRule="auto"/>
                    <w:rPr/>
                  </w:pPr>
                  <w:r w:rsidDel="00000000" w:rsidR="00000000" w:rsidRPr="00000000">
                    <w:rPr>
                      <w:rFonts w:ascii="Calibri" w:cs="Calibri" w:eastAsia="Calibri" w:hAnsi="Calibri"/>
                      <w:sz w:val="20"/>
                      <w:szCs w:val="20"/>
                      <w:rtl w:val="0"/>
                    </w:rPr>
                    <w:t xml:space="preserve">0,068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0">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1">
                  <w:pPr>
                    <w:keepNext w:val="1"/>
                    <w:spacing w:after="60" w:before="0" w:lineRule="auto"/>
                    <w:rPr/>
                  </w:pPr>
                  <w:r w:rsidDel="00000000" w:rsidR="00000000" w:rsidRPr="00000000">
                    <w:rPr>
                      <w:rFonts w:ascii="Calibri" w:cs="Calibri" w:eastAsia="Calibri" w:hAnsi="Calibri"/>
                      <w:sz w:val="20"/>
                      <w:szCs w:val="20"/>
                      <w:rtl w:val="0"/>
                    </w:rPr>
                    <w:t xml:space="preserve">Birincil ayarlama uygun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82">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3">
                  <w:pPr>
                    <w:keepNext w:val="1"/>
                    <w:spacing w:after="60" w:before="0" w:lineRule="auto"/>
                    <w:rPr/>
                  </w:pPr>
                  <w:r w:rsidDel="00000000" w:rsidR="00000000" w:rsidRPr="00000000">
                    <w:rPr>
                      <w:rFonts w:ascii="Calibri" w:cs="Calibri" w:eastAsia="Calibri" w:hAnsi="Calibri"/>
                      <w:sz w:val="20"/>
                      <w:szCs w:val="20"/>
                      <w:rtl w:val="0"/>
                    </w:rPr>
                    <w:t xml:space="preserve">Sürekli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4">
                  <w:pPr>
                    <w:keepNext w:val="1"/>
                    <w:spacing w:after="60" w:before="0" w:lineRule="auto"/>
                    <w:rPr/>
                  </w:pPr>
                  <w:r w:rsidDel="00000000" w:rsidR="00000000" w:rsidRPr="00000000">
                    <w:rPr>
                      <w:rFonts w:ascii="Calibri" w:cs="Calibri" w:eastAsia="Calibri" w:hAnsi="Calibri"/>
                      <w:sz w:val="20"/>
                      <w:szCs w:val="20"/>
                      <w:rtl w:val="0"/>
                    </w:rPr>
                    <w:t xml:space="preserve">0,028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5">
                  <w:pPr>
                    <w:keepNext w:val="1"/>
                    <w:spacing w:after="60" w:before="0" w:lineRule="auto"/>
                    <w:rPr/>
                  </w:pPr>
                  <w:r w:rsidDel="00000000" w:rsidR="00000000" w:rsidRPr="00000000">
                    <w:rPr>
                      <w:rFonts w:ascii="Calibri" w:cs="Calibri" w:eastAsia="Calibri" w:hAnsi="Calibri"/>
                      <w:sz w:val="20"/>
                      <w:szCs w:val="20"/>
                      <w:rtl w:val="0"/>
                    </w:rPr>
                    <w:t xml:space="preserve">0,004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6">
                  <w:pPr>
                    <w:keepNext w:val="1"/>
                    <w:spacing w:after="60" w:before="0" w:lineRule="auto"/>
                    <w:rPr/>
                  </w:pPr>
                  <w:r w:rsidDel="00000000" w:rsidR="00000000" w:rsidRPr="00000000">
                    <w:rPr>
                      <w:rFonts w:ascii="Calibri" w:cs="Calibri" w:eastAsia="Calibri" w:hAnsi="Calibri"/>
                      <w:sz w:val="20"/>
                      <w:szCs w:val="20"/>
                      <w:rtl w:val="0"/>
                    </w:rPr>
                    <w:t xml:space="preserve">0,027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7">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8">
                  <w:pPr>
                    <w:keepNext w:val="1"/>
                    <w:spacing w:after="60" w:before="0" w:lineRule="auto"/>
                    <w:rPr/>
                  </w:pPr>
                  <w:r w:rsidDel="00000000" w:rsidR="00000000" w:rsidRPr="00000000">
                    <w:rPr>
                      <w:rFonts w:ascii="Calibri" w:cs="Calibri" w:eastAsia="Calibri" w:hAnsi="Calibri"/>
                      <w:sz w:val="20"/>
                      <w:szCs w:val="20"/>
                      <w:rtl w:val="0"/>
                    </w:rPr>
                    <w:t xml:space="preserve">Birincil ayarlama uygun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89">
                  <w:pPr>
                    <w:keepNext w:val="1"/>
                    <w:spacing w:after="60" w:before="0" w:lineRule="auto"/>
                    <w:rPr/>
                  </w:pPr>
                  <w:r w:rsidDel="00000000" w:rsidR="00000000" w:rsidRPr="00000000">
                    <w:rPr>
                      <w:rFonts w:ascii="Calibri" w:cs="Calibri" w:eastAsia="Calibri" w:hAnsi="Calibri"/>
                      <w:sz w:val="20"/>
                      <w:szCs w:val="20"/>
                      <w:rtl w:val="0"/>
                    </w:rPr>
                    <w:t xml:space="preserve">Çocuk sayısı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A">
                  <w:pPr>
                    <w:keepNext w:val="1"/>
                    <w:spacing w:after="60" w:before="0" w:lineRule="auto"/>
                    <w:rPr/>
                  </w:pPr>
                  <w:r w:rsidDel="00000000" w:rsidR="00000000" w:rsidRPr="00000000">
                    <w:rPr>
                      <w:rFonts w:ascii="Calibri" w:cs="Calibri" w:eastAsia="Calibri" w:hAnsi="Calibri"/>
                      <w:sz w:val="20"/>
                      <w:szCs w:val="20"/>
                      <w:rtl w:val="0"/>
                    </w:rPr>
                    <w:t xml:space="preserve">Sürekli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B">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C">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D">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E">
                  <w:pPr>
                    <w:keepNext w:val="1"/>
                    <w:spacing w:after="60" w:before="0" w:lineRule="auto"/>
                    <w:rPr/>
                  </w:pPr>
                  <w:r w:rsidDel="00000000" w:rsidR="00000000" w:rsidRPr="00000000">
                    <w:rPr>
                      <w:rFonts w:ascii="Calibri" w:cs="Calibri" w:eastAsia="Calibri" w:hAnsi="Calibri"/>
                      <w:sz w:val="20"/>
                      <w:szCs w:val="20"/>
                      <w:rtl w:val="0"/>
                    </w:rPr>
                    <w:t xml:space="preserve">İyi denge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8F">
                  <w:pPr>
                    <w:keepNext w:val="1"/>
                    <w:spacing w:after="60" w:before="0" w:lineRule="auto"/>
                    <w:rPr/>
                  </w:pPr>
                  <w:r w:rsidDel="00000000" w:rsidR="00000000" w:rsidRPr="00000000">
                    <w:rPr>
                      <w:rFonts w:ascii="Calibri" w:cs="Calibri" w:eastAsia="Calibri" w:hAnsi="Calibri"/>
                      <w:sz w:val="20"/>
                      <w:szCs w:val="20"/>
                      <w:rtl w:val="0"/>
                    </w:rPr>
                    <w:t xml:space="preserve">Birincil ayarlama uygun</w:t>
                  </w:r>
                  <w:r w:rsidDel="00000000" w:rsidR="00000000" w:rsidRPr="00000000">
                    <w:rPr>
                      <w:rtl w:val="0"/>
                    </w:rPr>
                  </w:r>
                </w:p>
              </w:tc>
            </w:tr>
          </w:tbl>
          <w:p w:rsidR="00000000" w:rsidDel="00000000" w:rsidP="00000000" w:rsidRDefault="00000000" w:rsidRPr="00000000" w14:paraId="000005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hvee235f6ran" w:id="96"/>
          <w:bookmarkEnd w:id="96"/>
          <w:p w:rsidR="00000000" w:rsidDel="00000000" w:rsidP="00000000" w:rsidRDefault="00000000" w:rsidRPr="00000000" w14:paraId="000005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Eksik veri özeti: değişken bazında analitik payda, analitik eksik n ve yüzdesi ile çalışma tasarımından kaynaklanan yapısal boş hücre sayısı ve ele alma stratejisi.</w:t>
            </w:r>
          </w:p>
          <w:tbl>
            <w:tblPr>
              <w:tblStyle w:val="Table20"/>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592">
                  <w:pPr>
                    <w:keepNext w:val="1"/>
                    <w:spacing w:after="60" w:before="0" w:lineRule="auto"/>
                    <w:rPr/>
                  </w:pPr>
                  <w:r w:rsidDel="00000000" w:rsidR="00000000" w:rsidRPr="00000000">
                    <w:rPr>
                      <w:rFonts w:ascii="Calibri" w:cs="Calibri" w:eastAsia="Calibri" w:hAnsi="Calibri"/>
                      <w:sz w:val="20"/>
                      <w:szCs w:val="20"/>
                      <w:rtl w:val="0"/>
                    </w:rPr>
                    <w:t xml:space="preserve">Değişken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93">
                  <w:pPr>
                    <w:keepNext w:val="1"/>
                    <w:spacing w:after="60" w:before="0" w:lineRule="auto"/>
                    <w:rPr/>
                  </w:pPr>
                  <w:r w:rsidDel="00000000" w:rsidR="00000000" w:rsidRPr="00000000">
                    <w:rPr>
                      <w:rFonts w:ascii="Calibri" w:cs="Calibri" w:eastAsia="Calibri" w:hAnsi="Calibri"/>
                      <w:sz w:val="20"/>
                      <w:szCs w:val="20"/>
                      <w:rtl w:val="0"/>
                    </w:rPr>
                    <w:t xml:space="preserve">Blok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94">
                  <w:pPr>
                    <w:keepNext w:val="1"/>
                    <w:spacing w:after="60" w:before="0" w:lineRule="auto"/>
                    <w:rPr/>
                  </w:pPr>
                  <w:r w:rsidDel="00000000" w:rsidR="00000000" w:rsidRPr="00000000">
                    <w:rPr>
                      <w:rFonts w:ascii="Calibri" w:cs="Calibri" w:eastAsia="Calibri" w:hAnsi="Calibri"/>
                      <w:sz w:val="20"/>
                      <w:szCs w:val="20"/>
                      <w:rtl w:val="0"/>
                    </w:rPr>
                    <w:t xml:space="preserve">Analitik payda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95">
                  <w:pPr>
                    <w:keepNext w:val="1"/>
                    <w:spacing w:after="60" w:before="0" w:lineRule="auto"/>
                    <w:rPr/>
                  </w:pPr>
                  <w:r w:rsidDel="00000000" w:rsidR="00000000" w:rsidRPr="00000000">
                    <w:rPr>
                      <w:rFonts w:ascii="Calibri" w:cs="Calibri" w:eastAsia="Calibri" w:hAnsi="Calibri"/>
                      <w:sz w:val="20"/>
                      <w:szCs w:val="20"/>
                      <w:rtl w:val="0"/>
                    </w:rPr>
                    <w:t xml:space="preserve">Analitik eksik (n)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96">
                  <w:pPr>
                    <w:keepNext w:val="1"/>
                    <w:spacing w:after="60" w:before="0" w:lineRule="auto"/>
                    <w:rPr/>
                  </w:pPr>
                  <w:r w:rsidDel="00000000" w:rsidR="00000000" w:rsidRPr="00000000">
                    <w:rPr>
                      <w:rFonts w:ascii="Calibri" w:cs="Calibri" w:eastAsia="Calibri" w:hAnsi="Calibri"/>
                      <w:sz w:val="20"/>
                      <w:szCs w:val="20"/>
                      <w:rtl w:val="0"/>
                    </w:rPr>
                    <w:t xml:space="preserve">Analitik eksik (%)</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97">
                  <w:pPr>
                    <w:keepNext w:val="1"/>
                    <w:spacing w:after="60" w:before="0" w:lineRule="auto"/>
                    <w:rPr/>
                  </w:pPr>
                  <w:r w:rsidDel="00000000" w:rsidR="00000000" w:rsidRPr="00000000">
                    <w:rPr>
                      <w:rFonts w:ascii="Calibri" w:cs="Calibri" w:eastAsia="Calibri" w:hAnsi="Calibri"/>
                      <w:sz w:val="20"/>
                      <w:szCs w:val="20"/>
                      <w:rtl w:val="0"/>
                    </w:rPr>
                    <w:t xml:space="preserve">Yapısal eksik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98">
                  <w:pPr>
                    <w:keepNext w:val="1"/>
                    <w:spacing w:after="60" w:before="0" w:lineRule="auto"/>
                    <w:rPr/>
                  </w:pPr>
                  <w:r w:rsidDel="00000000" w:rsidR="00000000" w:rsidRPr="00000000">
                    <w:rPr>
                      <w:rFonts w:ascii="Calibri" w:cs="Calibri" w:eastAsia="Calibri" w:hAnsi="Calibri"/>
                      <w:sz w:val="20"/>
                      <w:szCs w:val="20"/>
                      <w:rtl w:val="0"/>
                    </w:rPr>
                    <w:t xml:space="preserve">Strateji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99">
                  <w:pPr>
                    <w:keepNext w:val="1"/>
                    <w:spacing w:after="60" w:before="0" w:lineRule="auto"/>
                    <w:rPr/>
                  </w:pPr>
                  <w:r w:rsidDel="00000000" w:rsidR="00000000" w:rsidRPr="00000000">
                    <w:rPr>
                      <w:rFonts w:ascii="Calibri" w:cs="Calibri" w:eastAsia="Calibri" w:hAnsi="Calibri"/>
                      <w:sz w:val="20"/>
                      <w:szCs w:val="20"/>
                      <w:rtl w:val="0"/>
                    </w:rPr>
                    <w:t xml:space="preserve">HbA1c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A">
                  <w:pPr>
                    <w:keepNext w:val="1"/>
                    <w:spacing w:after="60" w:before="0" w:lineRule="auto"/>
                    <w:rPr/>
                  </w:pPr>
                  <w:r w:rsidDel="00000000" w:rsidR="00000000" w:rsidRPr="00000000">
                    <w:rPr>
                      <w:rFonts w:ascii="Calibri" w:cs="Calibri" w:eastAsia="Calibri" w:hAnsi="Calibri"/>
                      <w:sz w:val="20"/>
                      <w:szCs w:val="20"/>
                      <w:rtl w:val="0"/>
                    </w:rPr>
                    <w:t xml:space="preserve">Klinik (yalnız 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B">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C">
                  <w:pPr>
                    <w:keepNext w:val="1"/>
                    <w:spacing w:after="60" w:before="0" w:lineRule="auto"/>
                    <w:rPr/>
                  </w:pPr>
                  <w:r w:rsidDel="00000000" w:rsidR="00000000" w:rsidRPr="00000000">
                    <w:rPr>
                      <w:rFonts w:ascii="Calibri" w:cs="Calibri" w:eastAsia="Calibri" w:hAnsi="Calibri"/>
                      <w:sz w:val="20"/>
                      <w:szCs w:val="20"/>
                      <w:rtl w:val="0"/>
                    </w:rPr>
                    <w:t xml:space="preserve">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D">
                  <w:pPr>
                    <w:keepNext w:val="1"/>
                    <w:spacing w:after="60" w:before="0" w:lineRule="auto"/>
                    <w:rPr/>
                  </w:pPr>
                  <w:r w:rsidDel="00000000" w:rsidR="00000000" w:rsidRPr="00000000">
                    <w:rPr>
                      <w:rFonts w:ascii="Calibri" w:cs="Calibri" w:eastAsia="Calibri" w:hAnsi="Calibri"/>
                      <w:sz w:val="20"/>
                      <w:szCs w:val="20"/>
                      <w:rtl w:val="0"/>
                    </w:rPr>
                    <w:t xml:space="preserve">67,5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E">
                  <w:pPr>
                    <w:keepNext w:val="1"/>
                    <w:spacing w:after="60" w:before="0" w:lineRule="auto"/>
                    <w:rPr/>
                  </w:pPr>
                  <w:r w:rsidDel="00000000" w:rsidR="00000000" w:rsidRPr="00000000">
                    <w:rPr>
                      <w:rFonts w:ascii="Calibri" w:cs="Calibri" w:eastAsia="Calibri" w:hAnsi="Calibri"/>
                      <w:sz w:val="20"/>
                      <w:szCs w:val="20"/>
                      <w:rtl w:val="0"/>
                    </w:rPr>
                    <w:t xml:space="preserve">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9F">
                  <w:pPr>
                    <w:keepNext w:val="1"/>
                    <w:spacing w:after="60" w:before="0" w:lineRule="auto"/>
                    <w:rPr/>
                  </w:pPr>
                  <w:r w:rsidDel="00000000" w:rsidR="00000000" w:rsidRPr="00000000">
                    <w:rPr>
                      <w:rFonts w:ascii="Calibri" w:cs="Calibri" w:eastAsia="Calibri" w:hAnsi="Calibri"/>
                      <w:sz w:val="20"/>
                      <w:szCs w:val="20"/>
                      <w:rtl w:val="0"/>
                    </w:rPr>
                    <w:t xml:space="preserve">Yalnız DM: yüksek eksik (duyarlılık)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A0">
                  <w:pPr>
                    <w:keepNext w:val="1"/>
                    <w:spacing w:after="60" w:before="0" w:lineRule="auto"/>
                    <w:rPr/>
                  </w:pPr>
                  <w:r w:rsidDel="00000000" w:rsidR="00000000" w:rsidRPr="00000000">
                    <w:rPr>
                      <w:rFonts w:ascii="Calibri" w:cs="Calibri" w:eastAsia="Calibri" w:hAnsi="Calibri"/>
                      <w:sz w:val="20"/>
                      <w:szCs w:val="20"/>
                      <w:rtl w:val="0"/>
                    </w:rPr>
                    <w:t xml:space="preserve">Aile ISEI-08 (mesleki indeks)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1">
                  <w:pPr>
                    <w:keepNext w:val="1"/>
                    <w:spacing w:after="60" w:before="0" w:lineRule="auto"/>
                    <w:rPr/>
                  </w:pPr>
                  <w:r w:rsidDel="00000000" w:rsidR="00000000" w:rsidRPr="00000000">
                    <w:rPr>
                      <w:rFonts w:ascii="Calibri" w:cs="Calibri" w:eastAsia="Calibri" w:hAnsi="Calibri"/>
                      <w:sz w:val="20"/>
                      <w:szCs w:val="20"/>
                      <w:rtl w:val="0"/>
                    </w:rPr>
                    <w:t xml:space="preserve">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2">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3">
                  <w:pPr>
                    <w:keepNext w:val="1"/>
                    <w:spacing w:after="60" w:before="0" w:lineRule="auto"/>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4">
                  <w:pPr>
                    <w:keepNext w:val="1"/>
                    <w:spacing w:after="60" w:before="0" w:lineRule="auto"/>
                    <w:rPr/>
                  </w:pPr>
                  <w:r w:rsidDel="00000000" w:rsidR="00000000" w:rsidRPr="00000000">
                    <w:rPr>
                      <w:rFonts w:ascii="Calibri" w:cs="Calibri" w:eastAsia="Calibri" w:hAnsi="Calibri"/>
                      <w:sz w:val="20"/>
                      <w:szCs w:val="20"/>
                      <w:rtl w:val="0"/>
                    </w:rPr>
                    <w:t xml:space="preserve">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5">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6">
                  <w:pPr>
                    <w:keepNext w:val="1"/>
                    <w:spacing w:after="60" w:before="0" w:lineRule="auto"/>
                    <w:rPr/>
                  </w:pPr>
                  <w:r w:rsidDel="00000000" w:rsidR="00000000" w:rsidRPr="00000000">
                    <w:rPr>
                      <w:rFonts w:ascii="Calibri" w:cs="Calibri" w:eastAsia="Calibri" w:hAnsi="Calibri"/>
                      <w:sz w:val="20"/>
                      <w:szCs w:val="20"/>
                      <w:rtl w:val="0"/>
                    </w:rPr>
                    <w:t xml:space="preserve">Birincil: MI/FIML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A7">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8">
                  <w:pPr>
                    <w:keepNext w:val="1"/>
                    <w:spacing w:after="60" w:before="0" w:lineRule="auto"/>
                    <w:rPr/>
                  </w:pPr>
                  <w:r w:rsidDel="00000000" w:rsidR="00000000" w:rsidRPr="00000000">
                    <w:rPr>
                      <w:rFonts w:ascii="Calibri" w:cs="Calibri" w:eastAsia="Calibri" w:hAnsi="Calibri"/>
                      <w:sz w:val="20"/>
                      <w:szCs w:val="20"/>
                      <w:rtl w:val="0"/>
                    </w:rPr>
                    <w:t xml:space="preserve">Beck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9">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A">
                  <w:pPr>
                    <w:keepNext w:val="1"/>
                    <w:spacing w:after="60" w:before="0" w:lineRule="auto"/>
                    <w:rPr/>
                  </w:pPr>
                  <w:r w:rsidDel="00000000" w:rsidR="00000000" w:rsidRPr="00000000">
                    <w:rPr>
                      <w:rFonts w:ascii="Calibri" w:cs="Calibri" w:eastAsia="Calibri" w:hAnsi="Calibri"/>
                      <w:sz w:val="20"/>
                      <w:szCs w:val="20"/>
                      <w:rtl w:val="0"/>
                    </w:rPr>
                    <w:t xml:space="preserve">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B">
                  <w:pPr>
                    <w:keepNext w:val="1"/>
                    <w:spacing w:after="60" w:before="0" w:lineRule="auto"/>
                    <w:rPr/>
                  </w:pPr>
                  <w:r w:rsidDel="00000000" w:rsidR="00000000" w:rsidRPr="00000000">
                    <w:rPr>
                      <w:rFonts w:ascii="Calibri" w:cs="Calibri" w:eastAsia="Calibri" w:hAnsi="Calibri"/>
                      <w:sz w:val="20"/>
                      <w:szCs w:val="20"/>
                      <w:rtl w:val="0"/>
                    </w:rPr>
                    <w:t xml:space="preserve">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C">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D">
                  <w:pPr>
                    <w:keepNext w:val="1"/>
                    <w:spacing w:after="60" w:before="0" w:lineRule="auto"/>
                    <w:rPr/>
                  </w:pPr>
                  <w:r w:rsidDel="00000000" w:rsidR="00000000" w:rsidRPr="00000000">
                    <w:rPr>
                      <w:rFonts w:ascii="Calibri" w:cs="Calibri" w:eastAsia="Calibri" w:hAnsi="Calibri"/>
                      <w:sz w:val="20"/>
                      <w:szCs w:val="20"/>
                      <w:rtl w:val="0"/>
                    </w:rPr>
                    <w:t xml:space="preserve">Birincil: MI/FIML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AE">
                  <w:pPr>
                    <w:keepNext w:val="1"/>
                    <w:spacing w:after="60" w:before="0" w:lineRule="auto"/>
                    <w:rPr/>
                  </w:pPr>
                  <w:r w:rsidDel="00000000" w:rsidR="00000000" w:rsidRPr="00000000">
                    <w:rPr>
                      <w:rFonts w:ascii="Calibri" w:cs="Calibri" w:eastAsia="Calibri" w:hAnsi="Calibri"/>
                      <w:sz w:val="20"/>
                      <w:szCs w:val="20"/>
                      <w:rtl w:val="0"/>
                    </w:rPr>
                    <w:t xml:space="preserve">Maddi olanak indeksi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AF">
                  <w:pPr>
                    <w:keepNext w:val="1"/>
                    <w:spacing w:after="60" w:before="0" w:lineRule="auto"/>
                    <w:rPr/>
                  </w:pPr>
                  <w:r w:rsidDel="00000000" w:rsidR="00000000" w:rsidRPr="00000000">
                    <w:rPr>
                      <w:rFonts w:ascii="Calibri" w:cs="Calibri" w:eastAsia="Calibri" w:hAnsi="Calibri"/>
                      <w:sz w:val="20"/>
                      <w:szCs w:val="20"/>
                      <w:rtl w:val="0"/>
                    </w:rPr>
                    <w:t xml:space="preserve">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0">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1">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2">
                  <w:pPr>
                    <w:keepNext w:val="1"/>
                    <w:spacing w:after="60" w:before="0" w:lineRule="auto"/>
                    <w:rPr/>
                  </w:pPr>
                  <w:r w:rsidDel="00000000" w:rsidR="00000000" w:rsidRPr="00000000">
                    <w:rPr>
                      <w:rFonts w:ascii="Calibri" w:cs="Calibri" w:eastAsia="Calibri" w:hAnsi="Calibri"/>
                      <w:sz w:val="20"/>
                      <w:szCs w:val="20"/>
                      <w:rtl w:val="0"/>
                    </w:rPr>
                    <w:t xml:space="preserve">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3">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4">
                  <w:pPr>
                    <w:keepNext w:val="1"/>
                    <w:spacing w:after="60" w:before="0" w:lineRule="auto"/>
                    <w:rPr/>
                  </w:pPr>
                  <w:r w:rsidDel="00000000" w:rsidR="00000000" w:rsidRPr="00000000">
                    <w:rPr>
                      <w:rFonts w:ascii="Calibri" w:cs="Calibri" w:eastAsia="Calibri" w:hAnsi="Calibri"/>
                      <w:sz w:val="20"/>
                      <w:szCs w:val="20"/>
                      <w:rtl w:val="0"/>
                    </w:rPr>
                    <w:t xml:space="preserve">Birincil: MI/FIML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B5">
                  <w:pPr>
                    <w:keepNext w:val="1"/>
                    <w:spacing w:after="60" w:before="0" w:lineRule="auto"/>
                    <w:rPr/>
                  </w:pPr>
                  <w:r w:rsidDel="00000000" w:rsidR="00000000" w:rsidRPr="00000000">
                    <w:rPr>
                      <w:rFonts w:ascii="Calibri" w:cs="Calibri" w:eastAsia="Calibri" w:hAnsi="Calibri"/>
                      <w:sz w:val="20"/>
                      <w:szCs w:val="20"/>
                      <w:rtl w:val="0"/>
                    </w:rPr>
                    <w:t xml:space="preserve">DM süresi (yıl)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6">
                  <w:pPr>
                    <w:keepNext w:val="1"/>
                    <w:spacing w:after="60" w:before="0" w:lineRule="auto"/>
                    <w:rPr/>
                  </w:pPr>
                  <w:r w:rsidDel="00000000" w:rsidR="00000000" w:rsidRPr="00000000">
                    <w:rPr>
                      <w:rFonts w:ascii="Calibri" w:cs="Calibri" w:eastAsia="Calibri" w:hAnsi="Calibri"/>
                      <w:sz w:val="20"/>
                      <w:szCs w:val="20"/>
                      <w:rtl w:val="0"/>
                    </w:rPr>
                    <w:t xml:space="preserve">Klinik (yalnız 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7">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8">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9">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A">
                  <w:pPr>
                    <w:keepNext w:val="1"/>
                    <w:spacing w:after="60" w:before="0" w:lineRule="auto"/>
                    <w:rPr/>
                  </w:pPr>
                  <w:r w:rsidDel="00000000" w:rsidR="00000000" w:rsidRPr="00000000">
                    <w:rPr>
                      <w:rFonts w:ascii="Calibri" w:cs="Calibri" w:eastAsia="Calibri" w:hAnsi="Calibri"/>
                      <w:sz w:val="20"/>
                      <w:szCs w:val="20"/>
                      <w:rtl w:val="0"/>
                    </w:rPr>
                    <w:t xml:space="preserve">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BB">
                  <w:pPr>
                    <w:keepNext w:val="1"/>
                    <w:spacing w:after="60" w:before="0" w:lineRule="auto"/>
                    <w:rPr/>
                  </w:pPr>
                  <w:r w:rsidDel="00000000" w:rsidR="00000000" w:rsidRPr="00000000">
                    <w:rPr>
                      <w:rFonts w:ascii="Calibri" w:cs="Calibri" w:eastAsia="Calibri" w:hAnsi="Calibri"/>
                      <w:sz w:val="20"/>
                      <w:szCs w:val="20"/>
                      <w:rtl w:val="0"/>
                    </w:rPr>
                    <w:t xml:space="preserve">Yalnız DM: matris duyarlılığı</w:t>
                  </w:r>
                  <w:r w:rsidDel="00000000" w:rsidR="00000000" w:rsidRPr="00000000">
                    <w:rPr>
                      <w:rtl w:val="0"/>
                    </w:rPr>
                  </w:r>
                </w:p>
              </w:tc>
            </w:tr>
          </w:tbl>
          <w:p w:rsidR="00000000" w:rsidDel="00000000" w:rsidP="00000000" w:rsidRDefault="00000000" w:rsidRPr="00000000" w14:paraId="000005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cmntei42up15" w:id="97"/>
          <w:bookmarkEnd w:id="97"/>
          <w:p w:rsidR="00000000" w:rsidDel="00000000" w:rsidP="00000000" w:rsidRDefault="00000000" w:rsidRPr="00000000" w14:paraId="000005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Eğilim skoru modeli ve ortak destek: grup üyeliğini yordayan lojistik regresyon katsayıları (OR, %95 GA) ile stabilize IPTW ağırlık ve ortak destek özeti.</w:t>
            </w:r>
          </w:p>
          <w:tbl>
            <w:tblPr>
              <w:tblStyle w:val="Table21"/>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5BE">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BF">
                  <w:pPr>
                    <w:keepNext w:val="1"/>
                    <w:spacing w:after="60" w:before="0" w:lineRule="auto"/>
                    <w:rPr/>
                  </w:pPr>
                  <w:r w:rsidDel="00000000" w:rsidR="00000000" w:rsidRPr="00000000">
                    <w:rPr>
                      <w:rFonts w:ascii="Calibri" w:cs="Calibri" w:eastAsia="Calibri" w:hAnsi="Calibri"/>
                      <w:sz w:val="20"/>
                      <w:szCs w:val="20"/>
                      <w:rtl w:val="0"/>
                    </w:rPr>
                    <w:t xml:space="preserve">Terim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C0">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C1">
                  <w:pPr>
                    <w:keepNext w:val="1"/>
                    <w:spacing w:after="60" w:before="0" w:lineRule="auto"/>
                    <w:rPr/>
                  </w:pPr>
                  <w:r w:rsidDel="00000000" w:rsidR="00000000" w:rsidRPr="00000000">
                    <w:rPr>
                      <w:rFonts w:ascii="Calibri" w:cs="Calibri" w:eastAsia="Calibri" w:hAnsi="Calibri"/>
                      <w:sz w:val="20"/>
                      <w:szCs w:val="20"/>
                      <w:rtl w:val="0"/>
                    </w:rPr>
                    <w:t xml:space="preserve">OR [%95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C2">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C3">
                  <w:pPr>
                    <w:keepNext w:val="1"/>
                    <w:spacing w:after="60" w:before="0" w:lineRule="auto"/>
                    <w:rPr/>
                  </w:pPr>
                  <w:r w:rsidDel="00000000" w:rsidR="00000000" w:rsidRPr="00000000">
                    <w:rPr>
                      <w:rFonts w:ascii="Calibri" w:cs="Calibri" w:eastAsia="Calibri" w:hAnsi="Calibri"/>
                      <w:sz w:val="20"/>
                      <w:szCs w:val="20"/>
                      <w:rtl w:val="0"/>
                    </w:rPr>
                    <w:t xml:space="preserve">Not</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C4">
                  <w:pPr>
                    <w:keepNext w:val="1"/>
                    <w:spacing w:after="60" w:before="0" w:lineRule="auto"/>
                    <w:rPr/>
                  </w:pPr>
                  <w:r w:rsidDel="00000000" w:rsidR="00000000" w:rsidRPr="00000000">
                    <w:rPr>
                      <w:rFonts w:ascii="Calibri" w:cs="Calibri" w:eastAsia="Calibri" w:hAnsi="Calibri"/>
                      <w:sz w:val="20"/>
                      <w:szCs w:val="20"/>
                      <w:rtl w:val="0"/>
                    </w:rPr>
                    <w:t xml:space="preserve">Logit PS modeli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5">
                  <w:pPr>
                    <w:keepNext w:val="1"/>
                    <w:spacing w:after="60" w:before="0" w:lineRule="auto"/>
                    <w:rPr/>
                  </w:pPr>
                  <w:r w:rsidDel="00000000" w:rsidR="00000000" w:rsidRPr="00000000">
                    <w:rPr>
                      <w:rFonts w:ascii="Calibri" w:cs="Calibri" w:eastAsia="Calibri" w:hAnsi="Calibri"/>
                      <w:sz w:val="20"/>
                      <w:szCs w:val="20"/>
                      <w:rtl w:val="0"/>
                    </w:rPr>
                    <w:t xml:space="preserve">Sabit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6">
                  <w:pPr>
                    <w:keepNext w:val="1"/>
                    <w:spacing w:after="60" w:before="0" w:lineRule="auto"/>
                    <w:rPr/>
                  </w:pPr>
                  <w:r w:rsidDel="00000000" w:rsidR="00000000" w:rsidRPr="00000000">
                    <w:rPr>
                      <w:rFonts w:ascii="Calibri" w:cs="Calibri" w:eastAsia="Calibri" w:hAnsi="Calibri"/>
                      <w:sz w:val="20"/>
                      <w:szCs w:val="20"/>
                      <w:rtl w:val="0"/>
                    </w:rPr>
                    <w:t xml:space="preserve">-0,408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7">
                  <w:pPr>
                    <w:keepNext w:val="1"/>
                    <w:spacing w:after="60" w:before="0" w:lineRule="auto"/>
                    <w:rPr/>
                  </w:pPr>
                  <w:r w:rsidDel="00000000" w:rsidR="00000000" w:rsidRPr="00000000">
                    <w:rPr>
                      <w:rFonts w:ascii="Calibri" w:cs="Calibri" w:eastAsia="Calibri" w:hAnsi="Calibri"/>
                      <w:sz w:val="20"/>
                      <w:szCs w:val="20"/>
                      <w:rtl w:val="0"/>
                    </w:rPr>
                    <w:t xml:space="preserve">0,66 [0,25, 1,76]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8">
                  <w:pPr>
                    <w:keepNext w:val="1"/>
                    <w:spacing w:after="60" w:before="0" w:lineRule="auto"/>
                    <w:rPr/>
                  </w:pPr>
                  <w:r w:rsidDel="00000000" w:rsidR="00000000" w:rsidRPr="00000000">
                    <w:rPr>
                      <w:rFonts w:ascii="Calibri" w:cs="Calibri" w:eastAsia="Calibri" w:hAnsi="Calibri"/>
                      <w:sz w:val="20"/>
                      <w:szCs w:val="20"/>
                      <w:rtl w:val="0"/>
                    </w:rPr>
                    <w:t xml:space="preserve">0,41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9">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CA">
                  <w:pPr>
                    <w:keepNext w:val="1"/>
                    <w:spacing w:after="60" w:before="0" w:lineRule="auto"/>
                    <w:rPr/>
                  </w:pPr>
                  <w:r w:rsidDel="00000000" w:rsidR="00000000" w:rsidRPr="00000000">
                    <w:rPr>
                      <w:rFonts w:ascii="Calibri" w:cs="Calibri" w:eastAsia="Calibri" w:hAnsi="Calibri"/>
                      <w:sz w:val="20"/>
                      <w:szCs w:val="20"/>
                      <w:rtl w:val="0"/>
                    </w:rPr>
                    <w:t xml:space="preserve">Logit PS modeli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B">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C">
                  <w:pPr>
                    <w:keepNext w:val="1"/>
                    <w:spacing w:after="60" w:before="0" w:lineRule="auto"/>
                    <w:rPr/>
                  </w:pPr>
                  <w:r w:rsidDel="00000000" w:rsidR="00000000" w:rsidRPr="00000000">
                    <w:rPr>
                      <w:rFonts w:ascii="Calibri" w:cs="Calibri" w:eastAsia="Calibri" w:hAnsi="Calibri"/>
                      <w:sz w:val="20"/>
                      <w:szCs w:val="20"/>
                      <w:rtl w:val="0"/>
                    </w:rPr>
                    <w:t xml:space="preserve">-0,032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D">
                  <w:pPr>
                    <w:keepNext w:val="1"/>
                    <w:spacing w:after="60" w:before="0" w:lineRule="auto"/>
                    <w:rPr/>
                  </w:pPr>
                  <w:r w:rsidDel="00000000" w:rsidR="00000000" w:rsidRPr="00000000">
                    <w:rPr>
                      <w:rFonts w:ascii="Calibri" w:cs="Calibri" w:eastAsia="Calibri" w:hAnsi="Calibri"/>
                      <w:sz w:val="20"/>
                      <w:szCs w:val="20"/>
                      <w:rtl w:val="0"/>
                    </w:rPr>
                    <w:t xml:space="preserve">0,97 [0,72, 1,31]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E">
                  <w:pPr>
                    <w:keepNext w:val="1"/>
                    <w:spacing w:after="60" w:before="0" w:lineRule="auto"/>
                    <w:rPr/>
                  </w:pPr>
                  <w:r w:rsidDel="00000000" w:rsidR="00000000" w:rsidRPr="00000000">
                    <w:rPr>
                      <w:rFonts w:ascii="Calibri" w:cs="Calibri" w:eastAsia="Calibri" w:hAnsi="Calibri"/>
                      <w:sz w:val="20"/>
                      <w:szCs w:val="20"/>
                      <w:rtl w:val="0"/>
                    </w:rPr>
                    <w:t xml:space="preserve">0,836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CF">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D0">
                  <w:pPr>
                    <w:keepNext w:val="1"/>
                    <w:spacing w:after="60" w:before="0" w:lineRule="auto"/>
                    <w:rPr/>
                  </w:pPr>
                  <w:r w:rsidDel="00000000" w:rsidR="00000000" w:rsidRPr="00000000">
                    <w:rPr>
                      <w:rFonts w:ascii="Calibri" w:cs="Calibri" w:eastAsia="Calibri" w:hAnsi="Calibri"/>
                      <w:sz w:val="20"/>
                      <w:szCs w:val="20"/>
                      <w:rtl w:val="0"/>
                    </w:rPr>
                    <w:t xml:space="preserve">Logit PS modeli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1">
                  <w:pPr>
                    <w:keepNext w:val="1"/>
                    <w:spacing w:after="60" w:before="0" w:lineRule="auto"/>
                    <w:rPr/>
                  </w:pPr>
                  <w:r w:rsidDel="00000000" w:rsidR="00000000" w:rsidRPr="00000000">
                    <w:rPr>
                      <w:rFonts w:ascii="Calibri" w:cs="Calibri" w:eastAsia="Calibri" w:hAnsi="Calibri"/>
                      <w:sz w:val="20"/>
                      <w:szCs w:val="20"/>
                      <w:rtl w:val="0"/>
                    </w:rPr>
                    <w:t xml:space="preserve">Kardeş yaş farkı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2">
                  <w:pPr>
                    <w:keepNext w:val="1"/>
                    <w:spacing w:after="60" w:before="0" w:lineRule="auto"/>
                    <w:rPr/>
                  </w:pPr>
                  <w:r w:rsidDel="00000000" w:rsidR="00000000" w:rsidRPr="00000000">
                    <w:rPr>
                      <w:rFonts w:ascii="Calibri" w:cs="Calibri" w:eastAsia="Calibri" w:hAnsi="Calibri"/>
                      <w:sz w:val="20"/>
                      <w:szCs w:val="20"/>
                      <w:rtl w:val="0"/>
                    </w:rPr>
                    <w:t xml:space="preserve">0,130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3">
                  <w:pPr>
                    <w:keepNext w:val="1"/>
                    <w:spacing w:after="60" w:before="0" w:lineRule="auto"/>
                    <w:rPr/>
                  </w:pPr>
                  <w:r w:rsidDel="00000000" w:rsidR="00000000" w:rsidRPr="00000000">
                    <w:rPr>
                      <w:rFonts w:ascii="Calibri" w:cs="Calibri" w:eastAsia="Calibri" w:hAnsi="Calibri"/>
                      <w:sz w:val="20"/>
                      <w:szCs w:val="20"/>
                      <w:rtl w:val="0"/>
                    </w:rPr>
                    <w:t xml:space="preserve">1,14 [0,98, 1,33]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4">
                  <w:pPr>
                    <w:keepNext w:val="1"/>
                    <w:spacing w:after="60" w:before="0" w:lineRule="auto"/>
                    <w:rPr/>
                  </w:pPr>
                  <w:r w:rsidDel="00000000" w:rsidR="00000000" w:rsidRPr="00000000">
                    <w:rPr>
                      <w:rFonts w:ascii="Calibri" w:cs="Calibri" w:eastAsia="Calibri" w:hAnsi="Calibri"/>
                      <w:sz w:val="20"/>
                      <w:szCs w:val="20"/>
                      <w:rtl w:val="0"/>
                    </w:rPr>
                    <w:t xml:space="preserve">0,091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5">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D6">
                  <w:pPr>
                    <w:keepNext w:val="1"/>
                    <w:spacing w:after="60" w:before="0" w:lineRule="auto"/>
                    <w:rPr/>
                  </w:pPr>
                  <w:r w:rsidDel="00000000" w:rsidR="00000000" w:rsidRPr="00000000">
                    <w:rPr>
                      <w:rFonts w:ascii="Calibri" w:cs="Calibri" w:eastAsia="Calibri" w:hAnsi="Calibri"/>
                      <w:sz w:val="20"/>
                      <w:szCs w:val="20"/>
                      <w:rtl w:val="0"/>
                    </w:rPr>
                    <w:t xml:space="preserve">Logit PS modeli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7">
                  <w:pPr>
                    <w:keepNext w:val="1"/>
                    <w:spacing w:after="60" w:before="0" w:lineRule="auto"/>
                    <w:rPr/>
                  </w:pPr>
                  <w:r w:rsidDel="00000000" w:rsidR="00000000" w:rsidRPr="00000000">
                    <w:rPr>
                      <w:rFonts w:ascii="Calibri" w:cs="Calibri" w:eastAsia="Calibri" w:hAnsi="Calibri"/>
                      <w:sz w:val="20"/>
                      <w:szCs w:val="20"/>
                      <w:rtl w:val="0"/>
                    </w:rPr>
                    <w:t xml:space="preserve">Çocuk sayısı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8">
                  <w:pPr>
                    <w:keepNext w:val="1"/>
                    <w:spacing w:after="60" w:before="0" w:lineRule="auto"/>
                    <w:rPr/>
                  </w:pPr>
                  <w:r w:rsidDel="00000000" w:rsidR="00000000" w:rsidRPr="00000000">
                    <w:rPr>
                      <w:rFonts w:ascii="Calibri" w:cs="Calibri" w:eastAsia="Calibri" w:hAnsi="Calibri"/>
                      <w:sz w:val="20"/>
                      <w:szCs w:val="20"/>
                      <w:rtl w:val="0"/>
                    </w:rPr>
                    <w:t xml:space="preserve">0,002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9">
                  <w:pPr>
                    <w:keepNext w:val="1"/>
                    <w:spacing w:after="60" w:before="0" w:lineRule="auto"/>
                    <w:rPr/>
                  </w:pPr>
                  <w:r w:rsidDel="00000000" w:rsidR="00000000" w:rsidRPr="00000000">
                    <w:rPr>
                      <w:rFonts w:ascii="Calibri" w:cs="Calibri" w:eastAsia="Calibri" w:hAnsi="Calibri"/>
                      <w:sz w:val="20"/>
                      <w:szCs w:val="20"/>
                      <w:rtl w:val="0"/>
                    </w:rPr>
                    <w:t xml:space="preserve">1,00 [0,76, 1,32]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A">
                  <w:pPr>
                    <w:keepNext w:val="1"/>
                    <w:spacing w:after="60" w:before="0" w:lineRule="auto"/>
                    <w:rPr/>
                  </w:pPr>
                  <w:r w:rsidDel="00000000" w:rsidR="00000000" w:rsidRPr="00000000">
                    <w:rPr>
                      <w:rFonts w:ascii="Calibri" w:cs="Calibri" w:eastAsia="Calibri" w:hAnsi="Calibri"/>
                      <w:sz w:val="20"/>
                      <w:szCs w:val="20"/>
                      <w:rtl w:val="0"/>
                    </w:rPr>
                    <w:t xml:space="preserve">0,988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B">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DC">
                  <w:pPr>
                    <w:keepNext w:val="1"/>
                    <w:spacing w:after="60" w:before="0" w:lineRule="auto"/>
                    <w:rPr/>
                  </w:pPr>
                  <w:r w:rsidDel="00000000" w:rsidR="00000000" w:rsidRPr="00000000">
                    <w:rPr>
                      <w:rFonts w:ascii="Calibri" w:cs="Calibri" w:eastAsia="Calibri" w:hAnsi="Calibri"/>
                      <w:sz w:val="20"/>
                      <w:szCs w:val="20"/>
                      <w:rtl w:val="0"/>
                    </w:rPr>
                    <w:t xml:space="preserve">Ağırlık / ortak destek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D">
                  <w:pPr>
                    <w:keepNext w:val="1"/>
                    <w:spacing w:after="60" w:before="0" w:lineRule="auto"/>
                    <w:rPr/>
                  </w:pPr>
                  <w:r w:rsidDel="00000000" w:rsidR="00000000" w:rsidRPr="00000000">
                    <w:rPr>
                      <w:rFonts w:ascii="Calibri" w:cs="Calibri" w:eastAsia="Calibri" w:hAnsi="Calibri"/>
                      <w:sz w:val="20"/>
                      <w:szCs w:val="20"/>
                      <w:rtl w:val="0"/>
                    </w:rPr>
                    <w:t xml:space="preserve">Grup overall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E">
                  <w:pPr>
                    <w:keepNext w:val="1"/>
                    <w:spacing w:after="60" w:before="0" w:lineRule="auto"/>
                    <w:rPr/>
                  </w:pPr>
                  <w:r w:rsidDel="00000000" w:rsidR="00000000" w:rsidRPr="00000000">
                    <w:rPr>
                      <w:rFonts w:ascii="Calibri" w:cs="Calibri" w:eastAsia="Calibri" w:hAnsi="Calibri"/>
                      <w:sz w:val="20"/>
                      <w:szCs w:val="20"/>
                      <w:rtl w:val="0"/>
                    </w:rPr>
                    <w:t xml:space="preserve">PS medyan=0,489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DF">
                  <w:pPr>
                    <w:keepNext w:val="1"/>
                    <w:spacing w:after="60" w:before="0" w:lineRule="auto"/>
                    <w:rPr/>
                  </w:pPr>
                  <w:r w:rsidDel="00000000" w:rsidR="00000000" w:rsidRPr="00000000">
                    <w:rPr>
                      <w:rFonts w:ascii="Calibri" w:cs="Calibri" w:eastAsia="Calibri" w:hAnsi="Calibri"/>
                      <w:sz w:val="20"/>
                      <w:szCs w:val="20"/>
                      <w:rtl w:val="0"/>
                    </w:rPr>
                    <w:t xml:space="preserve">IPTW max=1,64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1">
                  <w:pPr>
                    <w:keepNext w:val="1"/>
                    <w:spacing w:after="60" w:before="0" w:lineRule="auto"/>
                    <w:rPr/>
                  </w:pPr>
                  <w:r w:rsidDel="00000000" w:rsidR="00000000" w:rsidRPr="00000000">
                    <w:rPr>
                      <w:rFonts w:ascii="Calibri" w:cs="Calibri" w:eastAsia="Calibri" w:hAnsi="Calibri"/>
                      <w:sz w:val="20"/>
                      <w:szCs w:val="20"/>
                      <w:rtl w:val="0"/>
                    </w:rPr>
                    <w:t xml:space="preserve">Trimlenen n=3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E2">
                  <w:pPr>
                    <w:keepNext w:val="1"/>
                    <w:spacing w:after="60" w:before="0" w:lineRule="auto"/>
                    <w:rPr/>
                  </w:pPr>
                  <w:r w:rsidDel="00000000" w:rsidR="00000000" w:rsidRPr="00000000">
                    <w:rPr>
                      <w:rFonts w:ascii="Calibri" w:cs="Calibri" w:eastAsia="Calibri" w:hAnsi="Calibri"/>
                      <w:sz w:val="20"/>
                      <w:szCs w:val="20"/>
                      <w:rtl w:val="0"/>
                    </w:rPr>
                    <w:t xml:space="preserve">Ağırlık / ortak destek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3">
                  <w:pPr>
                    <w:keepNext w:val="1"/>
                    <w:spacing w:after="60" w:before="0" w:lineRule="auto"/>
                    <w:rPr/>
                  </w:pPr>
                  <w:r w:rsidDel="00000000" w:rsidR="00000000" w:rsidRPr="00000000">
                    <w:rPr>
                      <w:rFonts w:ascii="Calibri" w:cs="Calibri" w:eastAsia="Calibri" w:hAnsi="Calibri"/>
                      <w:sz w:val="20"/>
                      <w:szCs w:val="20"/>
                      <w:rtl w:val="0"/>
                    </w:rPr>
                    <w:t xml:space="preserve">Grup 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4">
                  <w:pPr>
                    <w:keepNext w:val="1"/>
                    <w:spacing w:after="60" w:before="0" w:lineRule="auto"/>
                    <w:rPr/>
                  </w:pPr>
                  <w:r w:rsidDel="00000000" w:rsidR="00000000" w:rsidRPr="00000000">
                    <w:rPr>
                      <w:rFonts w:ascii="Calibri" w:cs="Calibri" w:eastAsia="Calibri" w:hAnsi="Calibri"/>
                      <w:sz w:val="20"/>
                      <w:szCs w:val="20"/>
                      <w:rtl w:val="0"/>
                    </w:rPr>
                    <w:t xml:space="preserve">PS medyan=0,498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5">
                  <w:pPr>
                    <w:keepNext w:val="1"/>
                    <w:spacing w:after="60" w:before="0" w:lineRule="auto"/>
                    <w:rPr/>
                  </w:pPr>
                  <w:r w:rsidDel="00000000" w:rsidR="00000000" w:rsidRPr="00000000">
                    <w:rPr>
                      <w:rFonts w:ascii="Calibri" w:cs="Calibri" w:eastAsia="Calibri" w:hAnsi="Calibri"/>
                      <w:sz w:val="20"/>
                      <w:szCs w:val="20"/>
                      <w:rtl w:val="0"/>
                    </w:rPr>
                    <w:t xml:space="preserve">IPTW max=1,26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7">
                  <w:pPr>
                    <w:keepNext w:val="1"/>
                    <w:spacing w:after="60" w:before="0" w:lineRule="auto"/>
                    <w:rPr/>
                  </w:pPr>
                  <w:r w:rsidDel="00000000" w:rsidR="00000000" w:rsidRPr="00000000">
                    <w:rPr>
                      <w:rFonts w:ascii="Calibri" w:cs="Calibri" w:eastAsia="Calibri" w:hAnsi="Calibri"/>
                      <w:sz w:val="20"/>
                      <w:szCs w:val="20"/>
                      <w:rtl w:val="0"/>
                    </w:rPr>
                    <w:t xml:space="preserve">Trimlenen n=0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E8">
                  <w:pPr>
                    <w:keepNext w:val="1"/>
                    <w:spacing w:after="60" w:before="0" w:lineRule="auto"/>
                    <w:rPr/>
                  </w:pPr>
                  <w:r w:rsidDel="00000000" w:rsidR="00000000" w:rsidRPr="00000000">
                    <w:rPr>
                      <w:rFonts w:ascii="Calibri" w:cs="Calibri" w:eastAsia="Calibri" w:hAnsi="Calibri"/>
                      <w:sz w:val="20"/>
                      <w:szCs w:val="20"/>
                      <w:rtl w:val="0"/>
                    </w:rPr>
                    <w:t xml:space="preserve">Ağırlık / ortak destek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9">
                  <w:pPr>
                    <w:keepNext w:val="1"/>
                    <w:spacing w:after="60" w:before="0" w:lineRule="auto"/>
                    <w:rPr/>
                  </w:pPr>
                  <w:r w:rsidDel="00000000" w:rsidR="00000000" w:rsidRPr="00000000">
                    <w:rPr>
                      <w:rFonts w:ascii="Calibri" w:cs="Calibri" w:eastAsia="Calibri" w:hAnsi="Calibri"/>
                      <w:sz w:val="20"/>
                      <w:szCs w:val="20"/>
                      <w:rtl w:val="0"/>
                    </w:rPr>
                    <w:t xml:space="preserve">Grup 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A">
                  <w:pPr>
                    <w:keepNext w:val="1"/>
                    <w:spacing w:after="60" w:before="0" w:lineRule="auto"/>
                    <w:rPr/>
                  </w:pPr>
                  <w:r w:rsidDel="00000000" w:rsidR="00000000" w:rsidRPr="00000000">
                    <w:rPr>
                      <w:rFonts w:ascii="Calibri" w:cs="Calibri" w:eastAsia="Calibri" w:hAnsi="Calibri"/>
                      <w:sz w:val="20"/>
                      <w:szCs w:val="20"/>
                      <w:rtl w:val="0"/>
                    </w:rPr>
                    <w:t xml:space="preserve">PS medyan=0,484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B">
                  <w:pPr>
                    <w:keepNext w:val="1"/>
                    <w:spacing w:after="60" w:before="0" w:lineRule="auto"/>
                    <w:rPr/>
                  </w:pPr>
                  <w:r w:rsidDel="00000000" w:rsidR="00000000" w:rsidRPr="00000000">
                    <w:rPr>
                      <w:rFonts w:ascii="Calibri" w:cs="Calibri" w:eastAsia="Calibri" w:hAnsi="Calibri"/>
                      <w:sz w:val="20"/>
                      <w:szCs w:val="20"/>
                      <w:rtl w:val="0"/>
                    </w:rPr>
                    <w:t xml:space="preserve">IPTW max=1,64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D">
                  <w:pPr>
                    <w:keepNext w:val="1"/>
                    <w:spacing w:after="60" w:before="0" w:lineRule="auto"/>
                    <w:rPr/>
                  </w:pPr>
                  <w:r w:rsidDel="00000000" w:rsidR="00000000" w:rsidRPr="00000000">
                    <w:rPr>
                      <w:rFonts w:ascii="Calibri" w:cs="Calibri" w:eastAsia="Calibri" w:hAnsi="Calibri"/>
                      <w:sz w:val="20"/>
                      <w:szCs w:val="20"/>
                      <w:rtl w:val="0"/>
                    </w:rPr>
                    <w:t xml:space="preserve">Trimlenen n=3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EE">
                  <w:pPr>
                    <w:keepNext w:val="1"/>
                    <w:spacing w:after="60" w:before="0" w:lineRule="auto"/>
                    <w:rPr/>
                  </w:pPr>
                  <w:r w:rsidDel="00000000" w:rsidR="00000000" w:rsidRPr="00000000">
                    <w:rPr>
                      <w:rFonts w:ascii="Calibri" w:cs="Calibri" w:eastAsia="Calibri" w:hAnsi="Calibri"/>
                      <w:sz w:val="20"/>
                      <w:szCs w:val="20"/>
                      <w:rtl w:val="0"/>
                    </w:rPr>
                    <w:t xml:space="preserve">Ağırlık / ortak destek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EF">
                  <w:pPr>
                    <w:keepNext w:val="1"/>
                    <w:spacing w:after="60" w:before="0" w:lineRule="auto"/>
                    <w:rPr/>
                  </w:pPr>
                  <w:r w:rsidDel="00000000" w:rsidR="00000000" w:rsidRPr="00000000">
                    <w:rPr>
                      <w:rFonts w:ascii="Calibri" w:cs="Calibri" w:eastAsia="Calibri" w:hAnsi="Calibri"/>
                      <w:sz w:val="20"/>
                      <w:szCs w:val="20"/>
                      <w:rtl w:val="0"/>
                    </w:rPr>
                    <w:t xml:space="preserve">Ortak destek dışı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0">
                  <w:pPr>
                    <w:keepNext w:val="1"/>
                    <w:spacing w:after="60" w:before="0" w:lineRule="auto"/>
                    <w:rPr/>
                  </w:pPr>
                  <w:r w:rsidDel="00000000" w:rsidR="00000000" w:rsidRPr="00000000">
                    <w:rPr>
                      <w:rFonts w:ascii="Calibri" w:cs="Calibri" w:eastAsia="Calibri" w:hAnsi="Calibri"/>
                      <w:sz w:val="20"/>
                      <w:szCs w:val="20"/>
                      <w:rtl w:val="0"/>
                    </w:rPr>
                    <w:t xml:space="preserve">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1">
                  <w:pPr>
                    <w:keepNext w:val="1"/>
                    <w:spacing w:after="60" w:before="0" w:lineRule="auto"/>
                    <w:rPr/>
                  </w:pPr>
                  <w:r w:rsidDel="00000000" w:rsidR="00000000" w:rsidRPr="00000000">
                    <w:rPr>
                      <w:rFonts w:ascii="Calibri" w:cs="Calibri" w:eastAsia="Calibri" w:hAnsi="Calibri"/>
                      <w:sz w:val="20"/>
                      <w:szCs w:val="20"/>
                      <w:rtl w:val="0"/>
                    </w:rPr>
                    <w:t xml:space="preserve">[0,394, 0,672]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3">
                  <w:pPr>
                    <w:keepNext w:val="1"/>
                    <w:spacing w:after="60" w:before="0" w:lineRule="auto"/>
                    <w:rPr/>
                  </w:pPr>
                  <w:r w:rsidDel="00000000" w:rsidR="00000000" w:rsidRPr="00000000">
                    <w:rPr>
                      <w:rFonts w:ascii="Calibri" w:cs="Calibri" w:eastAsia="Calibri" w:hAnsi="Calibri"/>
                      <w:sz w:val="20"/>
                      <w:szCs w:val="20"/>
                      <w:rtl w:val="0"/>
                    </w:rPr>
                    <w:t xml:space="preserve">Propensity skoru aralığı</w:t>
                  </w:r>
                  <w:r w:rsidDel="00000000" w:rsidR="00000000" w:rsidRPr="00000000">
                    <w:rPr>
                      <w:rtl w:val="0"/>
                    </w:rPr>
                  </w:r>
                </w:p>
              </w:tc>
            </w:tr>
          </w:tbl>
          <w:p w:rsidR="00000000" w:rsidDel="00000000" w:rsidP="00000000" w:rsidRDefault="00000000" w:rsidRPr="00000000" w14:paraId="000005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zicmwjtc5xgs" w:id="98"/>
          <w:bookmarkEnd w:id="98"/>
          <w:p w:rsidR="00000000" w:rsidDel="00000000" w:rsidP="00000000" w:rsidRDefault="00000000" w:rsidRPr="00000000" w14:paraId="000005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SES kompozit bileşenleri ve latent SES doğrulayıcı faktör analizi uyum ölçütleri. Birden büyük TLI değerleri örneklem oynamasından kaynaklanır ve iyi uyuma işaret eder; bazı yazılımlar raporlamada 1,00’a sınırlar.</w:t>
            </w:r>
          </w:p>
          <w:tbl>
            <w:tblPr>
              <w:tblStyle w:val="Table22"/>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5F6">
                  <w:pPr>
                    <w:keepNext w:val="1"/>
                    <w:spacing w:after="60" w:before="0" w:lineRule="auto"/>
                    <w:rPr/>
                  </w:pPr>
                  <w:r w:rsidDel="00000000" w:rsidR="00000000" w:rsidRPr="00000000">
                    <w:rPr>
                      <w:rFonts w:ascii="Calibri" w:cs="Calibri" w:eastAsia="Calibri" w:hAnsi="Calibri"/>
                      <w:sz w:val="20"/>
                      <w:szCs w:val="20"/>
                      <w:rtl w:val="0"/>
                    </w:rPr>
                    <w:t xml:space="preserve">Bileşen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F7">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F8">
                  <w:pPr>
                    <w:keepNext w:val="1"/>
                    <w:spacing w:after="60" w:before="0" w:lineRule="auto"/>
                    <w:rPr/>
                  </w:pPr>
                  <w:r w:rsidDel="00000000" w:rsidR="00000000" w:rsidRPr="00000000">
                    <w:rPr>
                      <w:rFonts w:ascii="Calibri" w:cs="Calibri" w:eastAsia="Calibri" w:hAnsi="Calibri"/>
                      <w:sz w:val="20"/>
                      <w:szCs w:val="20"/>
                      <w:rtl w:val="0"/>
                    </w:rPr>
                    <w:t xml:space="preserve">Eksik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F9">
                  <w:pPr>
                    <w:keepNext w:val="1"/>
                    <w:spacing w:after="60" w:before="0" w:lineRule="auto"/>
                    <w:rPr/>
                  </w:pPr>
                  <w:r w:rsidDel="00000000" w:rsidR="00000000" w:rsidRPr="00000000">
                    <w:rPr>
                      <w:rFonts w:ascii="Calibri" w:cs="Calibri" w:eastAsia="Calibri" w:hAnsi="Calibri"/>
                      <w:sz w:val="20"/>
                      <w:szCs w:val="20"/>
                      <w:rtl w:val="0"/>
                    </w:rPr>
                    <w:t xml:space="preserve">Ortalama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FA">
                  <w:pPr>
                    <w:keepNext w:val="1"/>
                    <w:spacing w:after="60" w:before="0" w:lineRule="auto"/>
                    <w:rPr/>
                  </w:pPr>
                  <w:r w:rsidDel="00000000" w:rsidR="00000000" w:rsidRPr="00000000">
                    <w:rPr>
                      <w:rFonts w:ascii="Calibri" w:cs="Calibri" w:eastAsia="Calibri" w:hAnsi="Calibri"/>
                      <w:sz w:val="20"/>
                      <w:szCs w:val="20"/>
                      <w:rtl w:val="0"/>
                    </w:rPr>
                    <w:t xml:space="preserve">SS</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FB">
                  <w:pPr>
                    <w:keepNext w:val="1"/>
                    <w:spacing w:after="60" w:before="0" w:lineRule="auto"/>
                    <w:rPr/>
                  </w:pPr>
                  <w:r w:rsidDel="00000000" w:rsidR="00000000" w:rsidRPr="00000000">
                    <w:rPr>
                      <w:rFonts w:ascii="Calibri" w:cs="Calibri" w:eastAsia="Calibri" w:hAnsi="Calibri"/>
                      <w:sz w:val="20"/>
                      <w:szCs w:val="20"/>
                      <w:rtl w:val="0"/>
                    </w:rPr>
                    <w:t xml:space="preserve">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5FC">
                  <w:pPr>
                    <w:keepNext w:val="1"/>
                    <w:spacing w:after="60" w:before="0" w:lineRule="auto"/>
                    <w:rPr/>
                  </w:pPr>
                  <w:r w:rsidDel="00000000" w:rsidR="00000000" w:rsidRPr="00000000">
                    <w:rPr>
                      <w:rFonts w:ascii="Calibri" w:cs="Calibri" w:eastAsia="Calibri" w:hAnsi="Calibri"/>
                      <w:sz w:val="20"/>
                      <w:szCs w:val="20"/>
                      <w:rtl w:val="0"/>
                    </w:rPr>
                    <w:t xml:space="preserve">Maks</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5FD">
                  <w:pPr>
                    <w:keepNext w:val="1"/>
                    <w:spacing w:after="60" w:before="0" w:lineRule="auto"/>
                    <w:rPr/>
                  </w:pPr>
                  <w:r w:rsidDel="00000000" w:rsidR="00000000" w:rsidRPr="00000000">
                    <w:rPr>
                      <w:rFonts w:ascii="Calibri" w:cs="Calibri" w:eastAsia="Calibri" w:hAnsi="Calibri"/>
                      <w:sz w:val="20"/>
                      <w:szCs w:val="20"/>
                      <w:rtl w:val="0"/>
                    </w:rPr>
                    <w:t xml:space="preserve">Aile eğitimi (ortalama)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E">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5FF">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0">
                  <w:pPr>
                    <w:keepNext w:val="1"/>
                    <w:spacing w:after="60" w:before="0" w:lineRule="auto"/>
                    <w:rPr/>
                  </w:pPr>
                  <w:r w:rsidDel="00000000" w:rsidR="00000000" w:rsidRPr="00000000">
                    <w:rPr>
                      <w:rFonts w:ascii="Calibri" w:cs="Calibri" w:eastAsia="Calibri" w:hAnsi="Calibri"/>
                      <w:sz w:val="20"/>
                      <w:szCs w:val="20"/>
                      <w:rtl w:val="0"/>
                    </w:rPr>
                    <w:t xml:space="preserve">2,38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1">
                  <w:pPr>
                    <w:keepNext w:val="1"/>
                    <w:spacing w:after="60" w:before="0" w:lineRule="auto"/>
                    <w:rPr/>
                  </w:pPr>
                  <w:r w:rsidDel="00000000" w:rsidR="00000000" w:rsidRPr="00000000">
                    <w:rPr>
                      <w:rFonts w:ascii="Calibri" w:cs="Calibri" w:eastAsia="Calibri" w:hAnsi="Calibri"/>
                      <w:sz w:val="20"/>
                      <w:szCs w:val="20"/>
                      <w:rtl w:val="0"/>
                    </w:rPr>
                    <w:t xml:space="preserve">1,09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2">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3">
                  <w:pPr>
                    <w:keepNext w:val="1"/>
                    <w:spacing w:after="60" w:before="0" w:lineRule="auto"/>
                    <w:rPr/>
                  </w:pPr>
                  <w:r w:rsidDel="00000000" w:rsidR="00000000" w:rsidRPr="00000000">
                    <w:rPr>
                      <w:rFonts w:ascii="Calibri" w:cs="Calibri" w:eastAsia="Calibri" w:hAnsi="Calibri"/>
                      <w:sz w:val="20"/>
                      <w:szCs w:val="20"/>
                      <w:rtl w:val="0"/>
                    </w:rPr>
                    <w:t xml:space="preserve">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04">
                  <w:pPr>
                    <w:keepNext w:val="1"/>
                    <w:spacing w:after="60" w:before="0" w:lineRule="auto"/>
                    <w:rPr/>
                  </w:pPr>
                  <w:r w:rsidDel="00000000" w:rsidR="00000000" w:rsidRPr="00000000">
                    <w:rPr>
                      <w:rFonts w:ascii="Calibri" w:cs="Calibri" w:eastAsia="Calibri" w:hAnsi="Calibri"/>
                      <w:sz w:val="20"/>
                      <w:szCs w:val="20"/>
                      <w:rtl w:val="0"/>
                    </w:rPr>
                    <w:t xml:space="preserve">Maddi olanak indeksi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5">
                  <w:pPr>
                    <w:keepNext w:val="1"/>
                    <w:spacing w:after="60" w:before="0" w:lineRule="auto"/>
                    <w:rPr/>
                  </w:pPr>
                  <w:r w:rsidDel="00000000" w:rsidR="00000000" w:rsidRPr="00000000">
                    <w:rPr>
                      <w:rFonts w:ascii="Calibri" w:cs="Calibri" w:eastAsia="Calibri" w:hAnsi="Calibri"/>
                      <w:sz w:val="20"/>
                      <w:szCs w:val="20"/>
                      <w:rtl w:val="0"/>
                    </w:rPr>
                    <w:t xml:space="preserve">240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6">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7">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8">
                  <w:pPr>
                    <w:keepNext w:val="1"/>
                    <w:spacing w:after="60" w:before="0" w:lineRule="auto"/>
                    <w:rPr/>
                  </w:pPr>
                  <w:r w:rsidDel="00000000" w:rsidR="00000000" w:rsidRPr="00000000">
                    <w:rPr>
                      <w:rFonts w:ascii="Calibri" w:cs="Calibri" w:eastAsia="Calibri" w:hAnsi="Calibri"/>
                      <w:sz w:val="20"/>
                      <w:szCs w:val="20"/>
                      <w:rtl w:val="0"/>
                    </w:rPr>
                    <w:t xml:space="preserve">1,06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9">
                  <w:pPr>
                    <w:keepNext w:val="1"/>
                    <w:spacing w:after="60" w:before="0" w:lineRule="auto"/>
                    <w:rPr/>
                  </w:pPr>
                  <w:r w:rsidDel="00000000" w:rsidR="00000000" w:rsidRPr="00000000">
                    <w:rPr>
                      <w:rFonts w:ascii="Calibri" w:cs="Calibri" w:eastAsia="Calibri" w:hAnsi="Calibri"/>
                      <w:sz w:val="20"/>
                      <w:szCs w:val="20"/>
                      <w:rtl w:val="0"/>
                    </w:rPr>
                    <w:t xml:space="preserve">-1,83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A">
                  <w:pPr>
                    <w:keepNext w:val="1"/>
                    <w:spacing w:after="60" w:before="0" w:lineRule="auto"/>
                    <w:rPr/>
                  </w:pPr>
                  <w:r w:rsidDel="00000000" w:rsidR="00000000" w:rsidRPr="00000000">
                    <w:rPr>
                      <w:rFonts w:ascii="Calibri" w:cs="Calibri" w:eastAsia="Calibri" w:hAnsi="Calibri"/>
                      <w:sz w:val="20"/>
                      <w:szCs w:val="20"/>
                      <w:rtl w:val="0"/>
                    </w:rPr>
                    <w:t xml:space="preserve">2,13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0B">
                  <w:pPr>
                    <w:keepNext w:val="1"/>
                    <w:spacing w:after="60" w:before="0" w:lineRule="auto"/>
                    <w:rPr/>
                  </w:pPr>
                  <w:r w:rsidDel="00000000" w:rsidR="00000000" w:rsidRPr="00000000">
                    <w:rPr>
                      <w:rFonts w:ascii="Calibri" w:cs="Calibri" w:eastAsia="Calibri" w:hAnsi="Calibri"/>
                      <w:sz w:val="20"/>
                      <w:szCs w:val="20"/>
                      <w:rtl w:val="0"/>
                    </w:rPr>
                    <w:t xml:space="preserve">SES bileşik (eşit ağırlık)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C">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D">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E">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0F">
                  <w:pPr>
                    <w:keepNext w:val="1"/>
                    <w:spacing w:after="60" w:before="0" w:lineRule="auto"/>
                    <w:rPr/>
                  </w:pPr>
                  <w:r w:rsidDel="00000000" w:rsidR="00000000" w:rsidRPr="00000000">
                    <w:rPr>
                      <w:rFonts w:ascii="Calibri" w:cs="Calibri" w:eastAsia="Calibri" w:hAnsi="Calibri"/>
                      <w:sz w:val="20"/>
                      <w:szCs w:val="20"/>
                      <w:rtl w:val="0"/>
                    </w:rPr>
                    <w:t xml:space="preserve">0,77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0">
                  <w:pPr>
                    <w:keepNext w:val="1"/>
                    <w:spacing w:after="60" w:before="0" w:lineRule="auto"/>
                    <w:rPr/>
                  </w:pPr>
                  <w:r w:rsidDel="00000000" w:rsidR="00000000" w:rsidRPr="00000000">
                    <w:rPr>
                      <w:rFonts w:ascii="Calibri" w:cs="Calibri" w:eastAsia="Calibri" w:hAnsi="Calibri"/>
                      <w:sz w:val="20"/>
                      <w:szCs w:val="20"/>
                      <w:rtl w:val="0"/>
                    </w:rPr>
                    <w:t xml:space="preserve">-1,5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1">
                  <w:pPr>
                    <w:keepNext w:val="1"/>
                    <w:spacing w:after="60" w:before="0" w:lineRule="auto"/>
                    <w:rPr/>
                  </w:pPr>
                  <w:r w:rsidDel="00000000" w:rsidR="00000000" w:rsidRPr="00000000">
                    <w:rPr>
                      <w:rFonts w:ascii="Calibri" w:cs="Calibri" w:eastAsia="Calibri" w:hAnsi="Calibri"/>
                      <w:sz w:val="20"/>
                      <w:szCs w:val="20"/>
                      <w:rtl w:val="0"/>
                    </w:rPr>
                    <w:t xml:space="preserve">2,29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12">
                  <w:pPr>
                    <w:keepNext w:val="1"/>
                    <w:spacing w:after="60" w:before="0" w:lineRule="auto"/>
                    <w:rPr/>
                  </w:pPr>
                  <w:r w:rsidDel="00000000" w:rsidR="00000000" w:rsidRPr="00000000">
                    <w:rPr>
                      <w:rFonts w:ascii="Calibri" w:cs="Calibri" w:eastAsia="Calibri" w:hAnsi="Calibri"/>
                      <w:sz w:val="20"/>
                      <w:szCs w:val="20"/>
                      <w:rtl w:val="0"/>
                    </w:rPr>
                    <w:t xml:space="preserve">SES (Hollingshead)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3">
                  <w:pPr>
                    <w:keepNext w:val="1"/>
                    <w:spacing w:after="60" w:before="0" w:lineRule="auto"/>
                    <w:rPr/>
                  </w:pPr>
                  <w:r w:rsidDel="00000000" w:rsidR="00000000" w:rsidRPr="00000000">
                    <w:rPr>
                      <w:rFonts w:ascii="Calibri" w:cs="Calibri" w:eastAsia="Calibri" w:hAnsi="Calibri"/>
                      <w:sz w:val="20"/>
                      <w:szCs w:val="20"/>
                      <w:rtl w:val="0"/>
                    </w:rPr>
                    <w:t xml:space="preserve">219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4">
                  <w:pPr>
                    <w:keepNext w:val="1"/>
                    <w:spacing w:after="60" w:before="0" w:lineRule="auto"/>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5">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6">
                  <w:pPr>
                    <w:keepNext w:val="1"/>
                    <w:spacing w:after="60" w:before="0" w:lineRule="auto"/>
                    <w:rPr/>
                  </w:pPr>
                  <w:r w:rsidDel="00000000" w:rsidR="00000000" w:rsidRPr="00000000">
                    <w:rPr>
                      <w:rFonts w:ascii="Calibri" w:cs="Calibri" w:eastAsia="Calibri" w:hAnsi="Calibri"/>
                      <w:sz w:val="20"/>
                      <w:szCs w:val="20"/>
                      <w:rtl w:val="0"/>
                    </w:rPr>
                    <w:t xml:space="preserve">0,87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7">
                  <w:pPr>
                    <w:keepNext w:val="1"/>
                    <w:spacing w:after="60" w:before="0" w:lineRule="auto"/>
                    <w:rPr/>
                  </w:pPr>
                  <w:r w:rsidDel="00000000" w:rsidR="00000000" w:rsidRPr="00000000">
                    <w:rPr>
                      <w:rFonts w:ascii="Calibri" w:cs="Calibri" w:eastAsia="Calibri" w:hAnsi="Calibri"/>
                      <w:sz w:val="20"/>
                      <w:szCs w:val="20"/>
                      <w:rtl w:val="0"/>
                    </w:rPr>
                    <w:t xml:space="preserve">-1,41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8">
                  <w:pPr>
                    <w:keepNext w:val="1"/>
                    <w:spacing w:after="60" w:before="0" w:lineRule="auto"/>
                    <w:rPr/>
                  </w:pPr>
                  <w:r w:rsidDel="00000000" w:rsidR="00000000" w:rsidRPr="00000000">
                    <w:rPr>
                      <w:rFonts w:ascii="Calibri" w:cs="Calibri" w:eastAsia="Calibri" w:hAnsi="Calibri"/>
                      <w:sz w:val="20"/>
                      <w:szCs w:val="20"/>
                      <w:rtl w:val="0"/>
                    </w:rPr>
                    <w:t xml:space="preserve">3,09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19">
                  <w:pPr>
                    <w:keepNext w:val="1"/>
                    <w:spacing w:after="60" w:before="0" w:lineRule="auto"/>
                    <w:rPr/>
                  </w:pPr>
                  <w:r w:rsidDel="00000000" w:rsidR="00000000" w:rsidRPr="00000000">
                    <w:rPr>
                      <w:rFonts w:ascii="Calibri" w:cs="Calibri" w:eastAsia="Calibri" w:hAnsi="Calibri"/>
                      <w:sz w:val="20"/>
                      <w:szCs w:val="20"/>
                      <w:rtl w:val="0"/>
                    </w:rPr>
                    <w:t xml:space="preserve">Latent SES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A">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B">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C">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D">
                  <w:pPr>
                    <w:keepNext w:val="1"/>
                    <w:spacing w:after="60" w:before="0" w:lineRule="auto"/>
                    <w:rPr/>
                  </w:pPr>
                  <w:r w:rsidDel="00000000" w:rsidR="00000000" w:rsidRPr="00000000">
                    <w:rPr>
                      <w:rFonts w:ascii="Calibri" w:cs="Calibri" w:eastAsia="Calibri" w:hAnsi="Calibri"/>
                      <w:sz w:val="20"/>
                      <w:szCs w:val="20"/>
                      <w:rtl w:val="0"/>
                    </w:rPr>
                    <w:t xml:space="preserve">0,89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E">
                  <w:pPr>
                    <w:keepNext w:val="1"/>
                    <w:spacing w:after="60" w:before="0" w:lineRule="auto"/>
                    <w:rPr/>
                  </w:pPr>
                  <w:r w:rsidDel="00000000" w:rsidR="00000000" w:rsidRPr="00000000">
                    <w:rPr>
                      <w:rFonts w:ascii="Calibri" w:cs="Calibri" w:eastAsia="Calibri" w:hAnsi="Calibri"/>
                      <w:sz w:val="20"/>
                      <w:szCs w:val="20"/>
                      <w:rtl w:val="0"/>
                    </w:rPr>
                    <w:t xml:space="preserve">-2,2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1F">
                  <w:pPr>
                    <w:keepNext w:val="1"/>
                    <w:spacing w:after="60" w:before="0" w:lineRule="auto"/>
                    <w:rPr/>
                  </w:pPr>
                  <w:r w:rsidDel="00000000" w:rsidR="00000000" w:rsidRPr="00000000">
                    <w:rPr>
                      <w:rFonts w:ascii="Calibri" w:cs="Calibri" w:eastAsia="Calibri" w:hAnsi="Calibri"/>
                      <w:sz w:val="20"/>
                      <w:szCs w:val="20"/>
                      <w:rtl w:val="0"/>
                    </w:rPr>
                    <w:t xml:space="preserve">2,49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20">
                  <w:pPr>
                    <w:keepNext w:val="1"/>
                    <w:spacing w:after="60" w:before="0" w:lineRule="auto"/>
                    <w:rPr/>
                  </w:pPr>
                  <w:r w:rsidDel="00000000" w:rsidR="00000000" w:rsidRPr="00000000">
                    <w:rPr>
                      <w:rFonts w:ascii="Calibri" w:cs="Calibri" w:eastAsia="Calibri" w:hAnsi="Calibri"/>
                      <w:sz w:val="20"/>
                      <w:szCs w:val="20"/>
                      <w:rtl w:val="0"/>
                    </w:rPr>
                    <w:t xml:space="preserve">DFA uyum: χ²</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3">
                  <w:pPr>
                    <w:keepNext w:val="1"/>
                    <w:spacing w:after="60" w:before="0" w:lineRule="auto"/>
                    <w:rPr/>
                  </w:pPr>
                  <w:r w:rsidDel="00000000" w:rsidR="00000000" w:rsidRPr="00000000">
                    <w:rPr>
                      <w:rFonts w:ascii="Calibri" w:cs="Calibri" w:eastAsia="Calibri" w:hAnsi="Calibri"/>
                      <w:sz w:val="20"/>
                      <w:szCs w:val="20"/>
                      <w:rtl w:val="0"/>
                    </w:rPr>
                    <w:t xml:space="preserve">0,875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27">
                  <w:pPr>
                    <w:keepNext w:val="1"/>
                    <w:spacing w:after="60" w:before="0" w:lineRule="auto"/>
                    <w:rPr/>
                  </w:pPr>
                  <w:r w:rsidDel="00000000" w:rsidR="00000000" w:rsidRPr="00000000">
                    <w:rPr>
                      <w:rFonts w:ascii="Calibri" w:cs="Calibri" w:eastAsia="Calibri" w:hAnsi="Calibri"/>
                      <w:sz w:val="20"/>
                      <w:szCs w:val="20"/>
                      <w:rtl w:val="0"/>
                    </w:rPr>
                    <w:t xml:space="preserve">DFA uyum: sd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A">
                  <w:pPr>
                    <w:keepNext w:val="1"/>
                    <w:spacing w:after="60" w:before="0" w:lineRule="auto"/>
                    <w:rPr/>
                  </w:pPr>
                  <w:r w:rsidDel="00000000" w:rsidR="00000000" w:rsidRPr="00000000">
                    <w:rPr>
                      <w:rFonts w:ascii="Calibri" w:cs="Calibri" w:eastAsia="Calibri" w:hAnsi="Calibri"/>
                      <w:sz w:val="20"/>
                      <w:szCs w:val="20"/>
                      <w:rtl w:val="0"/>
                    </w:rPr>
                    <w:t xml:space="preserve">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2E">
                  <w:pPr>
                    <w:keepNext w:val="1"/>
                    <w:spacing w:after="60" w:before="0" w:lineRule="auto"/>
                    <w:rPr/>
                  </w:pPr>
                  <w:r w:rsidDel="00000000" w:rsidR="00000000" w:rsidRPr="00000000">
                    <w:rPr>
                      <w:rFonts w:ascii="Calibri" w:cs="Calibri" w:eastAsia="Calibri" w:hAnsi="Calibri"/>
                      <w:sz w:val="20"/>
                      <w:szCs w:val="20"/>
                      <w:rtl w:val="0"/>
                    </w:rPr>
                    <w:t xml:space="preserve">DFA uyum: χ² p</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2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1">
                  <w:pPr>
                    <w:keepNext w:val="1"/>
                    <w:spacing w:after="60" w:before="0" w:lineRule="auto"/>
                    <w:rPr/>
                  </w:pPr>
                  <w:r w:rsidDel="00000000" w:rsidR="00000000" w:rsidRPr="00000000">
                    <w:rPr>
                      <w:rFonts w:ascii="Calibri" w:cs="Calibri" w:eastAsia="Calibri" w:hAnsi="Calibri"/>
                      <w:sz w:val="20"/>
                      <w:szCs w:val="20"/>
                      <w:rtl w:val="0"/>
                    </w:rPr>
                    <w:t xml:space="preserve">0,645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35">
                  <w:pPr>
                    <w:keepNext w:val="1"/>
                    <w:spacing w:after="60" w:before="0" w:lineRule="auto"/>
                    <w:rPr/>
                  </w:pPr>
                  <w:r w:rsidDel="00000000" w:rsidR="00000000" w:rsidRPr="00000000">
                    <w:rPr>
                      <w:rFonts w:ascii="Calibri" w:cs="Calibri" w:eastAsia="Calibri" w:hAnsi="Calibri"/>
                      <w:sz w:val="20"/>
                      <w:szCs w:val="20"/>
                      <w:rtl w:val="0"/>
                    </w:rPr>
                    <w:t xml:space="preserve">DFA uyum: CFI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8">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3C">
                  <w:pPr>
                    <w:keepNext w:val="1"/>
                    <w:spacing w:after="60" w:before="0" w:lineRule="auto"/>
                    <w:rPr/>
                  </w:pPr>
                  <w:r w:rsidDel="00000000" w:rsidR="00000000" w:rsidRPr="00000000">
                    <w:rPr>
                      <w:rFonts w:ascii="Calibri" w:cs="Calibri" w:eastAsia="Calibri" w:hAnsi="Calibri"/>
                      <w:sz w:val="20"/>
                      <w:szCs w:val="20"/>
                      <w:rtl w:val="0"/>
                    </w:rPr>
                    <w:t xml:space="preserve">DFA uyum: TLI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3F">
                  <w:pPr>
                    <w:keepNext w:val="1"/>
                    <w:spacing w:after="60" w:before="0" w:lineRule="auto"/>
                    <w:rPr/>
                  </w:pPr>
                  <w:r w:rsidDel="00000000" w:rsidR="00000000" w:rsidRPr="00000000">
                    <w:rPr>
                      <w:rFonts w:ascii="Calibri" w:cs="Calibri" w:eastAsia="Calibri" w:hAnsi="Calibri"/>
                      <w:sz w:val="20"/>
                      <w:szCs w:val="20"/>
                      <w:rtl w:val="0"/>
                    </w:rPr>
                    <w:t xml:space="preserve">1,007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43">
                  <w:pPr>
                    <w:keepNext w:val="1"/>
                    <w:spacing w:after="60" w:before="0" w:lineRule="auto"/>
                    <w:rPr/>
                  </w:pPr>
                  <w:r w:rsidDel="00000000" w:rsidR="00000000" w:rsidRPr="00000000">
                    <w:rPr>
                      <w:rFonts w:ascii="Calibri" w:cs="Calibri" w:eastAsia="Calibri" w:hAnsi="Calibri"/>
                      <w:sz w:val="20"/>
                      <w:szCs w:val="20"/>
                      <w:rtl w:val="0"/>
                    </w:rPr>
                    <w:t xml:space="preserve">DFA uyum: RMSEA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6">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4A">
                  <w:pPr>
                    <w:keepNext w:val="1"/>
                    <w:spacing w:after="60" w:before="0" w:lineRule="auto"/>
                    <w:rPr/>
                  </w:pPr>
                  <w:r w:rsidDel="00000000" w:rsidR="00000000" w:rsidRPr="00000000">
                    <w:rPr>
                      <w:rFonts w:ascii="Calibri" w:cs="Calibri" w:eastAsia="Calibri" w:hAnsi="Calibri"/>
                      <w:sz w:val="20"/>
                      <w:szCs w:val="20"/>
                      <w:rtl w:val="0"/>
                    </w:rPr>
                    <w:t xml:space="preserve">DFA uyum: SRMR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D">
                  <w:pPr>
                    <w:keepNext w:val="1"/>
                    <w:spacing w:after="60" w:before="0" w:lineRule="auto"/>
                    <w:rPr/>
                  </w:pPr>
                  <w:r w:rsidDel="00000000" w:rsidR="00000000" w:rsidRPr="00000000">
                    <w:rPr>
                      <w:rFonts w:ascii="Calibri" w:cs="Calibri" w:eastAsia="Calibri" w:hAnsi="Calibri"/>
                      <w:sz w:val="20"/>
                      <w:szCs w:val="20"/>
                      <w:rtl w:val="0"/>
                    </w:rPr>
                    <w:t xml:space="preserve">0,022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4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5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bl>
          <w:p w:rsidR="00000000" w:rsidDel="00000000" w:rsidP="00000000" w:rsidRDefault="00000000" w:rsidRPr="00000000" w14:paraId="000006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akt571w3n350" w:id="99"/>
          <w:bookmarkEnd w:id="99"/>
          <w:p w:rsidR="00000000" w:rsidDel="00000000" w:rsidP="00000000" w:rsidRDefault="00000000" w:rsidRPr="00000000" w14:paraId="000006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2815307"/>
                  <wp:effectExtent b="0" l="0" r="0" t="0"/>
                  <wp:docPr id="24"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4717542" cy="2815307"/>
                          </a:xfrm>
                          <a:prstGeom prst="rect"/>
                          <a:ln/>
                        </pic:spPr>
                      </pic:pic>
                    </a:graphicData>
                  </a:graphic>
                </wp:inline>
              </w:drawing>
            </w:r>
            <w:r w:rsidDel="00000000" w:rsidR="00000000" w:rsidRPr="00000000">
              <w:rPr>
                <w:rtl w:val="0"/>
              </w:rPr>
            </w:r>
          </w:p>
          <w:p w:rsidR="00000000" w:rsidDel="00000000" w:rsidP="00000000" w:rsidRDefault="00000000" w:rsidRPr="00000000" w14:paraId="000006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Analitik örneklem akış diyagramı. Kilitlenmiş kanonik veri tabanından aile düzeyi analiz tabanına, DM ve kontrol gruplarına ve DM klinik alt-analiz katmanına geçiş gösterilmiştir.</w:t>
            </w:r>
          </w:p>
        </w:tc>
      </w:tr>
    </w:tbl>
    <w:p w:rsidR="00000000" w:rsidDel="00000000" w:rsidP="00000000" w:rsidRDefault="00000000" w:rsidRPr="00000000" w14:paraId="000006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b1rianxvanw9" w:id="100"/>
          <w:bookmarkEnd w:id="100"/>
          <w:p w:rsidR="00000000" w:rsidDel="00000000" w:rsidP="00000000" w:rsidRDefault="00000000" w:rsidRPr="00000000" w14:paraId="000006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407914" cy="2990740"/>
                  <wp:effectExtent b="0" l="0" r="0" t="0"/>
                  <wp:docPr id="26"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5407914" cy="2990740"/>
                          </a:xfrm>
                          <a:prstGeom prst="rect"/>
                          <a:ln/>
                        </pic:spPr>
                      </pic:pic>
                    </a:graphicData>
                  </a:graphic>
                </wp:inline>
              </w:drawing>
            </w:r>
            <w:r w:rsidDel="00000000" w:rsidR="00000000" w:rsidRPr="00000000">
              <w:rPr>
                <w:rtl w:val="0"/>
              </w:rPr>
            </w:r>
          </w:p>
          <w:p w:rsidR="00000000" w:rsidDel="00000000" w:rsidP="00000000" w:rsidRDefault="00000000" w:rsidRPr="00000000" w14:paraId="000006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Nedensel yönlü asiklik graf ve ayarlama stratejisi. Latent SES, kardeş yaş farkı ve aile çocuk sayısı hem T1DM durumuna hem de çocuk algısı/kardeş ilişkisi çıktılarına bağlanan (arka-kapı) karıştırıcılardır; Beck ve antidepresan kullanımı aracı/duyarlılık düğümleridir. Merkez ve takvim dönemi ile grup üyeliği, birlikte, hangi katılımcının çalışmaya ve analitik örnekleme dâhil edildiğini (seçilim düğümü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belirler; yani hem merkez/dönem hem de grup üyeliği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 ok gönderir ve analiz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S=1</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örneklemine koşulludur (şekilde kesikli gösterilmiştir). Grup üyeliği merkez ya da takvim dönemini nedensel olarak oluşturmaz. Bu seçilim yapısı üzerinde koşullanma nedeniyle T1DM’nin hedef maruziyet–sonuç ilişkisi (toplam nedensel etki) bu tasarımda tanımlanamaz.</w:t>
            </w:r>
          </w:p>
        </w:tc>
      </w:tr>
    </w:tbl>
    <w:p w:rsidR="00000000" w:rsidDel="00000000" w:rsidP="00000000" w:rsidRDefault="00000000" w:rsidRPr="00000000" w14:paraId="000006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vdf7zwc2h48x" w:id="101"/>
          <w:bookmarkEnd w:id="101"/>
          <w:p w:rsidR="00000000" w:rsidDel="00000000" w:rsidP="00000000" w:rsidRDefault="00000000" w:rsidRPr="00000000" w14:paraId="000006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3088664"/>
                  <wp:effectExtent b="0" l="0" r="0" t="0"/>
                  <wp:docPr id="25" name="image31.png"/>
                  <a:graphic>
                    <a:graphicData uri="http://schemas.openxmlformats.org/drawingml/2006/picture">
                      <pic:pic>
                        <pic:nvPicPr>
                          <pic:cNvPr id="0" name="image31.png"/>
                          <pic:cNvPicPr preferRelativeResize="0"/>
                        </pic:nvPicPr>
                        <pic:blipFill>
                          <a:blip r:embed="rId10"/>
                          <a:srcRect b="0" l="0" r="0" t="0"/>
                          <a:stretch>
                            <a:fillRect/>
                          </a:stretch>
                        </pic:blipFill>
                        <pic:spPr>
                          <a:xfrm>
                            <a:off x="0" y="0"/>
                            <a:ext cx="4832604" cy="3088664"/>
                          </a:xfrm>
                          <a:prstGeom prst="rect"/>
                          <a:ln/>
                        </pic:spPr>
                      </pic:pic>
                    </a:graphicData>
                  </a:graphic>
                </wp:inline>
              </w:drawing>
            </w:r>
            <w:r w:rsidDel="00000000" w:rsidR="00000000" w:rsidRPr="00000000">
              <w:rPr>
                <w:rtl w:val="0"/>
              </w:rPr>
            </w:r>
          </w:p>
          <w:p w:rsidR="00000000" w:rsidDel="00000000" w:rsidP="00000000" w:rsidRDefault="00000000" w:rsidRPr="00000000" w14:paraId="000006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denge kazanımı (Love grafiği). Birincil ayarlama setindeki her değişken için mutlak standardize ortalama fark (|SMD|); ağırlık öncesi, IPTW sonrası ve eşleştirme sonrası aşamalar renkle ayrılmıştır. Kesikli çizgiler 0,10 ve 0,25 denge eşiklerini gösterir; sıfıra yakınlık grup dengesini gösterir.</w:t>
            </w:r>
          </w:p>
        </w:tc>
      </w:tr>
    </w:tbl>
    <w:p w:rsidR="00000000" w:rsidDel="00000000" w:rsidP="00000000" w:rsidRDefault="00000000" w:rsidRPr="00000000" w14:paraId="0000065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wh1i8ibvnmu1" w:id="102"/>
          <w:bookmarkEnd w:id="102"/>
          <w:p w:rsidR="00000000" w:rsidDel="00000000" w:rsidP="00000000" w:rsidRDefault="00000000" w:rsidRPr="00000000" w14:paraId="000006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3221736"/>
                  <wp:effectExtent b="0" l="0" r="0" t="0"/>
                  <wp:docPr id="28" name="image29.png"/>
                  <a:graphic>
                    <a:graphicData uri="http://schemas.openxmlformats.org/drawingml/2006/picture">
                      <pic:pic>
                        <pic:nvPicPr>
                          <pic:cNvPr id="0" name="image29.png"/>
                          <pic:cNvPicPr preferRelativeResize="0"/>
                        </pic:nvPicPr>
                        <pic:blipFill>
                          <a:blip r:embed="rId11"/>
                          <a:srcRect b="0" l="0" r="0" t="0"/>
                          <a:stretch>
                            <a:fillRect/>
                          </a:stretch>
                        </pic:blipFill>
                        <pic:spPr>
                          <a:xfrm>
                            <a:off x="0" y="0"/>
                            <a:ext cx="4832604" cy="3221736"/>
                          </a:xfrm>
                          <a:prstGeom prst="rect"/>
                          <a:ln/>
                        </pic:spPr>
                      </pic:pic>
                    </a:graphicData>
                  </a:graphic>
                </wp:inline>
              </w:drawing>
            </w:r>
            <w:r w:rsidDel="00000000" w:rsidR="00000000" w:rsidRPr="00000000">
              <w:rPr>
                <w:rtl w:val="0"/>
              </w:rPr>
            </w:r>
          </w:p>
          <w:p w:rsidR="00000000" w:rsidDel="00000000" w:rsidP="00000000" w:rsidRDefault="00000000" w:rsidRPr="00000000" w14:paraId="000006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Eğilim skoru ortak destek dağılımı. DM ve kontrol ailelerinin eğilim dağılımları ile ortak destek aralığı gösterilmiştir.</w:t>
            </w:r>
          </w:p>
        </w:tc>
      </w:tr>
    </w:tbl>
    <w:p w:rsidR="00000000" w:rsidDel="00000000" w:rsidP="00000000" w:rsidRDefault="00000000" w:rsidRPr="00000000" w14:paraId="000006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r41tuz3pfmbv" w:id="103"/>
          <w:bookmarkEnd w:id="103"/>
          <w:p w:rsidR="00000000" w:rsidDel="00000000" w:rsidP="00000000" w:rsidRDefault="00000000" w:rsidRPr="00000000" w14:paraId="000006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257294" cy="3630453"/>
                  <wp:effectExtent b="0" l="0" r="0" t="0"/>
                  <wp:docPr id="27" name="image27.png"/>
                  <a:graphic>
                    <a:graphicData uri="http://schemas.openxmlformats.org/drawingml/2006/picture">
                      <pic:pic>
                        <pic:nvPicPr>
                          <pic:cNvPr id="0" name="image27.png"/>
                          <pic:cNvPicPr preferRelativeResize="0"/>
                        </pic:nvPicPr>
                        <pic:blipFill>
                          <a:blip r:embed="rId12"/>
                          <a:srcRect b="0" l="0" r="0" t="0"/>
                          <a:stretch>
                            <a:fillRect/>
                          </a:stretch>
                        </pic:blipFill>
                        <pic:spPr>
                          <a:xfrm>
                            <a:off x="0" y="0"/>
                            <a:ext cx="4257294" cy="3630453"/>
                          </a:xfrm>
                          <a:prstGeom prst="rect"/>
                          <a:ln/>
                        </pic:spPr>
                      </pic:pic>
                    </a:graphicData>
                  </a:graphic>
                </wp:inline>
              </w:drawing>
            </w:r>
            <w:r w:rsidDel="00000000" w:rsidR="00000000" w:rsidRPr="00000000">
              <w:rPr>
                <w:rtl w:val="0"/>
              </w:rPr>
            </w:r>
          </w:p>
          <w:p w:rsidR="00000000" w:rsidDel="00000000" w:rsidP="00000000" w:rsidRDefault="00000000" w:rsidRPr="00000000" w14:paraId="000006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Latent SES kompozit bileşen korelasyon matrisi. Latent SES göstergesinin eğitim, mesleki statü ve materyal bileşenlerle korelasyon yapısı gösterilmiştir.</w:t>
            </w:r>
          </w:p>
        </w:tc>
      </w:tr>
    </w:tbl>
    <w:p w:rsidR="00000000" w:rsidDel="00000000" w:rsidP="00000000" w:rsidRDefault="00000000" w:rsidRPr="00000000" w14:paraId="000006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2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fza6fporry6j" w:id="104"/>
          <w:bookmarkEnd w:id="104"/>
          <w:p w:rsidR="00000000" w:rsidDel="00000000" w:rsidP="00000000" w:rsidRDefault="00000000" w:rsidRPr="00000000" w14:paraId="000006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3221736"/>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4832604" cy="3221736"/>
                          </a:xfrm>
                          <a:prstGeom prst="rect"/>
                          <a:ln/>
                        </pic:spPr>
                      </pic:pic>
                    </a:graphicData>
                  </a:graphic>
                </wp:inline>
              </w:drawing>
            </w:r>
            <w:r w:rsidDel="00000000" w:rsidR="00000000" w:rsidRPr="00000000">
              <w:rPr>
                <w:rtl w:val="0"/>
              </w:rPr>
            </w:r>
          </w:p>
          <w:p w:rsidR="00000000" w:rsidDel="00000000" w:rsidP="00000000" w:rsidRDefault="00000000" w:rsidRPr="00000000" w14:paraId="000006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analiz değişkenlerinde analitik eksik veri örüntüsü. FIML/çoklu atama çerçevesine giren değişken düzeyinde analitik eksiklik oranları (toplam ≈ %0,3) gösterilmiştir. Tasarım kaynaklı yapısal eksik hücreler (kontrol grubunda DM yılı ve HbA1c) bu görselde yer almaz; bunlar analitik eksiklik değil, tanım gereği gözlenmeyen hücrelerdir.</w:t>
            </w:r>
          </w:p>
        </w:tc>
      </w:tr>
    </w:tbl>
    <w:bookmarkStart w:colFirst="0" w:colLast="0" w:name="3r61lzch8jrk" w:id="105"/>
    <w:bookmarkEnd w:id="105"/>
    <w:p w:rsidR="00000000" w:rsidDel="00000000" w:rsidP="00000000" w:rsidRDefault="00000000" w:rsidRPr="00000000" w14:paraId="00000663">
      <w:pPr>
        <w:pStyle w:val="Heading2"/>
        <w:rPr/>
      </w:pPr>
      <w:r w:rsidDel="00000000" w:rsidR="00000000" w:rsidRPr="00000000">
        <w:rPr>
          <w:rtl w:val="0"/>
        </w:rPr>
        <w:t xml:space="preserve">4.2 Ölçek ve Veri Kalitesi</w:t>
      </w:r>
    </w:p>
    <w:p w:rsidR="00000000" w:rsidDel="00000000" w:rsidP="00000000" w:rsidRDefault="00000000" w:rsidRPr="00000000" w14:paraId="000006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Analizlerde kullanılan ölçeklerin bu örneklemdeki psikometrik özellikleri — madde düzeyi dağılımlar, iç tutarlılık (Cronbach α ve McDonald ω), dört faktörlü yapı, ölçüm değişmezliği ve ölçüt geçerliği — birincil hipotez sınamalarından önce ayrı bir çalışma-içi psikometrik değerlendirme hattıyla incelenmiş; ayrıntılı bulgular Ek 7’de (</w:t>
      </w:r>
      <w:hyperlink w:anchor="h3wmnal10e3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Bölüm 5.7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sunulmuştur. Ölçeklerin çoğunda iç tutarlılık araştırma ölçütlerini karşılamıştır. Kısa ve tabana yığılan birkaç alt ölçekte iç tutarlılık görece düşük kalmıştır; en belirgini anne formundaki (EMBU-P) reddetme alt ölçeğidir (Cronbach α = 0,45), Kardeş İlişkileri Anketi’nin statü/güç ve rekabet alt ölçeklerinde de güvenirlik sınırlıdır. Dört faktörlü yapıda kuramsal boyutlar ayırt edilebilmiş; birleşik model-uyum ölçütü ise tam karşılanmamıştır (Ek 7). Bu alt ölçeklere dayanan bulgular (H1 reddetme, H2) söz konusu ölçüm sınırı gözetilerek okunmuş; H1 reddetme bulgusu madde-yanıt teorisi ve Bayesçi hatla ayrıca çapraz doğrulanmıştır. Ölçüt geçerliği katsayıları kuramsal olarak beklenen yöndedir (Ek 7).</w:t>
      </w:r>
    </w:p>
    <w:bookmarkStart w:colFirst="0" w:colLast="0" w:name="25rdq4rwxe4s" w:id="106"/>
    <w:bookmarkEnd w:id="106"/>
    <w:p w:rsidR="00000000" w:rsidDel="00000000" w:rsidP="00000000" w:rsidRDefault="00000000" w:rsidRPr="00000000" w14:paraId="00000665">
      <w:pPr>
        <w:pStyle w:val="Heading2"/>
        <w:rPr/>
      </w:pPr>
      <w:r w:rsidDel="00000000" w:rsidR="00000000" w:rsidRPr="00000000">
        <w:rPr>
          <w:rtl w:val="0"/>
        </w:rPr>
        <w:t xml:space="preserve">4.3 Birincil Hipotez Bulguları (H1–H5)</w:t>
      </w:r>
    </w:p>
    <w:bookmarkStart w:colFirst="0" w:colLast="0" w:name="2scvruhp75e4" w:id="107"/>
    <w:bookmarkEnd w:id="107"/>
    <w:p w:rsidR="00000000" w:rsidDel="00000000" w:rsidP="00000000" w:rsidRDefault="00000000" w:rsidRPr="00000000" w14:paraId="00000666">
      <w:pPr>
        <w:pStyle w:val="Heading3"/>
        <w:rPr/>
      </w:pPr>
      <w:r w:rsidDel="00000000" w:rsidR="00000000" w:rsidRPr="00000000">
        <w:rPr>
          <w:rtl w:val="0"/>
        </w:rPr>
        <w:t xml:space="preserve">4.3.1 H1 — Çocuk Algısı (EMBU-C)</w:t>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T1DM’den etkilenen ailelerdeki çocuklar — indeks çocuk ve sağlıklı kardeş rolleri eşit ağırlıklandırılarak — kontrol ailelerindeki çocuklara kıyasla annelerinden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reddedilme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aşırı koruma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algısını daha yüksek bildirmiştir; bu iki boyut hem klasik hem de Bayesçi analizde tutarlıdır. Sıcaklık boyutundaki frekansçı marjinal sinyal Bayesçi analizde doğrulanmadığından sağlam kabul edilmez; karşılaştırma boyutunda ise iki grup arasında anlamlı bir fark için kanıt bulunmamıştır. Ayrıntılı katsayılar aşağıda ve </w:t>
      </w:r>
      <w:hyperlink w:anchor="udbjs1rouoyi">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w:t>
      </w:r>
      <w:hyperlink w:anchor="wpcb3r8z9dg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sunulmaktadır.</w:t>
      </w:r>
    </w:p>
    <w:p w:rsidR="00000000" w:rsidDel="00000000" w:rsidP="00000000" w:rsidRDefault="00000000" w:rsidRPr="00000000" w14:paraId="000006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EMBU-C alt ölçeği için aile düzeyi rastgele kesişim içeren çok düzeyli kovaryans analizi 482 çocuk satırı üzerinde tahmin edilmiştir; bu model, aynı aileden gelen iki kardeşin yanıtlarının birbirine bağımlı olduğunu hesaba katarak grup farkını tahmin eder (sabit etkiler: dört düzeyli rol, çocuk yaşı, çocuk cinsiyeti, latent SES, kardeş yaş farkı, aile çocuk sayısı). Model çıktısı ham 1–4 EMBU-C ölçek puanı üzerinden tahmin edildiğinden katsayılar ölçek puanı birimindedir; farklı boyutları karşılaştırılabilir kılmak için, ortak bir ölçeğe çevrilmiş standardize etki büyüklüğü de ayrıca verilmiştir (havuzlanmış SD = 0,40). Ön-kayıtlı doğrulayıcı estimand, dört EMBU-C alt ölçeğinin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grup ana etkisidir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(DM eksi Kontrol; indeks ve kardeş rolleri eşit ağırlıkla ortalanır) ve çoklu karşılaştırma bu dört test üzerinde Benjamini-Hochberg (BH-FDR) düzeltmesiyle ele alınır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doğrulayıcı test ailesinde dört alt ölçekten üçü BH-FDR sonrası anlamlıdır: DM ailelerindeki çocuklar kontrol grubuna kıyasla reddetme (b = 0,14 ölçek puanı; %95 GA [0,07; 0,22]; q = 0,001), aşırı koruma (b = 0,19; [0,07; 0,30]; q = 0,003) ve sıcaklık (b = 0,14; [0,02; 0,25]; q = 0,029) alt ölçeklerinde daha yüksek puan bildirmiş; karşılaştırma farkı anlamlı bulunmamıştır (b = 0,13; [−0,01; 0,26]; q = 0,069). Ne var ki bu üç sinyalin sağlamlığı türdeş değildir. Klasik sonucu bağımsız bir çerçeveyle sınayan Bayesçi paralel hat, reddetme (BF₁₀ = 10,55; H1 lehine güçlü kanıt) ve aşırı koruma (BF₁₀ = 6,93; H1 lehine orta kanıt) için frekansçı bulguyu doğrulamakta; buna karşın sıcaklık için frekansçı marjinal anlamlılığın (q = 0,029) tersine H0 lehine orta kanıt vermektedir (BF₁₀ = 0,29). Dolayısıyla iki çerçevede de tutarlı biçimde doğrulanan bulgular reddetme ve aşırı korumadır; sıcaklık farkı çerçeveler arası ayrışma nedeniyle sağlam kabul edilmez, karşılaştırma ise null’dür. En güçlü tekil sinyal reddetmedir (tamamlayıcı indeks-çocuk iki-grup [DM vs. kontrol] standardize etki büyüklüğü Hedges g ≈ 0,38; birincil kovaryat-ayarlı eşit-rol estimandından ayrı bir betimsel ölçüttür); onu aşırı koruma izler.</w:t>
      </w:r>
    </w:p>
    <w:p w:rsidR="00000000" w:rsidDel="00000000" w:rsidP="00000000" w:rsidRDefault="00000000" w:rsidRPr="00000000" w14:paraId="000006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Raporlanan grup ana etkisi, çok düzeyli modelin dört düzeyli rol faktöründen (referans: kontrol indeks çocuk)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emmeans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kestirilen, DM ve Kontrol rollerini eşit ağırlıkla ortalayan bir kontrasttır. Aşağıdaki rol-özgül hücre kontrastları ise bu grup ana etkisinin yalnızca betimsel/keşifsel ayrıştırmasıdır; ayrı bir doğrulama ailesi oluşturmadıklarından düzeltilmiş q iddiası taşımaz, yalnız ham katsayı ve güven aralıklarıyla raporlanır (</w:t>
      </w:r>
      <w:hyperlink w:anchor="udbjs1rouoyi">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Rol-özgül kontrastlarda reddetme farkı DM-indeks çocukta b = 0,15 ölçek puanı (%95 GA [0,05; 0,26]) ve DM-kardeşte b = 0,13 ölçek puanı ([0,03; 0,24]) düzeyinde; aşırı koruma alt ölçeğinde DM-indeks çocuk kontrastı b = 0,20 ölçek puanı ([0,05; 0,35]) ile sıfırdan ayrık, sıcaklıkta DM-kardeş kontrastı b = 0,16 ölçek puanı ([0,02; 0,30]) düzeyindedir. Reddetme maddelerindeki taban etkisine karşı daha dayanıklı olan Samejima (1969) aşamalı-yanıt (graded response) modeli, latent θ skorları (maddelere verilen yanıtlardan kestirilen latent algı düzeyi) üzerinden aynı reddetme farkını β = 0,14 SD (%95 GA [0,04; 0,25]) düzeyinde doğrulamıştır; aynı aileye ait kardeşlerin ne ölçüde benzer yanıt verdiğini gösteren aile içi sınıf-içi korelasyon yaklaşık 0,14 düzeyindedir. Farkın çocuğun yaşı ve cinsiyetine göre değişip değişmediğini sınayan rol × yaş × cinsiyet üçlü etkileşimi anlamlı çıkmamıştır (FDR p &gt; 0,200). Klasik sonucu bağımsız bir yöntemle sınayan Bayesçi paralel hat dört alt ölçek için de raporlanmıştır: reddetme (posterior ortalama b = 0,16; %95 güvenilir aralık [0,06; 0,26]; farkın gerçek yönünde olma olasılığı pd = 0,999; BF₁₀ = 10,55, H1 lehine güçlü kanıt) ve aşırı koruma (b = 0,21; [0,06; 0,36]; BF₁₀ = 6,93, H1 lehine orta kanıt) frekansçı doğrulayıcı sonucu desteklerken; sıcaklık (b = 0,09; [−0,05; 0,23]; BF₁₀ = 0,29) ve karşılaştırma (b = 0,13; [−0,04; 0,30]; BF₁₀ = 0,53) için veri H0 lehine (sırasıyla orta ve zayıf/anekdotal) kanıt sunmuştur. Doğrulayıcı grup ana etkisi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rol-özgül sabit etkiler </w:t>
      </w:r>
      <w:hyperlink w:anchor="udbjs1rouoyi">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Bayesçi çift raporlama </w:t>
      </w:r>
      <w:hyperlink w:anchor="wpcb3r8z9dg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dört alt ölçeğin grup ana etkisi ve güven aralıkları </w:t>
      </w:r>
      <w:hyperlink w:anchor="fu5vj4tzj9if">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p w:rsidR="00000000" w:rsidDel="00000000" w:rsidP="00000000" w:rsidRDefault="00000000" w:rsidRPr="00000000" w14:paraId="0000066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ns w:author="Özlem Murzoğlu" w:id="49" w:date="2026-07-30T17:31:48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rol-özgül hücre kontrastları her rolü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kontrol indeks çocuğa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göre konumlandırır; farklı bir soru ise kontrol kolunu tümüyle dışarıda bırakıp yalnız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aynı ailenin iki çocuğunu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hasta indeks çocuk ile sağlıklı kardeşini — doğrudan karşılaştırmaktır. Bu grup-içi (aile-içi) rol kontrastı, aynı çok düzeyli modelin dört düzeyli rol faktöründen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emmeans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özel kontrastı olarak kestirilmiştir; aile rastgele kesişimi, iki kardeşin eşli (paired) bağımlılığını </w:t>
      </w:r>
      <w:ins w:author="Özlem Murzoğlu" w:id="49" w:date="2026-07-30T17:31:48Z">
        <w:r w:rsidDel="00000000" w:rsidR="00000000" w:rsidRPr="00000000">
          <w:rPr>
            <w:rtl w:val="0"/>
          </w:rPr>
        </w:r>
      </w:ins>
    </w:p>
    <w:p w:rsidR="00000000" w:rsidDel="00000000" w:rsidP="00000000" w:rsidRDefault="00000000" w:rsidRPr="00000000" w14:paraId="0000066B">
      <w:pPr>
        <w:shd w:fill="ffffff" w:val="clear"/>
        <w:spacing w:after="180" w:before="180" w:lineRule="auto"/>
        <w:rPr>
          <w:ins w:author="Özlem Murzoğlu" w:id="49" w:date="2026-07-30T17:31:48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Özlem Murzoğlu" w:id="49" w:date="2026-07-30T17:31:48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215900" cy="215900"/>
              <wp:effectExtent b="0" l="0" r="0" t="0"/>
              <wp:docPr descr="Launch Paperpal" id="2" name="image14.png"/>
              <a:graphic>
                <a:graphicData uri="http://schemas.openxmlformats.org/drawingml/2006/picture">
                  <pic:pic>
                    <pic:nvPicPr>
                      <pic:cNvPr descr="Launch Paperpal" id="0" name="image14.png"/>
                      <pic:cNvPicPr preferRelativeResize="0"/>
                    </pic:nvPicPr>
                    <pic:blipFill>
                      <a:blip r:embed="rId14"/>
                      <a:srcRect b="0" l="0" r="0" t="0"/>
                      <a:stretch>
                        <a:fillRect/>
                      </a:stretch>
                    </pic:blipFill>
                    <pic:spPr>
                      <a:xfrm>
                        <a:off x="0" y="0"/>
                        <a:ext cx="215900" cy="215900"/>
                      </a:xfrm>
                      <a:prstGeom prst="rect"/>
                      <a:ln/>
                    </pic:spPr>
                  </pic:pic>
                </a:graphicData>
              </a:graphic>
            </wp:inline>
          </w:drawing>
        </w:r>
        <w:r w:rsidDel="00000000" w:rsidR="00000000" w:rsidRPr="00000000">
          <w:rPr>
            <w:rtl w:val="0"/>
          </w:rPr>
        </w:r>
      </w:ins>
    </w:p>
    <w:p w:rsidR="00000000" w:rsidDel="00000000" w:rsidP="00000000" w:rsidRDefault="00000000" w:rsidRPr="00000000" w14:paraId="0000066C">
      <w:pPr>
        <w:spacing w:after="180" w:before="180" w:lineRule="auto"/>
        <w:rPr>
          <w:ins w:author="Özlem Murzoğlu" w:id="49" w:date="2026-07-30T17:31:48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Özlem Murzoğlu" w:id="49" w:date="2026-07-30T17:31:48Z">
        <w:r w:rsidDel="00000000" w:rsidR="00000000" w:rsidRPr="00000000">
          <w:rPr>
            <w:rtl w:val="0"/>
          </w:rPr>
        </w:r>
      </w:ins>
    </w:p>
    <w:p w:rsidR="00000000" w:rsidDel="00000000" w:rsidP="00000000" w:rsidRDefault="00000000" w:rsidRPr="00000000" w14:paraId="0000066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doğru biçimde modeller. Keşifsel/post-hoc bir katman olduğundan sekiz kontrast (iki grup × dört alt ölçek) üzerinde Benjamini-Hochberg düzeltmesi uygulanmış, ancak doğrulayıcı q iddiası taşımadığı vurgulanmıştır. Sonuç dört alt ölçekte de tutarlıdır: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DM aileleri içinde indeks çocuk ile sağlıklı kardeş arasında hiçbir EMBU-C boyutunda fark için kanıt yoktur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(reddetme b = 0,020 [−0,075; 0,114]; aşırı koruma b = 0,095 [−0,042; 0,232]; sıcaklık b = −0,067 [−0,189; 0,055]; karşılaştırma b = −0,001 [−0,158; 0,156]; tümü q &gt; 0,76). Simetrik olarak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kontrol aileleri içinde 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indeks-kardeş farkı hiçbir boyutta anlamlı değildir (reddetme b = −0,004; aşırı koruma b = 0,074; sıcaklık b = 0,017; karşılaştırma b = 0,038; tümü q &gt; 0,76; </w:t>
      </w:r>
      <w:hyperlink w:anchor="4raoznuoat5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bulgu, tam örneklemde doğrulanan reddetme ve aşırı koruma grup farklarının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aile/grup düzeyinde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yerleştiğini, aile-içi rol ekseninde (hasta çocuk vs. sağlıklı kardeş) ise ayrışmadığını gösterir: tanı, ailenin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çocuğunun anne algısını benzer yönde kaydırmakta, hastalığı taşıyan çocuğu kardeşinden ayırmamaktadır. Bu okuma, reddetme boyutundaki yaklaşık 0,14 düzeyindeki aile-içi sınıf-içi korelasyonla da tutarlıdır.</w:t>
      </w:r>
    </w:p>
    <w:tbl>
      <w:tblPr>
        <w:tblStyle w:val="Table28"/>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n6dsxyotja1e" w:id="108"/>
          <w:bookmarkEnd w:id="108"/>
          <w:p w:rsidR="00000000" w:rsidDel="00000000" w:rsidP="00000000" w:rsidRDefault="00000000" w:rsidRPr="00000000" w14:paraId="000006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doğrulayıcı grup ana etkisi: dört EMBU-C alt ölçeğinde DM eksi Kontrol farkı (rol ortalaması), BH-FDR düzeltmeli.</w:t>
            </w:r>
          </w:p>
          <w:tbl>
            <w:tblPr>
              <w:tblStyle w:val="Table29"/>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66F">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70">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71">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72">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73">
                  <w:pPr>
                    <w:keepNext w:val="1"/>
                    <w:spacing w:after="60" w:before="0" w:lineRule="auto"/>
                    <w:rPr/>
                  </w:pPr>
                  <w:r w:rsidDel="00000000" w:rsidR="00000000" w:rsidRPr="00000000">
                    <w:rPr>
                      <w:rFonts w:ascii="Calibri" w:cs="Calibri" w:eastAsia="Calibri" w:hAnsi="Calibri"/>
                      <w:sz w:val="20"/>
                      <w:szCs w:val="20"/>
                      <w:rtl w:val="0"/>
                    </w:rPr>
                    <w:t xml:space="preserve">q (FDR)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74">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5">
                  <w:pPr>
                    <w:keepNext w:val="1"/>
                    <w:spacing w:after="60" w:before="0" w:lineRule="auto"/>
                    <w:rPr/>
                  </w:pPr>
                  <w:r w:rsidDel="00000000" w:rsidR="00000000" w:rsidRPr="00000000">
                    <w:rPr>
                      <w:rFonts w:ascii="Calibri" w:cs="Calibri" w:eastAsia="Calibri" w:hAnsi="Calibri"/>
                      <w:sz w:val="20"/>
                      <w:szCs w:val="20"/>
                      <w:rtl w:val="0"/>
                    </w:rPr>
                    <w:t xml:space="preserve">0,135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6">
                  <w:pPr>
                    <w:keepNext w:val="1"/>
                    <w:spacing w:after="60" w:before="0" w:lineRule="auto"/>
                    <w:rPr/>
                  </w:pPr>
                  <w:r w:rsidDel="00000000" w:rsidR="00000000" w:rsidRPr="00000000">
                    <w:rPr>
                      <w:rFonts w:ascii="Calibri" w:cs="Calibri" w:eastAsia="Calibri" w:hAnsi="Calibri"/>
                      <w:sz w:val="20"/>
                      <w:szCs w:val="20"/>
                      <w:rtl w:val="0"/>
                    </w:rPr>
                    <w:t xml:space="preserve">[0,020, 0,251]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7">
                  <w:pPr>
                    <w:keepNext w:val="1"/>
                    <w:spacing w:after="60" w:before="0" w:lineRule="auto"/>
                    <w:rPr/>
                  </w:pPr>
                  <w:r w:rsidDel="00000000" w:rsidR="00000000" w:rsidRPr="00000000">
                    <w:rPr>
                      <w:rFonts w:ascii="Calibri" w:cs="Calibri" w:eastAsia="Calibri" w:hAnsi="Calibri"/>
                      <w:sz w:val="20"/>
                      <w:szCs w:val="20"/>
                      <w:rtl w:val="0"/>
                    </w:rPr>
                    <w:t xml:space="preserve">0,022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8">
                  <w:pPr>
                    <w:keepNext w:val="1"/>
                    <w:spacing w:after="60" w:before="0" w:lineRule="auto"/>
                    <w:rPr/>
                  </w:pPr>
                  <w:r w:rsidDel="00000000" w:rsidR="00000000" w:rsidRPr="00000000">
                    <w:rPr>
                      <w:rFonts w:ascii="Calibri" w:cs="Calibri" w:eastAsia="Calibri" w:hAnsi="Calibri"/>
                      <w:sz w:val="20"/>
                      <w:szCs w:val="20"/>
                      <w:rtl w:val="0"/>
                    </w:rPr>
                    <w:t xml:space="preserve">0,029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79">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A">
                  <w:pPr>
                    <w:keepNext w:val="1"/>
                    <w:spacing w:after="60" w:before="0" w:lineRule="auto"/>
                    <w:rPr/>
                  </w:pPr>
                  <w:r w:rsidDel="00000000" w:rsidR="00000000" w:rsidRPr="00000000">
                    <w:rPr>
                      <w:rFonts w:ascii="Calibri" w:cs="Calibri" w:eastAsia="Calibri" w:hAnsi="Calibri"/>
                      <w:sz w:val="20"/>
                      <w:szCs w:val="20"/>
                      <w:rtl w:val="0"/>
                    </w:rPr>
                    <w:t xml:space="preserve">0,188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B">
                  <w:pPr>
                    <w:keepNext w:val="1"/>
                    <w:spacing w:after="60" w:before="0" w:lineRule="auto"/>
                    <w:rPr/>
                  </w:pPr>
                  <w:r w:rsidDel="00000000" w:rsidR="00000000" w:rsidRPr="00000000">
                    <w:rPr>
                      <w:rFonts w:ascii="Calibri" w:cs="Calibri" w:eastAsia="Calibri" w:hAnsi="Calibri"/>
                      <w:sz w:val="20"/>
                      <w:szCs w:val="20"/>
                      <w:rtl w:val="0"/>
                    </w:rPr>
                    <w:t xml:space="preserve">[0,072, 0,304]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C">
                  <w:pPr>
                    <w:keepNext w:val="1"/>
                    <w:spacing w:after="60" w:before="0" w:lineRule="auto"/>
                    <w:rPr/>
                  </w:pPr>
                  <w:r w:rsidDel="00000000" w:rsidR="00000000" w:rsidRPr="00000000">
                    <w:rPr>
                      <w:rFonts w:ascii="Calibri" w:cs="Calibri" w:eastAsia="Calibri" w:hAnsi="Calibri"/>
                      <w:sz w:val="20"/>
                      <w:szCs w:val="20"/>
                      <w:rtl w:val="0"/>
                    </w:rPr>
                    <w:t xml:space="preserve">0,002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D">
                  <w:pPr>
                    <w:keepNext w:val="1"/>
                    <w:spacing w:after="60" w:before="0" w:lineRule="auto"/>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7E">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7F">
                  <w:pPr>
                    <w:keepNext w:val="1"/>
                    <w:spacing w:after="60" w:before="0" w:lineRule="auto"/>
                    <w:rPr/>
                  </w:pPr>
                  <w:r w:rsidDel="00000000" w:rsidR="00000000" w:rsidRPr="00000000">
                    <w:rPr>
                      <w:rFonts w:ascii="Calibri" w:cs="Calibri" w:eastAsia="Calibri" w:hAnsi="Calibri"/>
                      <w:sz w:val="20"/>
                      <w:szCs w:val="20"/>
                      <w:rtl w:val="0"/>
                    </w:rPr>
                    <w:t xml:space="preserve">0,142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0">
                  <w:pPr>
                    <w:keepNext w:val="1"/>
                    <w:spacing w:after="60" w:before="0" w:lineRule="auto"/>
                    <w:rPr/>
                  </w:pPr>
                  <w:r w:rsidDel="00000000" w:rsidR="00000000" w:rsidRPr="00000000">
                    <w:rPr>
                      <w:rFonts w:ascii="Calibri" w:cs="Calibri" w:eastAsia="Calibri" w:hAnsi="Calibri"/>
                      <w:sz w:val="20"/>
                      <w:szCs w:val="20"/>
                      <w:rtl w:val="0"/>
                    </w:rPr>
                    <w:t xml:space="preserve">[0,066, 0,219]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1">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2">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83">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4">
                  <w:pPr>
                    <w:keepNext w:val="1"/>
                    <w:spacing w:after="60" w:before="0" w:lineRule="auto"/>
                    <w:rPr/>
                  </w:pPr>
                  <w:r w:rsidDel="00000000" w:rsidR="00000000" w:rsidRPr="00000000">
                    <w:rPr>
                      <w:rFonts w:ascii="Calibri" w:cs="Calibri" w:eastAsia="Calibri" w:hAnsi="Calibri"/>
                      <w:sz w:val="20"/>
                      <w:szCs w:val="20"/>
                      <w:rtl w:val="0"/>
                    </w:rPr>
                    <w:t xml:space="preserve">0,126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5">
                  <w:pPr>
                    <w:keepNext w:val="1"/>
                    <w:spacing w:after="60" w:before="0" w:lineRule="auto"/>
                    <w:rPr/>
                  </w:pPr>
                  <w:r w:rsidDel="00000000" w:rsidR="00000000" w:rsidRPr="00000000">
                    <w:rPr>
                      <w:rFonts w:ascii="Calibri" w:cs="Calibri" w:eastAsia="Calibri" w:hAnsi="Calibri"/>
                      <w:sz w:val="20"/>
                      <w:szCs w:val="20"/>
                      <w:rtl w:val="0"/>
                    </w:rPr>
                    <w:t xml:space="preserve">[-0,010, 0,261]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6">
                  <w:pPr>
                    <w:keepNext w:val="1"/>
                    <w:spacing w:after="60" w:before="0" w:lineRule="auto"/>
                    <w:rPr/>
                  </w:pPr>
                  <w:r w:rsidDel="00000000" w:rsidR="00000000" w:rsidRPr="00000000">
                    <w:rPr>
                      <w:rFonts w:ascii="Calibri" w:cs="Calibri" w:eastAsia="Calibri" w:hAnsi="Calibri"/>
                      <w:sz w:val="20"/>
                      <w:szCs w:val="20"/>
                      <w:rtl w:val="0"/>
                    </w:rPr>
                    <w:t xml:space="preserve">0,069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87">
                  <w:pPr>
                    <w:keepNext w:val="1"/>
                    <w:spacing w:after="60" w:before="0" w:lineRule="auto"/>
                    <w:rPr/>
                  </w:pPr>
                  <w:r w:rsidDel="00000000" w:rsidR="00000000" w:rsidRPr="00000000">
                    <w:rPr>
                      <w:rFonts w:ascii="Calibri" w:cs="Calibri" w:eastAsia="Calibri" w:hAnsi="Calibri"/>
                      <w:sz w:val="20"/>
                      <w:szCs w:val="20"/>
                      <w:rtl w:val="0"/>
                    </w:rPr>
                    <w:t xml:space="preserve">0,069</w:t>
                  </w:r>
                  <w:r w:rsidDel="00000000" w:rsidR="00000000" w:rsidRPr="00000000">
                    <w:rPr>
                      <w:rtl w:val="0"/>
                    </w:rPr>
                  </w:r>
                </w:p>
              </w:tc>
            </w:tr>
          </w:tbl>
          <w:p w:rsidR="00000000" w:rsidDel="00000000" w:rsidP="00000000" w:rsidRDefault="00000000" w:rsidRPr="00000000" w14:paraId="000006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udbjs1rouoyi" w:id="109"/>
          <w:bookmarkEnd w:id="109"/>
          <w:p w:rsidR="00000000" w:rsidDel="00000000" w:rsidP="00000000" w:rsidRDefault="00000000" w:rsidRPr="00000000" w14:paraId="000006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çok düzeyli kovaryans analizi sabit etkileri (b: ham EMBU-C ölçek puanı birimi); rol-özgül hücre kontrastları betimsel ayrıştırmadır.</w:t>
            </w:r>
          </w:p>
          <w:tbl>
            <w:tblPr>
              <w:tblStyle w:val="Table30"/>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68A">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8B">
                  <w:pPr>
                    <w:keepNext w:val="1"/>
                    <w:spacing w:after="60" w:before="0" w:lineRule="auto"/>
                    <w:rPr/>
                  </w:pPr>
                  <w:r w:rsidDel="00000000" w:rsidR="00000000" w:rsidRPr="00000000">
                    <w:rPr>
                      <w:rFonts w:ascii="Calibri" w:cs="Calibri" w:eastAsia="Calibri" w:hAnsi="Calibri"/>
                      <w:sz w:val="20"/>
                      <w:szCs w:val="20"/>
                      <w:rtl w:val="0"/>
                    </w:rPr>
                    <w:t xml:space="preserve">Terim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8C">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8D">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8E">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8F">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90">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1">
                  <w:pPr>
                    <w:keepNext w:val="1"/>
                    <w:spacing w:after="60" w:before="0" w:lineRule="auto"/>
                    <w:rPr/>
                  </w:pPr>
                  <w:r w:rsidDel="00000000" w:rsidR="00000000" w:rsidRPr="00000000">
                    <w:rPr>
                      <w:rFonts w:ascii="Calibri" w:cs="Calibri" w:eastAsia="Calibri" w:hAnsi="Calibri"/>
                      <w:sz w:val="20"/>
                      <w:szCs w:val="20"/>
                      <w:rtl w:val="0"/>
                    </w:rPr>
                    <w:t xml:space="preserve">Kontrol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2">
                  <w:pPr>
                    <w:keepNext w:val="1"/>
                    <w:spacing w:after="60" w:before="0" w:lineRule="auto"/>
                    <w:rPr/>
                  </w:pPr>
                  <w:r w:rsidDel="00000000" w:rsidR="00000000" w:rsidRPr="00000000">
                    <w:rPr>
                      <w:rFonts w:ascii="Calibri" w:cs="Calibri" w:eastAsia="Calibri" w:hAnsi="Calibri"/>
                      <w:sz w:val="20"/>
                      <w:szCs w:val="20"/>
                      <w:rtl w:val="0"/>
                    </w:rPr>
                    <w:t xml:space="preserve">-0,017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3">
                  <w:pPr>
                    <w:keepNext w:val="1"/>
                    <w:spacing w:after="60" w:before="0" w:lineRule="auto"/>
                    <w:rPr/>
                  </w:pPr>
                  <w:r w:rsidDel="00000000" w:rsidR="00000000" w:rsidRPr="00000000">
                    <w:rPr>
                      <w:rFonts w:ascii="Calibri" w:cs="Calibri" w:eastAsia="Calibri" w:hAnsi="Calibri"/>
                      <w:sz w:val="20"/>
                      <w:szCs w:val="20"/>
                      <w:rtl w:val="0"/>
                    </w:rPr>
                    <w:t xml:space="preserve">[-0,139, 0,105]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4">
                  <w:pPr>
                    <w:keepNext w:val="1"/>
                    <w:spacing w:after="60" w:before="0" w:lineRule="auto"/>
                    <w:rPr/>
                  </w:pPr>
                  <w:r w:rsidDel="00000000" w:rsidR="00000000" w:rsidRPr="00000000">
                    <w:rPr>
                      <w:rFonts w:ascii="Calibri" w:cs="Calibri" w:eastAsia="Calibri" w:hAnsi="Calibri"/>
                      <w:sz w:val="20"/>
                      <w:szCs w:val="20"/>
                      <w:rtl w:val="0"/>
                    </w:rPr>
                    <w:t xml:space="preserve">0,787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5">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96">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7">
                  <w:pPr>
                    <w:keepNext w:val="1"/>
                    <w:spacing w:after="60" w:before="0" w:lineRule="auto"/>
                    <w:rPr/>
                  </w:pPr>
                  <w:r w:rsidDel="00000000" w:rsidR="00000000" w:rsidRPr="00000000">
                    <w:rPr>
                      <w:rFonts w:ascii="Calibri" w:cs="Calibri" w:eastAsia="Calibri" w:hAnsi="Calibri"/>
                      <w:sz w:val="20"/>
                      <w:szCs w:val="20"/>
                      <w:rtl w:val="0"/>
                    </w:rPr>
                    <w:t xml:space="preserve">DM indeks çocuk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8">
                  <w:pPr>
                    <w:keepNext w:val="1"/>
                    <w:spacing w:after="60" w:before="0" w:lineRule="auto"/>
                    <w:rPr/>
                  </w:pPr>
                  <w:r w:rsidDel="00000000" w:rsidR="00000000" w:rsidRPr="00000000">
                    <w:rPr>
                      <w:rFonts w:ascii="Calibri" w:cs="Calibri" w:eastAsia="Calibri" w:hAnsi="Calibri"/>
                      <w:sz w:val="20"/>
                      <w:szCs w:val="20"/>
                      <w:rtl w:val="0"/>
                    </w:rPr>
                    <w:t xml:space="preserve">0,093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9">
                  <w:pPr>
                    <w:keepNext w:val="1"/>
                    <w:spacing w:after="60" w:before="0" w:lineRule="auto"/>
                    <w:rPr/>
                  </w:pPr>
                  <w:r w:rsidDel="00000000" w:rsidR="00000000" w:rsidRPr="00000000">
                    <w:rPr>
                      <w:rFonts w:ascii="Calibri" w:cs="Calibri" w:eastAsia="Calibri" w:hAnsi="Calibri"/>
                      <w:sz w:val="20"/>
                      <w:szCs w:val="20"/>
                      <w:rtl w:val="0"/>
                    </w:rPr>
                    <w:t xml:space="preserve">[-0,050, 0,237]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A">
                  <w:pPr>
                    <w:keepNext w:val="1"/>
                    <w:spacing w:after="60" w:before="0" w:lineRule="auto"/>
                    <w:rPr/>
                  </w:pPr>
                  <w:r w:rsidDel="00000000" w:rsidR="00000000" w:rsidRPr="00000000">
                    <w:rPr>
                      <w:rFonts w:ascii="Calibri" w:cs="Calibri" w:eastAsia="Calibri" w:hAnsi="Calibri"/>
                      <w:sz w:val="20"/>
                      <w:szCs w:val="20"/>
                      <w:rtl w:val="0"/>
                    </w:rPr>
                    <w:t xml:space="preserve">0,202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B">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9C">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D">
                  <w:pPr>
                    <w:keepNext w:val="1"/>
                    <w:spacing w:after="60" w:before="0" w:lineRule="auto"/>
                    <w:rPr/>
                  </w:pPr>
                  <w:r w:rsidDel="00000000" w:rsidR="00000000" w:rsidRPr="00000000">
                    <w:rPr>
                      <w:rFonts w:ascii="Calibri" w:cs="Calibri" w:eastAsia="Calibri" w:hAnsi="Calibri"/>
                      <w:sz w:val="20"/>
                      <w:szCs w:val="20"/>
                      <w:rtl w:val="0"/>
                    </w:rPr>
                    <w:t xml:space="preserve">DM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E">
                  <w:pPr>
                    <w:keepNext w:val="1"/>
                    <w:spacing w:after="60" w:before="0" w:lineRule="auto"/>
                    <w:rPr/>
                  </w:pPr>
                  <w:r w:rsidDel="00000000" w:rsidR="00000000" w:rsidRPr="00000000">
                    <w:rPr>
                      <w:rFonts w:ascii="Calibri" w:cs="Calibri" w:eastAsia="Calibri" w:hAnsi="Calibri"/>
                      <w:sz w:val="20"/>
                      <w:szCs w:val="20"/>
                      <w:rtl w:val="0"/>
                    </w:rPr>
                    <w:t xml:space="preserve">0,16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9F">
                  <w:pPr>
                    <w:keepNext w:val="1"/>
                    <w:spacing w:after="60" w:before="0" w:lineRule="auto"/>
                    <w:rPr/>
                  </w:pPr>
                  <w:r w:rsidDel="00000000" w:rsidR="00000000" w:rsidRPr="00000000">
                    <w:rPr>
                      <w:rFonts w:ascii="Calibri" w:cs="Calibri" w:eastAsia="Calibri" w:hAnsi="Calibri"/>
                      <w:sz w:val="20"/>
                      <w:szCs w:val="20"/>
                      <w:rtl w:val="0"/>
                    </w:rPr>
                    <w:t xml:space="preserve">[0,017, 0,304]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0">
                  <w:pPr>
                    <w:keepNext w:val="1"/>
                    <w:spacing w:after="60" w:before="0" w:lineRule="auto"/>
                    <w:rPr/>
                  </w:pPr>
                  <w:r w:rsidDel="00000000" w:rsidR="00000000" w:rsidRPr="00000000">
                    <w:rPr>
                      <w:rFonts w:ascii="Calibri" w:cs="Calibri" w:eastAsia="Calibri" w:hAnsi="Calibri"/>
                      <w:sz w:val="20"/>
                      <w:szCs w:val="20"/>
                      <w:rtl w:val="0"/>
                    </w:rPr>
                    <w:t xml:space="preserve">0,028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1">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A2">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3">
                  <w:pPr>
                    <w:keepNext w:val="1"/>
                    <w:spacing w:after="60" w:before="0" w:lineRule="auto"/>
                    <w:rPr/>
                  </w:pPr>
                  <w:r w:rsidDel="00000000" w:rsidR="00000000" w:rsidRPr="00000000">
                    <w:rPr>
                      <w:rFonts w:ascii="Calibri" w:cs="Calibri" w:eastAsia="Calibri" w:hAnsi="Calibri"/>
                      <w:sz w:val="20"/>
                      <w:szCs w:val="20"/>
                      <w:rtl w:val="0"/>
                    </w:rPr>
                    <w:t xml:space="preserve">Kontrol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4">
                  <w:pPr>
                    <w:keepNext w:val="1"/>
                    <w:spacing w:after="60" w:before="0" w:lineRule="auto"/>
                    <w:rPr/>
                  </w:pPr>
                  <w:r w:rsidDel="00000000" w:rsidR="00000000" w:rsidRPr="00000000">
                    <w:rPr>
                      <w:rFonts w:ascii="Calibri" w:cs="Calibri" w:eastAsia="Calibri" w:hAnsi="Calibri"/>
                      <w:sz w:val="20"/>
                      <w:szCs w:val="20"/>
                      <w:rtl w:val="0"/>
                    </w:rPr>
                    <w:t xml:space="preserve">-0,074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5">
                  <w:pPr>
                    <w:keepNext w:val="1"/>
                    <w:spacing w:after="60" w:before="0" w:lineRule="auto"/>
                    <w:rPr/>
                  </w:pPr>
                  <w:r w:rsidDel="00000000" w:rsidR="00000000" w:rsidRPr="00000000">
                    <w:rPr>
                      <w:rFonts w:ascii="Calibri" w:cs="Calibri" w:eastAsia="Calibri" w:hAnsi="Calibri"/>
                      <w:sz w:val="20"/>
                      <w:szCs w:val="20"/>
                      <w:rtl w:val="0"/>
                    </w:rPr>
                    <w:t xml:space="preserve">[-0,211, 0,063]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6">
                  <w:pPr>
                    <w:keepNext w:val="1"/>
                    <w:spacing w:after="60" w:before="0" w:lineRule="auto"/>
                    <w:rPr/>
                  </w:pPr>
                  <w:r w:rsidDel="00000000" w:rsidR="00000000" w:rsidRPr="00000000">
                    <w:rPr>
                      <w:rFonts w:ascii="Calibri" w:cs="Calibri" w:eastAsia="Calibri" w:hAnsi="Calibri"/>
                      <w:sz w:val="20"/>
                      <w:szCs w:val="20"/>
                      <w:rtl w:val="0"/>
                    </w:rPr>
                    <w:t xml:space="preserve">0,286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7">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A8">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9">
                  <w:pPr>
                    <w:keepNext w:val="1"/>
                    <w:spacing w:after="60" w:before="0" w:lineRule="auto"/>
                    <w:rPr/>
                  </w:pPr>
                  <w:r w:rsidDel="00000000" w:rsidR="00000000" w:rsidRPr="00000000">
                    <w:rPr>
                      <w:rFonts w:ascii="Calibri" w:cs="Calibri" w:eastAsia="Calibri" w:hAnsi="Calibri"/>
                      <w:sz w:val="20"/>
                      <w:szCs w:val="20"/>
                      <w:rtl w:val="0"/>
                    </w:rPr>
                    <w:t xml:space="preserve">DM indeks çocuk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A">
                  <w:pPr>
                    <w:keepNext w:val="1"/>
                    <w:spacing w:after="60" w:before="0" w:lineRule="auto"/>
                    <w:rPr/>
                  </w:pPr>
                  <w:r w:rsidDel="00000000" w:rsidR="00000000" w:rsidRPr="00000000">
                    <w:rPr>
                      <w:rFonts w:ascii="Calibri" w:cs="Calibri" w:eastAsia="Calibri" w:hAnsi="Calibri"/>
                      <w:sz w:val="20"/>
                      <w:szCs w:val="20"/>
                      <w:rtl w:val="0"/>
                    </w:rPr>
                    <w:t xml:space="preserve">0,198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B">
                  <w:pPr>
                    <w:keepNext w:val="1"/>
                    <w:spacing w:after="60" w:before="0" w:lineRule="auto"/>
                    <w:rPr/>
                  </w:pPr>
                  <w:r w:rsidDel="00000000" w:rsidR="00000000" w:rsidRPr="00000000">
                    <w:rPr>
                      <w:rFonts w:ascii="Calibri" w:cs="Calibri" w:eastAsia="Calibri" w:hAnsi="Calibri"/>
                      <w:sz w:val="20"/>
                      <w:szCs w:val="20"/>
                      <w:rtl w:val="0"/>
                    </w:rPr>
                    <w:t xml:space="preserve">[0,047, 0,349]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C">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D">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AE">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AF">
                  <w:pPr>
                    <w:keepNext w:val="1"/>
                    <w:spacing w:after="60" w:before="0" w:lineRule="auto"/>
                    <w:rPr/>
                  </w:pPr>
                  <w:r w:rsidDel="00000000" w:rsidR="00000000" w:rsidRPr="00000000">
                    <w:rPr>
                      <w:rFonts w:ascii="Calibri" w:cs="Calibri" w:eastAsia="Calibri" w:hAnsi="Calibri"/>
                      <w:sz w:val="20"/>
                      <w:szCs w:val="20"/>
                      <w:rtl w:val="0"/>
                    </w:rPr>
                    <w:t xml:space="preserve">DM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0">
                  <w:pPr>
                    <w:keepNext w:val="1"/>
                    <w:spacing w:after="60" w:before="0" w:lineRule="auto"/>
                    <w:rPr/>
                  </w:pPr>
                  <w:r w:rsidDel="00000000" w:rsidR="00000000" w:rsidRPr="00000000">
                    <w:rPr>
                      <w:rFonts w:ascii="Calibri" w:cs="Calibri" w:eastAsia="Calibri" w:hAnsi="Calibri"/>
                      <w:sz w:val="20"/>
                      <w:szCs w:val="20"/>
                      <w:rtl w:val="0"/>
                    </w:rPr>
                    <w:t xml:space="preserve">0,103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1">
                  <w:pPr>
                    <w:keepNext w:val="1"/>
                    <w:spacing w:after="60" w:before="0" w:lineRule="auto"/>
                    <w:rPr/>
                  </w:pPr>
                  <w:r w:rsidDel="00000000" w:rsidR="00000000" w:rsidRPr="00000000">
                    <w:rPr>
                      <w:rFonts w:ascii="Calibri" w:cs="Calibri" w:eastAsia="Calibri" w:hAnsi="Calibri"/>
                      <w:sz w:val="20"/>
                      <w:szCs w:val="20"/>
                      <w:rtl w:val="0"/>
                    </w:rPr>
                    <w:t xml:space="preserve">[-0,047, 0,254]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2">
                  <w:pPr>
                    <w:keepNext w:val="1"/>
                    <w:spacing w:after="60" w:before="0" w:lineRule="auto"/>
                    <w:rPr/>
                  </w:pPr>
                  <w:r w:rsidDel="00000000" w:rsidR="00000000" w:rsidRPr="00000000">
                    <w:rPr>
                      <w:rFonts w:ascii="Calibri" w:cs="Calibri" w:eastAsia="Calibri" w:hAnsi="Calibri"/>
                      <w:sz w:val="20"/>
                      <w:szCs w:val="20"/>
                      <w:rtl w:val="0"/>
                    </w:rPr>
                    <w:t xml:space="preserve">0,178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3">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B4">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5">
                  <w:pPr>
                    <w:keepNext w:val="1"/>
                    <w:spacing w:after="60" w:before="0" w:lineRule="auto"/>
                    <w:rPr/>
                  </w:pPr>
                  <w:r w:rsidDel="00000000" w:rsidR="00000000" w:rsidRPr="00000000">
                    <w:rPr>
                      <w:rFonts w:ascii="Calibri" w:cs="Calibri" w:eastAsia="Calibri" w:hAnsi="Calibri"/>
                      <w:sz w:val="20"/>
                      <w:szCs w:val="20"/>
                      <w:rtl w:val="0"/>
                    </w:rPr>
                    <w:t xml:space="preserve">Kontrol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6">
                  <w:pPr>
                    <w:keepNext w:val="1"/>
                    <w:spacing w:after="60" w:before="0" w:lineRule="auto"/>
                    <w:rPr/>
                  </w:pPr>
                  <w:r w:rsidDel="00000000" w:rsidR="00000000" w:rsidRPr="00000000">
                    <w:rPr>
                      <w:rFonts w:ascii="Calibri" w:cs="Calibri" w:eastAsia="Calibri" w:hAnsi="Calibri"/>
                      <w:sz w:val="20"/>
                      <w:szCs w:val="20"/>
                      <w:rtl w:val="0"/>
                    </w:rPr>
                    <w:t xml:space="preserve">0,004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7">
                  <w:pPr>
                    <w:keepNext w:val="1"/>
                    <w:spacing w:after="60" w:before="0" w:lineRule="auto"/>
                    <w:rPr/>
                  </w:pPr>
                  <w:r w:rsidDel="00000000" w:rsidR="00000000" w:rsidRPr="00000000">
                    <w:rPr>
                      <w:rFonts w:ascii="Calibri" w:cs="Calibri" w:eastAsia="Calibri" w:hAnsi="Calibri"/>
                      <w:sz w:val="20"/>
                      <w:szCs w:val="20"/>
                      <w:rtl w:val="0"/>
                    </w:rPr>
                    <w:t xml:space="preserve">[-0,090, 0,098]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8">
                  <w:pPr>
                    <w:keepNext w:val="1"/>
                    <w:spacing w:after="60" w:before="0" w:lineRule="auto"/>
                    <w:rPr/>
                  </w:pPr>
                  <w:r w:rsidDel="00000000" w:rsidR="00000000" w:rsidRPr="00000000">
                    <w:rPr>
                      <w:rFonts w:ascii="Calibri" w:cs="Calibri" w:eastAsia="Calibri" w:hAnsi="Calibri"/>
                      <w:sz w:val="20"/>
                      <w:szCs w:val="20"/>
                      <w:rtl w:val="0"/>
                    </w:rPr>
                    <w:t xml:space="preserve">0,927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9">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BA">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B">
                  <w:pPr>
                    <w:keepNext w:val="1"/>
                    <w:spacing w:after="60" w:before="0" w:lineRule="auto"/>
                    <w:rPr/>
                  </w:pPr>
                  <w:r w:rsidDel="00000000" w:rsidR="00000000" w:rsidRPr="00000000">
                    <w:rPr>
                      <w:rFonts w:ascii="Calibri" w:cs="Calibri" w:eastAsia="Calibri" w:hAnsi="Calibri"/>
                      <w:sz w:val="20"/>
                      <w:szCs w:val="20"/>
                      <w:rtl w:val="0"/>
                    </w:rPr>
                    <w:t xml:space="preserve">DM indeks çocuk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C">
                  <w:pPr>
                    <w:keepNext w:val="1"/>
                    <w:spacing w:after="60" w:before="0" w:lineRule="auto"/>
                    <w:rPr/>
                  </w:pPr>
                  <w:r w:rsidDel="00000000" w:rsidR="00000000" w:rsidRPr="00000000">
                    <w:rPr>
                      <w:rFonts w:ascii="Calibri" w:cs="Calibri" w:eastAsia="Calibri" w:hAnsi="Calibri"/>
                      <w:sz w:val="20"/>
                      <w:szCs w:val="20"/>
                      <w:rtl w:val="0"/>
                    </w:rPr>
                    <w:t xml:space="preserve">0,154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D">
                  <w:pPr>
                    <w:keepNext w:val="1"/>
                    <w:spacing w:after="60" w:before="0" w:lineRule="auto"/>
                    <w:rPr/>
                  </w:pPr>
                  <w:r w:rsidDel="00000000" w:rsidR="00000000" w:rsidRPr="00000000">
                    <w:rPr>
                      <w:rFonts w:ascii="Calibri" w:cs="Calibri" w:eastAsia="Calibri" w:hAnsi="Calibri"/>
                      <w:sz w:val="20"/>
                      <w:szCs w:val="20"/>
                      <w:rtl w:val="0"/>
                    </w:rPr>
                    <w:t xml:space="preserve">[0,053, 0,255]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E">
                  <w:pPr>
                    <w:keepNext w:val="1"/>
                    <w:spacing w:after="60" w:before="0" w:lineRule="auto"/>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BF">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C0">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1">
                  <w:pPr>
                    <w:keepNext w:val="1"/>
                    <w:spacing w:after="60" w:before="0" w:lineRule="auto"/>
                    <w:rPr/>
                  </w:pPr>
                  <w:r w:rsidDel="00000000" w:rsidR="00000000" w:rsidRPr="00000000">
                    <w:rPr>
                      <w:rFonts w:ascii="Calibri" w:cs="Calibri" w:eastAsia="Calibri" w:hAnsi="Calibri"/>
                      <w:sz w:val="20"/>
                      <w:szCs w:val="20"/>
                      <w:rtl w:val="0"/>
                    </w:rPr>
                    <w:t xml:space="preserve">DM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2">
                  <w:pPr>
                    <w:keepNext w:val="1"/>
                    <w:spacing w:after="60" w:before="0" w:lineRule="auto"/>
                    <w:rPr/>
                  </w:pPr>
                  <w:r w:rsidDel="00000000" w:rsidR="00000000" w:rsidRPr="00000000">
                    <w:rPr>
                      <w:rFonts w:ascii="Calibri" w:cs="Calibri" w:eastAsia="Calibri" w:hAnsi="Calibri"/>
                      <w:sz w:val="20"/>
                      <w:szCs w:val="20"/>
                      <w:rtl w:val="0"/>
                    </w:rPr>
                    <w:t xml:space="preserve">0,135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3">
                  <w:pPr>
                    <w:keepNext w:val="1"/>
                    <w:spacing w:after="60" w:before="0" w:lineRule="auto"/>
                    <w:rPr/>
                  </w:pPr>
                  <w:r w:rsidDel="00000000" w:rsidR="00000000" w:rsidRPr="00000000">
                    <w:rPr>
                      <w:rFonts w:ascii="Calibri" w:cs="Calibri" w:eastAsia="Calibri" w:hAnsi="Calibri"/>
                      <w:sz w:val="20"/>
                      <w:szCs w:val="20"/>
                      <w:rtl w:val="0"/>
                    </w:rPr>
                    <w:t xml:space="preserve">[0,034, 0,236]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4">
                  <w:pPr>
                    <w:keepNext w:val="1"/>
                    <w:spacing w:after="60" w:before="0" w:lineRule="auto"/>
                    <w:rPr/>
                  </w:pPr>
                  <w:r w:rsidDel="00000000" w:rsidR="00000000" w:rsidRPr="00000000">
                    <w:rPr>
                      <w:rFonts w:ascii="Calibri" w:cs="Calibri" w:eastAsia="Calibri" w:hAnsi="Calibri"/>
                      <w:sz w:val="20"/>
                      <w:szCs w:val="20"/>
                      <w:rtl w:val="0"/>
                    </w:rPr>
                    <w:t xml:space="preserve">0,009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5">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C6">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7">
                  <w:pPr>
                    <w:keepNext w:val="1"/>
                    <w:spacing w:after="60" w:before="0" w:lineRule="auto"/>
                    <w:rPr/>
                  </w:pPr>
                  <w:r w:rsidDel="00000000" w:rsidR="00000000" w:rsidRPr="00000000">
                    <w:rPr>
                      <w:rFonts w:ascii="Calibri" w:cs="Calibri" w:eastAsia="Calibri" w:hAnsi="Calibri"/>
                      <w:sz w:val="20"/>
                      <w:szCs w:val="20"/>
                      <w:rtl w:val="0"/>
                    </w:rPr>
                    <w:t xml:space="preserve">Kontrol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8">
                  <w:pPr>
                    <w:keepNext w:val="1"/>
                    <w:spacing w:after="60" w:before="0" w:lineRule="auto"/>
                    <w:rPr/>
                  </w:pPr>
                  <w:r w:rsidDel="00000000" w:rsidR="00000000" w:rsidRPr="00000000">
                    <w:rPr>
                      <w:rFonts w:ascii="Calibri" w:cs="Calibri" w:eastAsia="Calibri" w:hAnsi="Calibri"/>
                      <w:sz w:val="20"/>
                      <w:szCs w:val="20"/>
                      <w:rtl w:val="0"/>
                    </w:rPr>
                    <w:t xml:space="preserve">-0,038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9">
                  <w:pPr>
                    <w:keepNext w:val="1"/>
                    <w:spacing w:after="60" w:before="0" w:lineRule="auto"/>
                    <w:rPr/>
                  </w:pPr>
                  <w:r w:rsidDel="00000000" w:rsidR="00000000" w:rsidRPr="00000000">
                    <w:rPr>
                      <w:rFonts w:ascii="Calibri" w:cs="Calibri" w:eastAsia="Calibri" w:hAnsi="Calibri"/>
                      <w:sz w:val="20"/>
                      <w:szCs w:val="20"/>
                      <w:rtl w:val="0"/>
                    </w:rPr>
                    <w:t xml:space="preserve">[-0,194, 0,119]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A">
                  <w:pPr>
                    <w:keepNext w:val="1"/>
                    <w:spacing w:after="60" w:before="0" w:lineRule="auto"/>
                    <w:rPr/>
                  </w:pPr>
                  <w:r w:rsidDel="00000000" w:rsidR="00000000" w:rsidRPr="00000000">
                    <w:rPr>
                      <w:rFonts w:ascii="Calibri" w:cs="Calibri" w:eastAsia="Calibri" w:hAnsi="Calibri"/>
                      <w:sz w:val="20"/>
                      <w:szCs w:val="20"/>
                      <w:rtl w:val="0"/>
                    </w:rPr>
                    <w:t xml:space="preserve">0,635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B">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CC">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D">
                  <w:pPr>
                    <w:keepNext w:val="1"/>
                    <w:spacing w:after="60" w:before="0" w:lineRule="auto"/>
                    <w:rPr/>
                  </w:pPr>
                  <w:r w:rsidDel="00000000" w:rsidR="00000000" w:rsidRPr="00000000">
                    <w:rPr>
                      <w:rFonts w:ascii="Calibri" w:cs="Calibri" w:eastAsia="Calibri" w:hAnsi="Calibri"/>
                      <w:sz w:val="20"/>
                      <w:szCs w:val="20"/>
                      <w:rtl w:val="0"/>
                    </w:rPr>
                    <w:t xml:space="preserve">DM indeks çocuk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E">
                  <w:pPr>
                    <w:keepNext w:val="1"/>
                    <w:spacing w:after="60" w:before="0" w:lineRule="auto"/>
                    <w:rPr/>
                  </w:pPr>
                  <w:r w:rsidDel="00000000" w:rsidR="00000000" w:rsidRPr="00000000">
                    <w:rPr>
                      <w:rFonts w:ascii="Calibri" w:cs="Calibri" w:eastAsia="Calibri" w:hAnsi="Calibri"/>
                      <w:sz w:val="20"/>
                      <w:szCs w:val="20"/>
                      <w:rtl w:val="0"/>
                    </w:rPr>
                    <w:t xml:space="preserve">0,106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CF">
                  <w:pPr>
                    <w:keepNext w:val="1"/>
                    <w:spacing w:after="60" w:before="0" w:lineRule="auto"/>
                    <w:rPr/>
                  </w:pPr>
                  <w:r w:rsidDel="00000000" w:rsidR="00000000" w:rsidRPr="00000000">
                    <w:rPr>
                      <w:rFonts w:ascii="Calibri" w:cs="Calibri" w:eastAsia="Calibri" w:hAnsi="Calibri"/>
                      <w:sz w:val="20"/>
                      <w:szCs w:val="20"/>
                      <w:rtl w:val="0"/>
                    </w:rPr>
                    <w:t xml:space="preserve">[-0,068, 0,281]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0">
                  <w:pPr>
                    <w:keepNext w:val="1"/>
                    <w:spacing w:after="60" w:before="0" w:lineRule="auto"/>
                    <w:rPr/>
                  </w:pPr>
                  <w:r w:rsidDel="00000000" w:rsidR="00000000" w:rsidRPr="00000000">
                    <w:rPr>
                      <w:rFonts w:ascii="Calibri" w:cs="Calibri" w:eastAsia="Calibri" w:hAnsi="Calibri"/>
                      <w:sz w:val="20"/>
                      <w:szCs w:val="20"/>
                      <w:rtl w:val="0"/>
                    </w:rPr>
                    <w:t xml:space="preserve">0,232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1">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D2">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3">
                  <w:pPr>
                    <w:keepNext w:val="1"/>
                    <w:spacing w:after="60" w:before="0" w:lineRule="auto"/>
                    <w:rPr/>
                  </w:pPr>
                  <w:r w:rsidDel="00000000" w:rsidR="00000000" w:rsidRPr="00000000">
                    <w:rPr>
                      <w:rFonts w:ascii="Calibri" w:cs="Calibri" w:eastAsia="Calibri" w:hAnsi="Calibri"/>
                      <w:sz w:val="20"/>
                      <w:szCs w:val="20"/>
                      <w:rtl w:val="0"/>
                    </w:rPr>
                    <w:t xml:space="preserve">DM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4">
                  <w:pPr>
                    <w:keepNext w:val="1"/>
                    <w:spacing w:after="60" w:before="0" w:lineRule="auto"/>
                    <w:rPr/>
                  </w:pPr>
                  <w:r w:rsidDel="00000000" w:rsidR="00000000" w:rsidRPr="00000000">
                    <w:rPr>
                      <w:rFonts w:ascii="Calibri" w:cs="Calibri" w:eastAsia="Calibri" w:hAnsi="Calibri"/>
                      <w:sz w:val="20"/>
                      <w:szCs w:val="20"/>
                      <w:rtl w:val="0"/>
                    </w:rPr>
                    <w:t xml:space="preserve">0,107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5">
                  <w:pPr>
                    <w:keepNext w:val="1"/>
                    <w:spacing w:after="60" w:before="0" w:lineRule="auto"/>
                    <w:rPr/>
                  </w:pPr>
                  <w:r w:rsidDel="00000000" w:rsidR="00000000" w:rsidRPr="00000000">
                    <w:rPr>
                      <w:rFonts w:ascii="Calibri" w:cs="Calibri" w:eastAsia="Calibri" w:hAnsi="Calibri"/>
                      <w:sz w:val="20"/>
                      <w:szCs w:val="20"/>
                      <w:rtl w:val="0"/>
                    </w:rPr>
                    <w:t xml:space="preserve">[-0,067, 0,281]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6">
                  <w:pPr>
                    <w:keepNext w:val="1"/>
                    <w:spacing w:after="60" w:before="0" w:lineRule="auto"/>
                    <w:rPr/>
                  </w:pPr>
                  <w:r w:rsidDel="00000000" w:rsidR="00000000" w:rsidRPr="00000000">
                    <w:rPr>
                      <w:rFonts w:ascii="Calibri" w:cs="Calibri" w:eastAsia="Calibri" w:hAnsi="Calibri"/>
                      <w:sz w:val="20"/>
                      <w:szCs w:val="20"/>
                      <w:rtl w:val="0"/>
                    </w:rPr>
                    <w:t xml:space="preserve">0,227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D7">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6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wpcb3r8z9dg3" w:id="110"/>
          <w:bookmarkEnd w:id="110"/>
          <w:p w:rsidR="00000000" w:rsidDel="00000000" w:rsidP="00000000" w:rsidRDefault="00000000" w:rsidRPr="00000000" w14:paraId="000006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Bayesçi çift raporlama.</w:t>
            </w:r>
          </w:p>
          <w:tbl>
            <w:tblPr>
              <w:tblStyle w:val="Table31"/>
              <w:jc w:val="center"/>
              <w:tblLayout w:type="fixed"/>
              <w:tblLook w:val="0000"/>
            </w:tblPr>
            <w:tblGrid>
              <w:gridCol w:w="857.7777777777778"/>
              <w:gridCol w:w="857.7777777777778"/>
              <w:gridCol w:w="857.7777777777778"/>
              <w:gridCol w:w="857.7777777777778"/>
              <w:gridCol w:w="857.7777777777778"/>
              <w:gridCol w:w="857.7777777777778"/>
              <w:gridCol w:w="857.7777777777778"/>
              <w:gridCol w:w="857.7777777777778"/>
              <w:gridCol w:w="857.7777777777778"/>
              <w:tblGridChange w:id="0">
                <w:tblGrid>
                  <w:gridCol w:w="857.7777777777778"/>
                  <w:gridCol w:w="857.7777777777778"/>
                  <w:gridCol w:w="857.7777777777778"/>
                  <w:gridCol w:w="857.7777777777778"/>
                  <w:gridCol w:w="857.7777777777778"/>
                  <w:gridCol w:w="857.7777777777778"/>
                  <w:gridCol w:w="857.7777777777778"/>
                  <w:gridCol w:w="857.7777777777778"/>
                  <w:gridCol w:w="857.7777777777778"/>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6DA">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DB">
                  <w:pPr>
                    <w:keepNext w:val="1"/>
                    <w:spacing w:after="60" w:before="0" w:lineRule="auto"/>
                    <w:rPr/>
                  </w:pPr>
                  <w:r w:rsidDel="00000000" w:rsidR="00000000" w:rsidRPr="00000000">
                    <w:rPr>
                      <w:rFonts w:ascii="Calibri" w:cs="Calibri" w:eastAsia="Calibri" w:hAnsi="Calibri"/>
                      <w:sz w:val="20"/>
                      <w:szCs w:val="20"/>
                      <w:rtl w:val="0"/>
                    </w:rPr>
                    <w:t xml:space="preserve">Posterior ortalama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DC">
                  <w:pPr>
                    <w:keepNext w:val="1"/>
                    <w:spacing w:after="60" w:before="0" w:lineRule="auto"/>
                    <w:rPr/>
                  </w:pPr>
                  <w:r w:rsidDel="00000000" w:rsidR="00000000" w:rsidRPr="00000000">
                    <w:rPr>
                      <w:rFonts w:ascii="Calibri" w:cs="Calibri" w:eastAsia="Calibri" w:hAnsi="Calibri"/>
                      <w:sz w:val="20"/>
                      <w:szCs w:val="20"/>
                      <w:rtl w:val="0"/>
                    </w:rPr>
                    <w:t xml:space="preserve">%95 GA (Bayesçi)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DD">
                  <w:pPr>
                    <w:keepNext w:val="1"/>
                    <w:spacing w:after="60" w:before="0" w:lineRule="auto"/>
                    <w:rPr/>
                  </w:pPr>
                  <w:r w:rsidDel="00000000" w:rsidR="00000000" w:rsidRPr="00000000">
                    <w:rPr>
                      <w:rFonts w:ascii="Calibri" w:cs="Calibri" w:eastAsia="Calibri" w:hAnsi="Calibri"/>
                      <w:sz w:val="20"/>
                      <w:szCs w:val="20"/>
                      <w:rtl w:val="0"/>
                    </w:rPr>
                    <w:t xml:space="preserve">pd</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DE">
                  <w:pPr>
                    <w:keepNext w:val="1"/>
                    <w:spacing w:after="60" w:before="0" w:lineRule="auto"/>
                    <w:rPr/>
                  </w:pPr>
                  <w:r w:rsidDel="00000000" w:rsidR="00000000" w:rsidRPr="00000000">
                    <w:rPr>
                      <w:rFonts w:ascii="Calibri" w:cs="Calibri" w:eastAsia="Calibri" w:hAnsi="Calibri"/>
                      <w:sz w:val="20"/>
                      <w:szCs w:val="20"/>
                      <w:rtl w:val="0"/>
                    </w:rPr>
                    <w:t xml:space="preserve">ROPE içi (%)</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DF">
                  <w:pPr>
                    <w:keepNext w:val="1"/>
                    <w:spacing w:after="60" w:before="0" w:lineRule="auto"/>
                    <w:rPr/>
                  </w:pPr>
                  <w:r w:rsidDel="00000000" w:rsidR="00000000" w:rsidRPr="00000000">
                    <w:rPr>
                      <w:rFonts w:ascii="Calibri" w:cs="Calibri" w:eastAsia="Calibri" w:hAnsi="Calibri"/>
                      <w:sz w:val="20"/>
                      <w:szCs w:val="20"/>
                      <w:rtl w:val="0"/>
                    </w:rPr>
                    <w:t xml:space="preserve">BF₁₀</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E0">
                  <w:pPr>
                    <w:keepNext w:val="1"/>
                    <w:spacing w:after="60" w:before="0" w:lineRule="auto"/>
                    <w:rPr/>
                  </w:pPr>
                  <w:r w:rsidDel="00000000" w:rsidR="00000000" w:rsidRPr="00000000">
                    <w:rPr>
                      <w:rFonts w:ascii="Calibri" w:cs="Calibri" w:eastAsia="Calibri" w:hAnsi="Calibri"/>
                      <w:sz w:val="20"/>
                      <w:szCs w:val="20"/>
                      <w:rtl w:val="0"/>
                    </w:rPr>
                    <w:t xml:space="preserve">Kanıt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E1">
                  <w:pPr>
                    <w:keepNext w:val="1"/>
                    <w:spacing w:after="60" w:before="0" w:lineRule="auto"/>
                    <w:rPr/>
                  </w:pPr>
                  <w:r w:rsidDel="00000000" w:rsidR="00000000" w:rsidRPr="00000000">
                    <w:rPr>
                      <w:rFonts w:ascii="Calibri" w:cs="Calibri" w:eastAsia="Calibri" w:hAnsi="Calibri"/>
                      <w:sz w:val="20"/>
                      <w:szCs w:val="20"/>
                      <w:rtl w:val="0"/>
                    </w:rPr>
                    <w:t xml:space="preserve">R̂ (maks.)</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6E2">
                  <w:pPr>
                    <w:keepNext w:val="1"/>
                    <w:spacing w:after="60" w:before="0" w:lineRule="auto"/>
                    <w:rPr/>
                  </w:pPr>
                  <w:r w:rsidDel="00000000" w:rsidR="00000000" w:rsidRPr="00000000">
                    <w:rPr>
                      <w:rFonts w:ascii="Calibri" w:cs="Calibri" w:eastAsia="Calibri" w:hAnsi="Calibri"/>
                      <w:sz w:val="20"/>
                      <w:szCs w:val="20"/>
                      <w:rtl w:val="0"/>
                    </w:rPr>
                    <w:t xml:space="preserve">Iraksayan (n)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E3">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4">
                  <w:pPr>
                    <w:keepNext w:val="1"/>
                    <w:spacing w:after="60" w:before="0" w:lineRule="auto"/>
                    <w:rPr/>
                  </w:pPr>
                  <w:r w:rsidDel="00000000" w:rsidR="00000000" w:rsidRPr="00000000">
                    <w:rPr>
                      <w:rFonts w:ascii="Calibri" w:cs="Calibri" w:eastAsia="Calibri" w:hAnsi="Calibri"/>
                      <w:sz w:val="20"/>
                      <w:szCs w:val="20"/>
                      <w:rtl w:val="0"/>
                    </w:rPr>
                    <w:t xml:space="preserve">0,087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5">
                  <w:pPr>
                    <w:keepNext w:val="1"/>
                    <w:spacing w:after="60" w:before="0" w:lineRule="auto"/>
                    <w:rPr/>
                  </w:pPr>
                  <w:r w:rsidDel="00000000" w:rsidR="00000000" w:rsidRPr="00000000">
                    <w:rPr>
                      <w:rFonts w:ascii="Calibri" w:cs="Calibri" w:eastAsia="Calibri" w:hAnsi="Calibri"/>
                      <w:sz w:val="20"/>
                      <w:szCs w:val="20"/>
                      <w:rtl w:val="0"/>
                    </w:rPr>
                    <w:t xml:space="preserve">[-0,052, 0,229]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6">
                  <w:pPr>
                    <w:keepNext w:val="1"/>
                    <w:spacing w:after="60" w:before="0" w:lineRule="auto"/>
                    <w:rPr/>
                  </w:pPr>
                  <w:r w:rsidDel="00000000" w:rsidR="00000000" w:rsidRPr="00000000">
                    <w:rPr>
                      <w:rFonts w:ascii="Calibri" w:cs="Calibri" w:eastAsia="Calibri" w:hAnsi="Calibri"/>
                      <w:sz w:val="20"/>
                      <w:szCs w:val="20"/>
                      <w:rtl w:val="0"/>
                    </w:rPr>
                    <w:t xml:space="preserve">0,885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7">
                  <w:pPr>
                    <w:keepNext w:val="1"/>
                    <w:spacing w:after="60" w:before="0" w:lineRule="auto"/>
                    <w:rPr/>
                  </w:pPr>
                  <w:r w:rsidDel="00000000" w:rsidR="00000000" w:rsidRPr="00000000">
                    <w:rPr>
                      <w:rFonts w:ascii="Calibri" w:cs="Calibri" w:eastAsia="Calibri" w:hAnsi="Calibri"/>
                      <w:sz w:val="20"/>
                      <w:szCs w:val="20"/>
                      <w:rtl w:val="0"/>
                    </w:rPr>
                    <w:t xml:space="preserve">56,9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8">
                  <w:pPr>
                    <w:keepNext w:val="1"/>
                    <w:spacing w:after="60" w:before="0" w:lineRule="auto"/>
                    <w:rPr/>
                  </w:pPr>
                  <w:r w:rsidDel="00000000" w:rsidR="00000000" w:rsidRPr="00000000">
                    <w:rPr>
                      <w:rFonts w:ascii="Calibri" w:cs="Calibri" w:eastAsia="Calibri" w:hAnsi="Calibri"/>
                      <w:sz w:val="20"/>
                      <w:szCs w:val="20"/>
                      <w:rtl w:val="0"/>
                    </w:rPr>
                    <w:t xml:space="preserve">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9">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A">
                  <w:pPr>
                    <w:keepNext w:val="1"/>
                    <w:spacing w:after="60" w:before="0" w:lineRule="auto"/>
                    <w:rPr/>
                  </w:pPr>
                  <w:r w:rsidDel="00000000" w:rsidR="00000000" w:rsidRPr="00000000">
                    <w:rPr>
                      <w:rFonts w:ascii="Calibri" w:cs="Calibri" w:eastAsia="Calibri" w:hAnsi="Calibri"/>
                      <w:sz w:val="20"/>
                      <w:szCs w:val="20"/>
                      <w:rtl w:val="0"/>
                    </w:rPr>
                    <w:t xml:space="preserve">1,002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B">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EC">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D">
                  <w:pPr>
                    <w:keepNext w:val="1"/>
                    <w:spacing w:after="60" w:before="0" w:lineRule="auto"/>
                    <w:rPr/>
                  </w:pPr>
                  <w:r w:rsidDel="00000000" w:rsidR="00000000" w:rsidRPr="00000000">
                    <w:rPr>
                      <w:rFonts w:ascii="Calibri" w:cs="Calibri" w:eastAsia="Calibri" w:hAnsi="Calibri"/>
                      <w:sz w:val="20"/>
                      <w:szCs w:val="20"/>
                      <w:rtl w:val="0"/>
                    </w:rPr>
                    <w:t xml:space="preserve">0,208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E">
                  <w:pPr>
                    <w:keepNext w:val="1"/>
                    <w:spacing w:after="60" w:before="0" w:lineRule="auto"/>
                    <w:rPr/>
                  </w:pPr>
                  <w:r w:rsidDel="00000000" w:rsidR="00000000" w:rsidRPr="00000000">
                    <w:rPr>
                      <w:rFonts w:ascii="Calibri" w:cs="Calibri" w:eastAsia="Calibri" w:hAnsi="Calibri"/>
                      <w:sz w:val="20"/>
                      <w:szCs w:val="20"/>
                      <w:rtl w:val="0"/>
                    </w:rPr>
                    <w:t xml:space="preserve">[0,063, 0,362]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EF">
                  <w:pPr>
                    <w:keepNext w:val="1"/>
                    <w:spacing w:after="60" w:before="0" w:lineRule="auto"/>
                    <w:rPr/>
                  </w:pPr>
                  <w:r w:rsidDel="00000000" w:rsidR="00000000" w:rsidRPr="00000000">
                    <w:rPr>
                      <w:rFonts w:ascii="Calibri" w:cs="Calibri" w:eastAsia="Calibri" w:hAnsi="Calibri"/>
                      <w:sz w:val="20"/>
                      <w:szCs w:val="20"/>
                      <w:rtl w:val="0"/>
                    </w:rPr>
                    <w:t xml:space="preserve">0,998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0">
                  <w:pPr>
                    <w:keepNext w:val="1"/>
                    <w:spacing w:after="60" w:before="0" w:lineRule="auto"/>
                    <w:rPr/>
                  </w:pPr>
                  <w:r w:rsidDel="00000000" w:rsidR="00000000" w:rsidRPr="00000000">
                    <w:rPr>
                      <w:rFonts w:ascii="Calibri" w:cs="Calibri" w:eastAsia="Calibri" w:hAnsi="Calibri"/>
                      <w:sz w:val="20"/>
                      <w:szCs w:val="20"/>
                      <w:rtl w:val="0"/>
                    </w:rPr>
                    <w:t xml:space="preserve">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1">
                  <w:pPr>
                    <w:keepNext w:val="1"/>
                    <w:spacing w:after="60" w:before="0" w:lineRule="auto"/>
                    <w:rPr/>
                  </w:pPr>
                  <w:r w:rsidDel="00000000" w:rsidR="00000000" w:rsidRPr="00000000">
                    <w:rPr>
                      <w:rFonts w:ascii="Calibri" w:cs="Calibri" w:eastAsia="Calibri" w:hAnsi="Calibri"/>
                      <w:sz w:val="20"/>
                      <w:szCs w:val="20"/>
                      <w:rtl w:val="0"/>
                    </w:rPr>
                    <w:t xml:space="preserve">6,93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2">
                  <w:pPr>
                    <w:keepNext w:val="1"/>
                    <w:spacing w:after="60" w:before="0" w:lineRule="auto"/>
                    <w:rPr/>
                  </w:pPr>
                  <w:r w:rsidDel="00000000" w:rsidR="00000000" w:rsidRPr="00000000">
                    <w:rPr>
                      <w:rFonts w:ascii="Calibri" w:cs="Calibri" w:eastAsia="Calibri" w:hAnsi="Calibri"/>
                      <w:sz w:val="20"/>
                      <w:szCs w:val="20"/>
                      <w:rtl w:val="0"/>
                    </w:rPr>
                    <w:t xml:space="preserve">Orta H1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3">
                  <w:pPr>
                    <w:keepNext w:val="1"/>
                    <w:spacing w:after="60" w:before="0" w:lineRule="auto"/>
                    <w:rPr/>
                  </w:pPr>
                  <w:r w:rsidDel="00000000" w:rsidR="00000000" w:rsidRPr="00000000">
                    <w:rPr>
                      <w:rFonts w:ascii="Calibri" w:cs="Calibri" w:eastAsia="Calibri" w:hAnsi="Calibri"/>
                      <w:sz w:val="20"/>
                      <w:szCs w:val="20"/>
                      <w:rtl w:val="0"/>
                    </w:rPr>
                    <w:t xml:space="preserve">1,002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4">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F5">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6">
                  <w:pPr>
                    <w:keepNext w:val="1"/>
                    <w:spacing w:after="60" w:before="0" w:lineRule="auto"/>
                    <w:rPr/>
                  </w:pPr>
                  <w:r w:rsidDel="00000000" w:rsidR="00000000" w:rsidRPr="00000000">
                    <w:rPr>
                      <w:rFonts w:ascii="Calibri" w:cs="Calibri" w:eastAsia="Calibri" w:hAnsi="Calibri"/>
                      <w:sz w:val="20"/>
                      <w:szCs w:val="20"/>
                      <w:rtl w:val="0"/>
                    </w:rPr>
                    <w:t xml:space="preserve">0,158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7">
                  <w:pPr>
                    <w:keepNext w:val="1"/>
                    <w:spacing w:after="60" w:before="0" w:lineRule="auto"/>
                    <w:rPr/>
                  </w:pPr>
                  <w:r w:rsidDel="00000000" w:rsidR="00000000" w:rsidRPr="00000000">
                    <w:rPr>
                      <w:rFonts w:ascii="Calibri" w:cs="Calibri" w:eastAsia="Calibri" w:hAnsi="Calibri"/>
                      <w:sz w:val="20"/>
                      <w:szCs w:val="20"/>
                      <w:rtl w:val="0"/>
                    </w:rPr>
                    <w:t xml:space="preserve">[0,060, 0,260]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8">
                  <w:pPr>
                    <w:keepNext w:val="1"/>
                    <w:spacing w:after="60" w:before="0" w:lineRule="auto"/>
                    <w:rPr/>
                  </w:pPr>
                  <w:r w:rsidDel="00000000" w:rsidR="00000000" w:rsidRPr="00000000">
                    <w:rPr>
                      <w:rFonts w:ascii="Calibri" w:cs="Calibri" w:eastAsia="Calibri" w:hAnsi="Calibri"/>
                      <w:sz w:val="20"/>
                      <w:szCs w:val="20"/>
                      <w:rtl w:val="0"/>
                    </w:rPr>
                    <w:t xml:space="preserve">0,999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9">
                  <w:pPr>
                    <w:keepNext w:val="1"/>
                    <w:spacing w:after="60" w:before="0" w:lineRule="auto"/>
                    <w:rPr/>
                  </w:pPr>
                  <w:r w:rsidDel="00000000" w:rsidR="00000000" w:rsidRPr="00000000">
                    <w:rPr>
                      <w:rFonts w:ascii="Calibri" w:cs="Calibri" w:eastAsia="Calibri" w:hAnsi="Calibri"/>
                      <w:sz w:val="20"/>
                      <w:szCs w:val="20"/>
                      <w:rtl w:val="0"/>
                    </w:rPr>
                    <w:t xml:space="preserve">12,8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A">
                  <w:pPr>
                    <w:keepNext w:val="1"/>
                    <w:spacing w:after="60" w:before="0" w:lineRule="auto"/>
                    <w:rPr/>
                  </w:pPr>
                  <w:r w:rsidDel="00000000" w:rsidR="00000000" w:rsidRPr="00000000">
                    <w:rPr>
                      <w:rFonts w:ascii="Calibri" w:cs="Calibri" w:eastAsia="Calibri" w:hAnsi="Calibri"/>
                      <w:sz w:val="20"/>
                      <w:szCs w:val="20"/>
                      <w:rtl w:val="0"/>
                    </w:rPr>
                    <w:t xml:space="preserve">10,55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B">
                  <w:pPr>
                    <w:keepNext w:val="1"/>
                    <w:spacing w:after="60" w:before="0" w:lineRule="auto"/>
                    <w:rPr/>
                  </w:pPr>
                  <w:r w:rsidDel="00000000" w:rsidR="00000000" w:rsidRPr="00000000">
                    <w:rPr>
                      <w:rFonts w:ascii="Calibri" w:cs="Calibri" w:eastAsia="Calibri" w:hAnsi="Calibri"/>
                      <w:sz w:val="20"/>
                      <w:szCs w:val="20"/>
                      <w:rtl w:val="0"/>
                    </w:rPr>
                    <w:t xml:space="preserve">Güçlü H1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C">
                  <w:pPr>
                    <w:keepNext w:val="1"/>
                    <w:spacing w:after="60" w:before="0" w:lineRule="auto"/>
                    <w:rPr/>
                  </w:pPr>
                  <w:r w:rsidDel="00000000" w:rsidR="00000000" w:rsidRPr="00000000">
                    <w:rPr>
                      <w:rFonts w:ascii="Calibri" w:cs="Calibri" w:eastAsia="Calibri" w:hAnsi="Calibri"/>
                      <w:sz w:val="20"/>
                      <w:szCs w:val="20"/>
                      <w:rtl w:val="0"/>
                    </w:rPr>
                    <w:t xml:space="preserve">1,002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D">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6FE">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6FF">
                  <w:pPr>
                    <w:keepNext w:val="1"/>
                    <w:spacing w:after="60" w:before="0" w:lineRule="auto"/>
                    <w:rPr/>
                  </w:pPr>
                  <w:r w:rsidDel="00000000" w:rsidR="00000000" w:rsidRPr="00000000">
                    <w:rPr>
                      <w:rFonts w:ascii="Calibri" w:cs="Calibri" w:eastAsia="Calibri" w:hAnsi="Calibri"/>
                      <w:sz w:val="20"/>
                      <w:szCs w:val="20"/>
                      <w:rtl w:val="0"/>
                    </w:rPr>
                    <w:t xml:space="preserve">0,133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0">
                  <w:pPr>
                    <w:keepNext w:val="1"/>
                    <w:spacing w:after="60" w:before="0" w:lineRule="auto"/>
                    <w:rPr/>
                  </w:pPr>
                  <w:r w:rsidDel="00000000" w:rsidR="00000000" w:rsidRPr="00000000">
                    <w:rPr>
                      <w:rFonts w:ascii="Calibri" w:cs="Calibri" w:eastAsia="Calibri" w:hAnsi="Calibri"/>
                      <w:sz w:val="20"/>
                      <w:szCs w:val="20"/>
                      <w:rtl w:val="0"/>
                    </w:rPr>
                    <w:t xml:space="preserve">[-0,040, 0,303]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1">
                  <w:pPr>
                    <w:keepNext w:val="1"/>
                    <w:spacing w:after="60" w:before="0" w:lineRule="auto"/>
                    <w:rPr/>
                  </w:pPr>
                  <w:r w:rsidDel="00000000" w:rsidR="00000000" w:rsidRPr="00000000">
                    <w:rPr>
                      <w:rFonts w:ascii="Calibri" w:cs="Calibri" w:eastAsia="Calibri" w:hAnsi="Calibri"/>
                      <w:sz w:val="20"/>
                      <w:szCs w:val="20"/>
                      <w:rtl w:val="0"/>
                    </w:rPr>
                    <w:t xml:space="preserve">0,935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2">
                  <w:pPr>
                    <w:keepNext w:val="1"/>
                    <w:spacing w:after="60" w:before="0" w:lineRule="auto"/>
                    <w:rPr/>
                  </w:pPr>
                  <w:r w:rsidDel="00000000" w:rsidR="00000000" w:rsidRPr="00000000">
                    <w:rPr>
                      <w:rFonts w:ascii="Calibri" w:cs="Calibri" w:eastAsia="Calibri" w:hAnsi="Calibri"/>
                      <w:sz w:val="20"/>
                      <w:szCs w:val="20"/>
                      <w:rtl w:val="0"/>
                    </w:rPr>
                    <w:t xml:space="preserve">34,7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3">
                  <w:pPr>
                    <w:keepNext w:val="1"/>
                    <w:spacing w:after="60" w:before="0" w:lineRule="auto"/>
                    <w:rPr/>
                  </w:pPr>
                  <w:r w:rsidDel="00000000" w:rsidR="00000000" w:rsidRPr="00000000">
                    <w:rPr>
                      <w:rFonts w:ascii="Calibri" w:cs="Calibri" w:eastAsia="Calibri" w:hAnsi="Calibri"/>
                      <w:sz w:val="20"/>
                      <w:szCs w:val="20"/>
                      <w:rtl w:val="0"/>
                    </w:rPr>
                    <w:t xml:space="preserve">0,53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4">
                  <w:pPr>
                    <w:keepNext w:val="1"/>
                    <w:spacing w:after="60" w:before="0" w:lineRule="auto"/>
                    <w:rPr/>
                  </w:pPr>
                  <w:r w:rsidDel="00000000" w:rsidR="00000000" w:rsidRPr="00000000">
                    <w:rPr>
                      <w:rFonts w:ascii="Calibri" w:cs="Calibri" w:eastAsia="Calibri" w:hAnsi="Calibri"/>
                      <w:sz w:val="20"/>
                      <w:szCs w:val="20"/>
                      <w:rtl w:val="0"/>
                    </w:rPr>
                    <w:t xml:space="preserve">Zayıf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5">
                  <w:pPr>
                    <w:keepNext w:val="1"/>
                    <w:spacing w:after="60" w:before="0" w:lineRule="auto"/>
                    <w:rPr/>
                  </w:pPr>
                  <w:r w:rsidDel="00000000" w:rsidR="00000000" w:rsidRPr="00000000">
                    <w:rPr>
                      <w:rFonts w:ascii="Calibri" w:cs="Calibri" w:eastAsia="Calibri" w:hAnsi="Calibri"/>
                      <w:sz w:val="20"/>
                      <w:szCs w:val="20"/>
                      <w:rtl w:val="0"/>
                    </w:rPr>
                    <w:t xml:space="preserve">1,003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06">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r>
          </w:tbl>
          <w:p w:rsidR="00000000" w:rsidDel="00000000" w:rsidP="00000000" w:rsidRDefault="00000000" w:rsidRPr="00000000" w14:paraId="000007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4raoznuoat5z" w:id="111"/>
          <w:bookmarkEnd w:id="111"/>
          <w:p w:rsidR="00000000" w:rsidDel="00000000" w:rsidP="00000000" w:rsidRDefault="00000000" w:rsidRPr="00000000" w14:paraId="000007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grup-içi rol kontrastı (aile içi indeks eksi kardeş); keşifsel/post-hoc, BH-FDR düzeltmeli.</w:t>
            </w:r>
          </w:p>
          <w:tbl>
            <w:tblPr>
              <w:tblStyle w:val="Table32"/>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709">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0A">
                  <w:pPr>
                    <w:keepNext w:val="1"/>
                    <w:spacing w:after="60" w:before="0" w:lineRule="auto"/>
                    <w:rPr/>
                  </w:pPr>
                  <w:r w:rsidDel="00000000" w:rsidR="00000000" w:rsidRPr="00000000">
                    <w:rPr>
                      <w:rFonts w:ascii="Calibri" w:cs="Calibri" w:eastAsia="Calibri" w:hAnsi="Calibri"/>
                      <w:sz w:val="20"/>
                      <w:szCs w:val="20"/>
                      <w:rtl w:val="0"/>
                    </w:rPr>
                    <w:t xml:space="preserve">Kontrast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0B">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0C">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0D">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0E">
                  <w:pPr>
                    <w:keepNext w:val="1"/>
                    <w:spacing w:after="60" w:before="0" w:lineRule="auto"/>
                    <w:rPr/>
                  </w:pPr>
                  <w:r w:rsidDel="00000000" w:rsidR="00000000" w:rsidRPr="00000000">
                    <w:rPr>
                      <w:rFonts w:ascii="Calibri" w:cs="Calibri" w:eastAsia="Calibri" w:hAnsi="Calibri"/>
                      <w:sz w:val="20"/>
                      <w:szCs w:val="20"/>
                      <w:rtl w:val="0"/>
                    </w:rPr>
                    <w:t xml:space="preserve">q (FDR)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0F">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0">
                  <w:pPr>
                    <w:keepNext w:val="1"/>
                    <w:spacing w:after="60" w:before="0" w:lineRule="auto"/>
                    <w:rPr/>
                  </w:pPr>
                  <w:r w:rsidDel="00000000" w:rsidR="00000000" w:rsidRPr="00000000">
                    <w:rPr>
                      <w:rFonts w:ascii="Calibri" w:cs="Calibri" w:eastAsia="Calibri" w:hAnsi="Calibri"/>
                      <w:sz w:val="20"/>
                      <w:szCs w:val="20"/>
                      <w:rtl w:val="0"/>
                    </w:rPr>
                    <w:t xml:space="preserve">DM: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1">
                  <w:pPr>
                    <w:keepNext w:val="1"/>
                    <w:spacing w:after="60" w:before="0" w:lineRule="auto"/>
                    <w:rPr/>
                  </w:pPr>
                  <w:r w:rsidDel="00000000" w:rsidR="00000000" w:rsidRPr="00000000">
                    <w:rPr>
                      <w:rFonts w:ascii="Calibri" w:cs="Calibri" w:eastAsia="Calibri" w:hAnsi="Calibri"/>
                      <w:sz w:val="20"/>
                      <w:szCs w:val="20"/>
                      <w:rtl w:val="0"/>
                    </w:rPr>
                    <w:t xml:space="preserve">-0,067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2">
                  <w:pPr>
                    <w:keepNext w:val="1"/>
                    <w:spacing w:after="60" w:before="0" w:lineRule="auto"/>
                    <w:rPr/>
                  </w:pPr>
                  <w:r w:rsidDel="00000000" w:rsidR="00000000" w:rsidRPr="00000000">
                    <w:rPr>
                      <w:rFonts w:ascii="Calibri" w:cs="Calibri" w:eastAsia="Calibri" w:hAnsi="Calibri"/>
                      <w:sz w:val="20"/>
                      <w:szCs w:val="20"/>
                      <w:rtl w:val="0"/>
                    </w:rPr>
                    <w:t xml:space="preserve">[-0,189, 0,055]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3">
                  <w:pPr>
                    <w:keepNext w:val="1"/>
                    <w:spacing w:after="60" w:before="0" w:lineRule="auto"/>
                    <w:rPr/>
                  </w:pPr>
                  <w:r w:rsidDel="00000000" w:rsidR="00000000" w:rsidRPr="00000000">
                    <w:rPr>
                      <w:rFonts w:ascii="Calibri" w:cs="Calibri" w:eastAsia="Calibri" w:hAnsi="Calibri"/>
                      <w:sz w:val="20"/>
                      <w:szCs w:val="20"/>
                      <w:rtl w:val="0"/>
                    </w:rPr>
                    <w:t xml:space="preserve">0,281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4">
                  <w:pPr>
                    <w:keepNext w:val="1"/>
                    <w:spacing w:after="60" w:before="0" w:lineRule="auto"/>
                    <w:rPr/>
                  </w:pPr>
                  <w:r w:rsidDel="00000000" w:rsidR="00000000" w:rsidRPr="00000000">
                    <w:rPr>
                      <w:rFonts w:ascii="Calibri" w:cs="Calibri" w:eastAsia="Calibri" w:hAnsi="Calibri"/>
                      <w:sz w:val="20"/>
                      <w:szCs w:val="20"/>
                      <w:rtl w:val="0"/>
                    </w:rPr>
                    <w:t xml:space="preserve">0,763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15">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6">
                  <w:pPr>
                    <w:keepNext w:val="1"/>
                    <w:spacing w:after="60" w:before="0" w:lineRule="auto"/>
                    <w:rPr/>
                  </w:pPr>
                  <w:r w:rsidDel="00000000" w:rsidR="00000000" w:rsidRPr="00000000">
                    <w:rPr>
                      <w:rFonts w:ascii="Calibri" w:cs="Calibri" w:eastAsia="Calibri" w:hAnsi="Calibri"/>
                      <w:sz w:val="20"/>
                      <w:szCs w:val="20"/>
                      <w:rtl w:val="0"/>
                    </w:rPr>
                    <w:t xml:space="preserve">Kontrol: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7">
                  <w:pPr>
                    <w:keepNext w:val="1"/>
                    <w:spacing w:after="60" w:before="0" w:lineRule="auto"/>
                    <w:rPr/>
                  </w:pPr>
                  <w:r w:rsidDel="00000000" w:rsidR="00000000" w:rsidRPr="00000000">
                    <w:rPr>
                      <w:rFonts w:ascii="Calibri" w:cs="Calibri" w:eastAsia="Calibri" w:hAnsi="Calibri"/>
                      <w:sz w:val="20"/>
                      <w:szCs w:val="20"/>
                      <w:rtl w:val="0"/>
                    </w:rPr>
                    <w:t xml:space="preserve">0,017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8">
                  <w:pPr>
                    <w:keepNext w:val="1"/>
                    <w:spacing w:after="60" w:before="0" w:lineRule="auto"/>
                    <w:rPr/>
                  </w:pPr>
                  <w:r w:rsidDel="00000000" w:rsidR="00000000" w:rsidRPr="00000000">
                    <w:rPr>
                      <w:rFonts w:ascii="Calibri" w:cs="Calibri" w:eastAsia="Calibri" w:hAnsi="Calibri"/>
                      <w:sz w:val="20"/>
                      <w:szCs w:val="20"/>
                      <w:rtl w:val="0"/>
                    </w:rPr>
                    <w:t xml:space="preserve">[-0,105, 0,139]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9">
                  <w:pPr>
                    <w:keepNext w:val="1"/>
                    <w:spacing w:after="60" w:before="0" w:lineRule="auto"/>
                    <w:rPr/>
                  </w:pPr>
                  <w:r w:rsidDel="00000000" w:rsidR="00000000" w:rsidRPr="00000000">
                    <w:rPr>
                      <w:rFonts w:ascii="Calibri" w:cs="Calibri" w:eastAsia="Calibri" w:hAnsi="Calibri"/>
                      <w:sz w:val="20"/>
                      <w:szCs w:val="20"/>
                      <w:rtl w:val="0"/>
                    </w:rPr>
                    <w:t xml:space="preserve">0,787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A">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1B">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C">
                  <w:pPr>
                    <w:keepNext w:val="1"/>
                    <w:spacing w:after="60" w:before="0" w:lineRule="auto"/>
                    <w:rPr/>
                  </w:pPr>
                  <w:r w:rsidDel="00000000" w:rsidR="00000000" w:rsidRPr="00000000">
                    <w:rPr>
                      <w:rFonts w:ascii="Calibri" w:cs="Calibri" w:eastAsia="Calibri" w:hAnsi="Calibri"/>
                      <w:sz w:val="20"/>
                      <w:szCs w:val="20"/>
                      <w:rtl w:val="0"/>
                    </w:rPr>
                    <w:t xml:space="preserve">DM: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D">
                  <w:pPr>
                    <w:keepNext w:val="1"/>
                    <w:spacing w:after="60" w:before="0" w:lineRule="auto"/>
                    <w:rPr/>
                  </w:pPr>
                  <w:r w:rsidDel="00000000" w:rsidR="00000000" w:rsidRPr="00000000">
                    <w:rPr>
                      <w:rFonts w:ascii="Calibri" w:cs="Calibri" w:eastAsia="Calibri" w:hAnsi="Calibri"/>
                      <w:sz w:val="20"/>
                      <w:szCs w:val="20"/>
                      <w:rtl w:val="0"/>
                    </w:rPr>
                    <w:t xml:space="preserve">0,095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E">
                  <w:pPr>
                    <w:keepNext w:val="1"/>
                    <w:spacing w:after="60" w:before="0" w:lineRule="auto"/>
                    <w:rPr/>
                  </w:pPr>
                  <w:r w:rsidDel="00000000" w:rsidR="00000000" w:rsidRPr="00000000">
                    <w:rPr>
                      <w:rFonts w:ascii="Calibri" w:cs="Calibri" w:eastAsia="Calibri" w:hAnsi="Calibri"/>
                      <w:sz w:val="20"/>
                      <w:szCs w:val="20"/>
                      <w:rtl w:val="0"/>
                    </w:rPr>
                    <w:t xml:space="preserve">[-0,042, 0,232]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1F">
                  <w:pPr>
                    <w:keepNext w:val="1"/>
                    <w:spacing w:after="60" w:before="0" w:lineRule="auto"/>
                    <w:rPr/>
                  </w:pPr>
                  <w:r w:rsidDel="00000000" w:rsidR="00000000" w:rsidRPr="00000000">
                    <w:rPr>
                      <w:rFonts w:ascii="Calibri" w:cs="Calibri" w:eastAsia="Calibri" w:hAnsi="Calibri"/>
                      <w:sz w:val="20"/>
                      <w:szCs w:val="20"/>
                      <w:rtl w:val="0"/>
                    </w:rPr>
                    <w:t xml:space="preserve">0,172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0">
                  <w:pPr>
                    <w:keepNext w:val="1"/>
                    <w:spacing w:after="60" w:before="0" w:lineRule="auto"/>
                    <w:rPr/>
                  </w:pPr>
                  <w:r w:rsidDel="00000000" w:rsidR="00000000" w:rsidRPr="00000000">
                    <w:rPr>
                      <w:rFonts w:ascii="Calibri" w:cs="Calibri" w:eastAsia="Calibri" w:hAnsi="Calibri"/>
                      <w:sz w:val="20"/>
                      <w:szCs w:val="20"/>
                      <w:rtl w:val="0"/>
                    </w:rPr>
                    <w:t xml:space="preserve">0,763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21">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2">
                  <w:pPr>
                    <w:keepNext w:val="1"/>
                    <w:spacing w:after="60" w:before="0" w:lineRule="auto"/>
                    <w:rPr/>
                  </w:pPr>
                  <w:r w:rsidDel="00000000" w:rsidR="00000000" w:rsidRPr="00000000">
                    <w:rPr>
                      <w:rFonts w:ascii="Calibri" w:cs="Calibri" w:eastAsia="Calibri" w:hAnsi="Calibri"/>
                      <w:sz w:val="20"/>
                      <w:szCs w:val="20"/>
                      <w:rtl w:val="0"/>
                    </w:rPr>
                    <w:t xml:space="preserve">Kontrol: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3">
                  <w:pPr>
                    <w:keepNext w:val="1"/>
                    <w:spacing w:after="60" w:before="0" w:lineRule="auto"/>
                    <w:rPr/>
                  </w:pPr>
                  <w:r w:rsidDel="00000000" w:rsidR="00000000" w:rsidRPr="00000000">
                    <w:rPr>
                      <w:rFonts w:ascii="Calibri" w:cs="Calibri" w:eastAsia="Calibri" w:hAnsi="Calibri"/>
                      <w:sz w:val="20"/>
                      <w:szCs w:val="20"/>
                      <w:rtl w:val="0"/>
                    </w:rPr>
                    <w:t xml:space="preserve">0,074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4">
                  <w:pPr>
                    <w:keepNext w:val="1"/>
                    <w:spacing w:after="60" w:before="0" w:lineRule="auto"/>
                    <w:rPr/>
                  </w:pPr>
                  <w:r w:rsidDel="00000000" w:rsidR="00000000" w:rsidRPr="00000000">
                    <w:rPr>
                      <w:rFonts w:ascii="Calibri" w:cs="Calibri" w:eastAsia="Calibri" w:hAnsi="Calibri"/>
                      <w:sz w:val="20"/>
                      <w:szCs w:val="20"/>
                      <w:rtl w:val="0"/>
                    </w:rPr>
                    <w:t xml:space="preserve">[-0,063, 0,211]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5">
                  <w:pPr>
                    <w:keepNext w:val="1"/>
                    <w:spacing w:after="60" w:before="0" w:lineRule="auto"/>
                    <w:rPr/>
                  </w:pPr>
                  <w:r w:rsidDel="00000000" w:rsidR="00000000" w:rsidRPr="00000000">
                    <w:rPr>
                      <w:rFonts w:ascii="Calibri" w:cs="Calibri" w:eastAsia="Calibri" w:hAnsi="Calibri"/>
                      <w:sz w:val="20"/>
                      <w:szCs w:val="20"/>
                      <w:rtl w:val="0"/>
                    </w:rPr>
                    <w:t xml:space="preserve">0,286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6">
                  <w:pPr>
                    <w:keepNext w:val="1"/>
                    <w:spacing w:after="60" w:before="0" w:lineRule="auto"/>
                    <w:rPr/>
                  </w:pPr>
                  <w:r w:rsidDel="00000000" w:rsidR="00000000" w:rsidRPr="00000000">
                    <w:rPr>
                      <w:rFonts w:ascii="Calibri" w:cs="Calibri" w:eastAsia="Calibri" w:hAnsi="Calibri"/>
                      <w:sz w:val="20"/>
                      <w:szCs w:val="20"/>
                      <w:rtl w:val="0"/>
                    </w:rPr>
                    <w:t xml:space="preserve">0,763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27">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8">
                  <w:pPr>
                    <w:keepNext w:val="1"/>
                    <w:spacing w:after="60" w:before="0" w:lineRule="auto"/>
                    <w:rPr/>
                  </w:pPr>
                  <w:r w:rsidDel="00000000" w:rsidR="00000000" w:rsidRPr="00000000">
                    <w:rPr>
                      <w:rFonts w:ascii="Calibri" w:cs="Calibri" w:eastAsia="Calibri" w:hAnsi="Calibri"/>
                      <w:sz w:val="20"/>
                      <w:szCs w:val="20"/>
                      <w:rtl w:val="0"/>
                    </w:rPr>
                    <w:t xml:space="preserve">DM: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9">
                  <w:pPr>
                    <w:keepNext w:val="1"/>
                    <w:spacing w:after="60" w:before="0" w:lineRule="auto"/>
                    <w:rPr/>
                  </w:pPr>
                  <w:r w:rsidDel="00000000" w:rsidR="00000000" w:rsidRPr="00000000">
                    <w:rPr>
                      <w:rFonts w:ascii="Calibri" w:cs="Calibri" w:eastAsia="Calibri" w:hAnsi="Calibri"/>
                      <w:sz w:val="20"/>
                      <w:szCs w:val="20"/>
                      <w:rtl w:val="0"/>
                    </w:rPr>
                    <w:t xml:space="preserve">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A">
                  <w:pPr>
                    <w:keepNext w:val="1"/>
                    <w:spacing w:after="60" w:before="0" w:lineRule="auto"/>
                    <w:rPr/>
                  </w:pPr>
                  <w:r w:rsidDel="00000000" w:rsidR="00000000" w:rsidRPr="00000000">
                    <w:rPr>
                      <w:rFonts w:ascii="Calibri" w:cs="Calibri" w:eastAsia="Calibri" w:hAnsi="Calibri"/>
                      <w:sz w:val="20"/>
                      <w:szCs w:val="20"/>
                      <w:rtl w:val="0"/>
                    </w:rPr>
                    <w:t xml:space="preserve">[-0,075, 0,114]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B">
                  <w:pPr>
                    <w:keepNext w:val="1"/>
                    <w:spacing w:after="60" w:before="0" w:lineRule="auto"/>
                    <w:rPr/>
                  </w:pPr>
                  <w:r w:rsidDel="00000000" w:rsidR="00000000" w:rsidRPr="00000000">
                    <w:rPr>
                      <w:rFonts w:ascii="Calibri" w:cs="Calibri" w:eastAsia="Calibri" w:hAnsi="Calibri"/>
                      <w:sz w:val="20"/>
                      <w:szCs w:val="20"/>
                      <w:rtl w:val="0"/>
                    </w:rPr>
                    <w:t xml:space="preserve">0,683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C">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2D">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E">
                  <w:pPr>
                    <w:keepNext w:val="1"/>
                    <w:spacing w:after="60" w:before="0" w:lineRule="auto"/>
                    <w:rPr/>
                  </w:pPr>
                  <w:r w:rsidDel="00000000" w:rsidR="00000000" w:rsidRPr="00000000">
                    <w:rPr>
                      <w:rFonts w:ascii="Calibri" w:cs="Calibri" w:eastAsia="Calibri" w:hAnsi="Calibri"/>
                      <w:sz w:val="20"/>
                      <w:szCs w:val="20"/>
                      <w:rtl w:val="0"/>
                    </w:rPr>
                    <w:t xml:space="preserve">Kontrol: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2F">
                  <w:pPr>
                    <w:keepNext w:val="1"/>
                    <w:spacing w:after="60" w:before="0" w:lineRule="auto"/>
                    <w:rPr/>
                  </w:pPr>
                  <w:r w:rsidDel="00000000" w:rsidR="00000000" w:rsidRPr="00000000">
                    <w:rPr>
                      <w:rFonts w:ascii="Calibri" w:cs="Calibri" w:eastAsia="Calibri" w:hAnsi="Calibri"/>
                      <w:sz w:val="20"/>
                      <w:szCs w:val="20"/>
                      <w:rtl w:val="0"/>
                    </w:rPr>
                    <w:t xml:space="preserve">-0,004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0">
                  <w:pPr>
                    <w:keepNext w:val="1"/>
                    <w:spacing w:after="60" w:before="0" w:lineRule="auto"/>
                    <w:rPr/>
                  </w:pPr>
                  <w:r w:rsidDel="00000000" w:rsidR="00000000" w:rsidRPr="00000000">
                    <w:rPr>
                      <w:rFonts w:ascii="Calibri" w:cs="Calibri" w:eastAsia="Calibri" w:hAnsi="Calibri"/>
                      <w:sz w:val="20"/>
                      <w:szCs w:val="20"/>
                      <w:rtl w:val="0"/>
                    </w:rPr>
                    <w:t xml:space="preserve">[-0,098, 0,090]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1">
                  <w:pPr>
                    <w:keepNext w:val="1"/>
                    <w:spacing w:after="60" w:before="0" w:lineRule="auto"/>
                    <w:rPr/>
                  </w:pPr>
                  <w:r w:rsidDel="00000000" w:rsidR="00000000" w:rsidRPr="00000000">
                    <w:rPr>
                      <w:rFonts w:ascii="Calibri" w:cs="Calibri" w:eastAsia="Calibri" w:hAnsi="Calibri"/>
                      <w:sz w:val="20"/>
                      <w:szCs w:val="20"/>
                      <w:rtl w:val="0"/>
                    </w:rPr>
                    <w:t xml:space="preserve">0,927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2">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33">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4">
                  <w:pPr>
                    <w:keepNext w:val="1"/>
                    <w:spacing w:after="60" w:before="0" w:lineRule="auto"/>
                    <w:rPr/>
                  </w:pPr>
                  <w:r w:rsidDel="00000000" w:rsidR="00000000" w:rsidRPr="00000000">
                    <w:rPr>
                      <w:rFonts w:ascii="Calibri" w:cs="Calibri" w:eastAsia="Calibri" w:hAnsi="Calibri"/>
                      <w:sz w:val="20"/>
                      <w:szCs w:val="20"/>
                      <w:rtl w:val="0"/>
                    </w:rPr>
                    <w:t xml:space="preserve">DM: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5">
                  <w:pPr>
                    <w:keepNext w:val="1"/>
                    <w:spacing w:after="60" w:before="0" w:lineRule="auto"/>
                    <w:rPr/>
                  </w:pPr>
                  <w:r w:rsidDel="00000000" w:rsidR="00000000" w:rsidRPr="00000000">
                    <w:rPr>
                      <w:rFonts w:ascii="Calibri" w:cs="Calibri" w:eastAsia="Calibri" w:hAnsi="Calibri"/>
                      <w:sz w:val="20"/>
                      <w:szCs w:val="20"/>
                      <w:rtl w:val="0"/>
                    </w:rPr>
                    <w:t xml:space="preserve">-0,001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6">
                  <w:pPr>
                    <w:keepNext w:val="1"/>
                    <w:spacing w:after="60" w:before="0" w:lineRule="auto"/>
                    <w:rPr/>
                  </w:pPr>
                  <w:r w:rsidDel="00000000" w:rsidR="00000000" w:rsidRPr="00000000">
                    <w:rPr>
                      <w:rFonts w:ascii="Calibri" w:cs="Calibri" w:eastAsia="Calibri" w:hAnsi="Calibri"/>
                      <w:sz w:val="20"/>
                      <w:szCs w:val="20"/>
                      <w:rtl w:val="0"/>
                    </w:rPr>
                    <w:t xml:space="preserve">[-0,158, 0,156]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7">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8">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39">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A">
                  <w:pPr>
                    <w:keepNext w:val="1"/>
                    <w:spacing w:after="60" w:before="0" w:lineRule="auto"/>
                    <w:rPr/>
                  </w:pPr>
                  <w:r w:rsidDel="00000000" w:rsidR="00000000" w:rsidRPr="00000000">
                    <w:rPr>
                      <w:rFonts w:ascii="Calibri" w:cs="Calibri" w:eastAsia="Calibri" w:hAnsi="Calibri"/>
                      <w:sz w:val="20"/>
                      <w:szCs w:val="20"/>
                      <w:rtl w:val="0"/>
                    </w:rPr>
                    <w:t xml:space="preserve">Kontrol: indeks eksi kardeş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B">
                  <w:pPr>
                    <w:keepNext w:val="1"/>
                    <w:spacing w:after="60" w:before="0" w:lineRule="auto"/>
                    <w:rPr/>
                  </w:pPr>
                  <w:r w:rsidDel="00000000" w:rsidR="00000000" w:rsidRPr="00000000">
                    <w:rPr>
                      <w:rFonts w:ascii="Calibri" w:cs="Calibri" w:eastAsia="Calibri" w:hAnsi="Calibri"/>
                      <w:sz w:val="20"/>
                      <w:szCs w:val="20"/>
                      <w:rtl w:val="0"/>
                    </w:rPr>
                    <w:t xml:space="preserve">0,038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C">
                  <w:pPr>
                    <w:keepNext w:val="1"/>
                    <w:spacing w:after="60" w:before="0" w:lineRule="auto"/>
                    <w:rPr/>
                  </w:pPr>
                  <w:r w:rsidDel="00000000" w:rsidR="00000000" w:rsidRPr="00000000">
                    <w:rPr>
                      <w:rFonts w:ascii="Calibri" w:cs="Calibri" w:eastAsia="Calibri" w:hAnsi="Calibri"/>
                      <w:sz w:val="20"/>
                      <w:szCs w:val="20"/>
                      <w:rtl w:val="0"/>
                    </w:rPr>
                    <w:t xml:space="preserve">[-0,119, 0,195]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D">
                  <w:pPr>
                    <w:keepNext w:val="1"/>
                    <w:spacing w:after="60" w:before="0" w:lineRule="auto"/>
                    <w:rPr/>
                  </w:pPr>
                  <w:r w:rsidDel="00000000" w:rsidR="00000000" w:rsidRPr="00000000">
                    <w:rPr>
                      <w:rFonts w:ascii="Calibri" w:cs="Calibri" w:eastAsia="Calibri" w:hAnsi="Calibri"/>
                      <w:sz w:val="20"/>
                      <w:szCs w:val="20"/>
                      <w:rtl w:val="0"/>
                    </w:rPr>
                    <w:t xml:space="preserve">0,635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3E">
                  <w:pPr>
                    <w:keepNext w:val="1"/>
                    <w:spacing w:after="60" w:before="0" w:lineRule="auto"/>
                    <w:rPr/>
                  </w:pPr>
                  <w:r w:rsidDel="00000000" w:rsidR="00000000" w:rsidRPr="00000000">
                    <w:rPr>
                      <w:rFonts w:ascii="Calibri" w:cs="Calibri" w:eastAsia="Calibri" w:hAnsi="Calibri"/>
                      <w:sz w:val="20"/>
                      <w:szCs w:val="20"/>
                      <w:rtl w:val="0"/>
                    </w:rPr>
                    <w:t xml:space="preserve">0,991</w:t>
                  </w:r>
                  <w:r w:rsidDel="00000000" w:rsidR="00000000" w:rsidRPr="00000000">
                    <w:rPr>
                      <w:rtl w:val="0"/>
                    </w:rPr>
                  </w:r>
                </w:p>
              </w:tc>
            </w:tr>
          </w:tbl>
          <w:p w:rsidR="00000000" w:rsidDel="00000000" w:rsidP="00000000" w:rsidRDefault="00000000" w:rsidRPr="00000000" w14:paraId="000007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fu5vj4tzj9if" w:id="112"/>
          <w:bookmarkEnd w:id="112"/>
          <w:p w:rsidR="00000000" w:rsidDel="00000000" w:rsidP="00000000" w:rsidRDefault="00000000" w:rsidRPr="00000000" w14:paraId="000007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3436049"/>
                  <wp:effectExtent b="0" l="0" r="0" t="0"/>
                  <wp:docPr id="29" name="image22.png"/>
                  <a:graphic>
                    <a:graphicData uri="http://schemas.openxmlformats.org/drawingml/2006/picture">
                      <pic:pic>
                        <pic:nvPicPr>
                          <pic:cNvPr id="0" name="image22.png"/>
                          <pic:cNvPicPr preferRelativeResize="0"/>
                        </pic:nvPicPr>
                        <pic:blipFill>
                          <a:blip r:embed="rId15"/>
                          <a:srcRect b="0" l="0" r="0" t="0"/>
                          <a:stretch>
                            <a:fillRect/>
                          </a:stretch>
                        </pic:blipFill>
                        <pic:spPr>
                          <a:xfrm>
                            <a:off x="0" y="0"/>
                            <a:ext cx="5522976" cy="3436049"/>
                          </a:xfrm>
                          <a:prstGeom prst="rect"/>
                          <a:ln/>
                        </pic:spPr>
                      </pic:pic>
                    </a:graphicData>
                  </a:graphic>
                </wp:inline>
              </w:drawing>
            </w:r>
            <w:r w:rsidDel="00000000" w:rsidR="00000000" w:rsidRPr="00000000">
              <w:rPr>
                <w:rtl w:val="0"/>
              </w:rPr>
            </w:r>
          </w:p>
          <w:p w:rsidR="00000000" w:rsidDel="00000000" w:rsidP="00000000" w:rsidRDefault="00000000" w:rsidRPr="00000000" w14:paraId="000007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dört EMBU-C alt ölçeğinde grup ana etkisi (DM eksi Kontrol). Noktalar ham ölçek puanı birimindeki tahmini, yatay çizgiler %95 güven aralığını göstermektedir; kesikli dikey çizgi sıfır farkı işaretler.</w:t>
            </w:r>
          </w:p>
        </w:tc>
      </w:tr>
    </w:tbl>
    <w:bookmarkStart w:colFirst="0" w:colLast="0" w:name="i9wip8ab02dq" w:id="113"/>
    <w:bookmarkEnd w:id="113"/>
    <w:p w:rsidR="00000000" w:rsidDel="00000000" w:rsidP="00000000" w:rsidRDefault="00000000" w:rsidRPr="00000000" w14:paraId="00000742">
      <w:pPr>
        <w:pStyle w:val="Heading3"/>
        <w:rPr/>
      </w:pPr>
      <w:r w:rsidDel="00000000" w:rsidR="00000000" w:rsidRPr="00000000">
        <w:rPr>
          <w:rtl w:val="0"/>
        </w:rPr>
        <w:t xml:space="preserve">4.3.2 H2 — Kardeş İlişkisi (KİA / SRQ)</w:t>
      </w:r>
    </w:p>
    <w:p w:rsidR="00000000" w:rsidDel="00000000" w:rsidP="00000000" w:rsidRDefault="00000000" w:rsidRPr="00000000" w14:paraId="000007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Kardeş ilişkisinin dört boyutunda (yakınlık, güç, çatışma, rekabet) Tip 1 diyabetli aileler ile kontrol aileleri arasında anlamlı bir fark için kanıt bulunmamıştır. Bu, farkın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olmadığının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kanıtı değil; mevcut örneklemde bir farkın gösterilememesidir. Ayrıntılar </w:t>
      </w:r>
      <w:hyperlink w:anchor="owepsavn335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hyperlink w:anchor="c1ztwy4ijy4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sunulmaktadır.</w:t>
      </w:r>
    </w:p>
    <w:p w:rsidR="00000000" w:rsidDel="00000000" w:rsidP="00000000" w:rsidRDefault="00000000" w:rsidRPr="00000000" w14:paraId="0000074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İlişkileri Anketi (KİA / SRQ) dört alt ölçeği, aynı soruya farklı açılardan bakan üç paralel strateji ile incelenmiştir. Aile-ortalama Welch testlerinde (her ailenin iki kardeşinin ortalaması alınarak, 241 aile üzerinden) sıcaklık/yakınlık, statü/güç, çatışma ve rekabet alt ölçeklerinin tamamında gruplar arası fark küçük kalmıştır (etki büyüklüğü d &lt; 0,20). İki kardeşin birbirini karşılıklı etkilediğini hesaba katan aktör-partner karşılıklı bağımlılık modelinde (APIM) de grup, rol ve grup × rol etkileri için anlamlı fark bulunmamıştır (FDR-düzeltilmiş p &gt; 0,350). İki kardeşin yanıtlarını latent düzeyde ilişkilendiren Olsen-Kenny ayırt edilebilir düad doğrulayıcı faktör analizi, kavga-temelli madde seti üzerinde uyum sağlamış; indeks çocuk ile kardeşin bu boyuttaki latent korelasyonu r = 0,27 olarak raporlanmıştır. Farkın kardeşlerin cinsiyet ve yaş farkına göre değişip değişmediğini sınayan moderasyon analizi anlamlı çıkmamıştır. Farkın yokluğunu doğrudan test eden eşdeğerlik sınaması (TOST) ön-kayıtlı planda yer almadığından uygulanmamış; bu nedenle dört alt ölçek için bulgu, “fark yoktur” değil, “farkın varlığına ilişkin kanıt yetersizdir” biçiminde raporlanmıştır (Lakens, 2017). Aile-ortalama testleri </w:t>
      </w:r>
      <w:hyperlink w:anchor="owepsavn335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APIM sabit etkileri </w:t>
      </w:r>
      <w:hyperlink w:anchor="c1ztwy4ijy4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APIM aktör ve partner yolları </w:t>
      </w:r>
      <w:hyperlink w:anchor="gln12z4cgp4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3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owepsavn335l" w:id="114"/>
          <w:bookmarkEnd w:id="114"/>
          <w:p w:rsidR="00000000" w:rsidDel="00000000" w:rsidP="00000000" w:rsidRDefault="00000000" w:rsidRPr="00000000" w14:paraId="000007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 aile-ortalama Welch testleri.</w:t>
            </w:r>
          </w:p>
          <w:tbl>
            <w:tblPr>
              <w:tblStyle w:val="Table34"/>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746">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47">
                  <w:pPr>
                    <w:keepNext w:val="1"/>
                    <w:spacing w:after="60" w:before="0" w:lineRule="auto"/>
                    <w:rPr/>
                  </w:pPr>
                  <w:r w:rsidDel="00000000" w:rsidR="00000000" w:rsidRPr="00000000">
                    <w:rPr>
                      <w:rFonts w:ascii="Calibri" w:cs="Calibri" w:eastAsia="Calibri" w:hAnsi="Calibri"/>
                      <w:sz w:val="20"/>
                      <w:szCs w:val="20"/>
                      <w:rtl w:val="0"/>
                    </w:rPr>
                    <w:t xml:space="preserve">DM ort.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48">
                  <w:pPr>
                    <w:keepNext w:val="1"/>
                    <w:spacing w:after="60" w:before="0" w:lineRule="auto"/>
                    <w:rPr/>
                  </w:pPr>
                  <w:r w:rsidDel="00000000" w:rsidR="00000000" w:rsidRPr="00000000">
                    <w:rPr>
                      <w:rFonts w:ascii="Calibri" w:cs="Calibri" w:eastAsia="Calibri" w:hAnsi="Calibri"/>
                      <w:sz w:val="20"/>
                      <w:szCs w:val="20"/>
                      <w:rtl w:val="0"/>
                    </w:rPr>
                    <w:t xml:space="preserve">Kontrol ort.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49">
                  <w:pPr>
                    <w:keepNext w:val="1"/>
                    <w:spacing w:after="60" w:before="0" w:lineRule="auto"/>
                    <w:rPr/>
                  </w:pPr>
                  <w:r w:rsidDel="00000000" w:rsidR="00000000" w:rsidRPr="00000000">
                    <w:rPr>
                      <w:rFonts w:ascii="Calibri" w:cs="Calibri" w:eastAsia="Calibri" w:hAnsi="Calibri"/>
                      <w:sz w:val="20"/>
                      <w:szCs w:val="20"/>
                      <w:rtl w:val="0"/>
                    </w:rPr>
                    <w:t xml:space="preserve">Fark [%95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4A">
                  <w:pPr>
                    <w:keepNext w:val="1"/>
                    <w:spacing w:after="60" w:before="0" w:lineRule="auto"/>
                    <w:rPr/>
                  </w:pPr>
                  <w:r w:rsidDel="00000000" w:rsidR="00000000" w:rsidRPr="00000000">
                    <w:rPr>
                      <w:rFonts w:ascii="Calibri" w:cs="Calibri" w:eastAsia="Calibri" w:hAnsi="Calibri"/>
                      <w:sz w:val="20"/>
                      <w:szCs w:val="20"/>
                      <w:rtl w:val="0"/>
                    </w:rPr>
                    <w:t xml:space="preserve">Hedges g [%95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4B">
                  <w:pPr>
                    <w:keepNext w:val="1"/>
                    <w:spacing w:after="60" w:before="0" w:lineRule="auto"/>
                    <w:rPr/>
                  </w:pPr>
                  <w:r w:rsidDel="00000000" w:rsidR="00000000" w:rsidRPr="00000000">
                    <w:rPr>
                      <w:rFonts w:ascii="Calibri" w:cs="Calibri" w:eastAsia="Calibri" w:hAnsi="Calibri"/>
                      <w:sz w:val="20"/>
                      <w:szCs w:val="20"/>
                      <w:rtl w:val="0"/>
                    </w:rPr>
                    <w:t xml:space="preserve">p (FDR)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4C">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D">
                  <w:pPr>
                    <w:keepNext w:val="1"/>
                    <w:spacing w:after="60" w:before="0" w:lineRule="auto"/>
                    <w:rPr/>
                  </w:pPr>
                  <w:r w:rsidDel="00000000" w:rsidR="00000000" w:rsidRPr="00000000">
                    <w:rPr>
                      <w:rFonts w:ascii="Calibri" w:cs="Calibri" w:eastAsia="Calibri" w:hAnsi="Calibri"/>
                      <w:sz w:val="20"/>
                      <w:szCs w:val="20"/>
                      <w:rtl w:val="0"/>
                    </w:rPr>
                    <w:t xml:space="preserve">3,22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E">
                  <w:pPr>
                    <w:keepNext w:val="1"/>
                    <w:spacing w:after="60" w:before="0" w:lineRule="auto"/>
                    <w:rPr/>
                  </w:pPr>
                  <w:r w:rsidDel="00000000" w:rsidR="00000000" w:rsidRPr="00000000">
                    <w:rPr>
                      <w:rFonts w:ascii="Calibri" w:cs="Calibri" w:eastAsia="Calibri" w:hAnsi="Calibri"/>
                      <w:sz w:val="20"/>
                      <w:szCs w:val="20"/>
                      <w:rtl w:val="0"/>
                    </w:rPr>
                    <w:t xml:space="preserve">3,29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4F">
                  <w:pPr>
                    <w:keepNext w:val="1"/>
                    <w:spacing w:after="60" w:before="0" w:lineRule="auto"/>
                    <w:rPr/>
                  </w:pPr>
                  <w:r w:rsidDel="00000000" w:rsidR="00000000" w:rsidRPr="00000000">
                    <w:rPr>
                      <w:rFonts w:ascii="Calibri" w:cs="Calibri" w:eastAsia="Calibri" w:hAnsi="Calibri"/>
                      <w:sz w:val="20"/>
                      <w:szCs w:val="20"/>
                      <w:rtl w:val="0"/>
                    </w:rPr>
                    <w:t xml:space="preserve">-0,072 [-0,170, 0,026]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0">
                  <w:pPr>
                    <w:keepNext w:val="1"/>
                    <w:spacing w:after="60" w:before="0" w:lineRule="auto"/>
                    <w:rPr/>
                  </w:pPr>
                  <w:r w:rsidDel="00000000" w:rsidR="00000000" w:rsidRPr="00000000">
                    <w:rPr>
                      <w:rFonts w:ascii="Calibri" w:cs="Calibri" w:eastAsia="Calibri" w:hAnsi="Calibri"/>
                      <w:sz w:val="20"/>
                      <w:szCs w:val="20"/>
                      <w:rtl w:val="0"/>
                    </w:rPr>
                    <w:t xml:space="preserve">-0,19 [-0,44, 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1">
                  <w:pPr>
                    <w:keepNext w:val="1"/>
                    <w:spacing w:after="60" w:before="0" w:lineRule="auto"/>
                    <w:rPr/>
                  </w:pPr>
                  <w:r w:rsidDel="00000000" w:rsidR="00000000" w:rsidRPr="00000000">
                    <w:rPr>
                      <w:rFonts w:ascii="Calibri" w:cs="Calibri" w:eastAsia="Calibri" w:hAnsi="Calibri"/>
                      <w:sz w:val="20"/>
                      <w:szCs w:val="20"/>
                      <w:rtl w:val="0"/>
                    </w:rPr>
                    <w:t xml:space="preserve">0,589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52">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3">
                  <w:pPr>
                    <w:keepNext w:val="1"/>
                    <w:spacing w:after="60" w:before="0" w:lineRule="auto"/>
                    <w:rPr/>
                  </w:pPr>
                  <w:r w:rsidDel="00000000" w:rsidR="00000000" w:rsidRPr="00000000">
                    <w:rPr>
                      <w:rFonts w:ascii="Calibri" w:cs="Calibri" w:eastAsia="Calibri" w:hAnsi="Calibri"/>
                      <w:sz w:val="20"/>
                      <w:szCs w:val="20"/>
                      <w:rtl w:val="0"/>
                    </w:rPr>
                    <w:t xml:space="preserve">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4">
                  <w:pPr>
                    <w:keepNext w:val="1"/>
                    <w:spacing w:after="60" w:before="0" w:lineRule="auto"/>
                    <w:rPr/>
                  </w:pPr>
                  <w:r w:rsidDel="00000000" w:rsidR="00000000" w:rsidRPr="00000000">
                    <w:rPr>
                      <w:rFonts w:ascii="Calibri" w:cs="Calibri" w:eastAsia="Calibri" w:hAnsi="Calibri"/>
                      <w:sz w:val="20"/>
                      <w:szCs w:val="20"/>
                      <w:rtl w:val="0"/>
                    </w:rPr>
                    <w:t xml:space="preserve">3,48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5">
                  <w:pPr>
                    <w:keepNext w:val="1"/>
                    <w:spacing w:after="60" w:before="0" w:lineRule="auto"/>
                    <w:rPr/>
                  </w:pPr>
                  <w:r w:rsidDel="00000000" w:rsidR="00000000" w:rsidRPr="00000000">
                    <w:rPr>
                      <w:rFonts w:ascii="Calibri" w:cs="Calibri" w:eastAsia="Calibri" w:hAnsi="Calibri"/>
                      <w:sz w:val="20"/>
                      <w:szCs w:val="20"/>
                      <w:rtl w:val="0"/>
                    </w:rPr>
                    <w:t xml:space="preserve">0,013 [-0,094, 0,121]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6">
                  <w:pPr>
                    <w:keepNext w:val="1"/>
                    <w:spacing w:after="60" w:before="0" w:lineRule="auto"/>
                    <w:rPr/>
                  </w:pPr>
                  <w:r w:rsidDel="00000000" w:rsidR="00000000" w:rsidRPr="00000000">
                    <w:rPr>
                      <w:rFonts w:ascii="Calibri" w:cs="Calibri" w:eastAsia="Calibri" w:hAnsi="Calibri"/>
                      <w:sz w:val="20"/>
                      <w:szCs w:val="20"/>
                      <w:rtl w:val="0"/>
                    </w:rPr>
                    <w:t xml:space="preserve">0,03 [-0,22, 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7">
                  <w:pPr>
                    <w:keepNext w:val="1"/>
                    <w:spacing w:after="60" w:before="0" w:lineRule="auto"/>
                    <w:rPr/>
                  </w:pPr>
                  <w:r w:rsidDel="00000000" w:rsidR="00000000" w:rsidRPr="00000000">
                    <w:rPr>
                      <w:rFonts w:ascii="Calibri" w:cs="Calibri" w:eastAsia="Calibri" w:hAnsi="Calibri"/>
                      <w:sz w:val="20"/>
                      <w:szCs w:val="20"/>
                      <w:rtl w:val="0"/>
                    </w:rPr>
                    <w:t xml:space="preserve">0,911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58">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9">
                  <w:pPr>
                    <w:keepNext w:val="1"/>
                    <w:spacing w:after="60" w:before="0" w:lineRule="auto"/>
                    <w:rPr/>
                  </w:pPr>
                  <w:r w:rsidDel="00000000" w:rsidR="00000000" w:rsidRPr="00000000">
                    <w:rPr>
                      <w:rFonts w:ascii="Calibri" w:cs="Calibri" w:eastAsia="Calibri" w:hAnsi="Calibri"/>
                      <w:sz w:val="20"/>
                      <w:szCs w:val="20"/>
                      <w:rtl w:val="0"/>
                    </w:rPr>
                    <w:t xml:space="preserve">3,09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A">
                  <w:pPr>
                    <w:keepNext w:val="1"/>
                    <w:spacing w:after="60" w:before="0" w:lineRule="auto"/>
                    <w:rPr/>
                  </w:pPr>
                  <w:r w:rsidDel="00000000" w:rsidR="00000000" w:rsidRPr="00000000">
                    <w:rPr>
                      <w:rFonts w:ascii="Calibri" w:cs="Calibri" w:eastAsia="Calibri" w:hAnsi="Calibri"/>
                      <w:sz w:val="20"/>
                      <w:szCs w:val="20"/>
                      <w:rtl w:val="0"/>
                    </w:rPr>
                    <w:t xml:space="preserve">3,09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B">
                  <w:pPr>
                    <w:keepNext w:val="1"/>
                    <w:spacing w:after="60" w:before="0" w:lineRule="auto"/>
                    <w:rPr/>
                  </w:pPr>
                  <w:r w:rsidDel="00000000" w:rsidR="00000000" w:rsidRPr="00000000">
                    <w:rPr>
                      <w:rFonts w:ascii="Calibri" w:cs="Calibri" w:eastAsia="Calibri" w:hAnsi="Calibri"/>
                      <w:sz w:val="20"/>
                      <w:szCs w:val="20"/>
                      <w:rtl w:val="0"/>
                    </w:rPr>
                    <w:t xml:space="preserve">-0,007 [-0,124, 0,110]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C">
                  <w:pPr>
                    <w:keepNext w:val="1"/>
                    <w:spacing w:after="60" w:before="0" w:lineRule="auto"/>
                    <w:rPr/>
                  </w:pPr>
                  <w:r w:rsidDel="00000000" w:rsidR="00000000" w:rsidRPr="00000000">
                    <w:rPr>
                      <w:rFonts w:ascii="Calibri" w:cs="Calibri" w:eastAsia="Calibri" w:hAnsi="Calibri"/>
                      <w:sz w:val="20"/>
                      <w:szCs w:val="20"/>
                      <w:rtl w:val="0"/>
                    </w:rPr>
                    <w:t xml:space="preserve">-0,01 [-0,27,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D">
                  <w:pPr>
                    <w:keepNext w:val="1"/>
                    <w:spacing w:after="60" w:before="0" w:lineRule="auto"/>
                    <w:rPr/>
                  </w:pPr>
                  <w:r w:rsidDel="00000000" w:rsidR="00000000" w:rsidRPr="00000000">
                    <w:rPr>
                      <w:rFonts w:ascii="Calibri" w:cs="Calibri" w:eastAsia="Calibri" w:hAnsi="Calibri"/>
                      <w:sz w:val="20"/>
                      <w:szCs w:val="20"/>
                      <w:rtl w:val="0"/>
                    </w:rPr>
                    <w:t xml:space="preserve">0,911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5E">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5F">
                  <w:pPr>
                    <w:keepNext w:val="1"/>
                    <w:spacing w:after="60" w:before="0" w:lineRule="auto"/>
                    <w:rPr/>
                  </w:pPr>
                  <w:r w:rsidDel="00000000" w:rsidR="00000000" w:rsidRPr="00000000">
                    <w:rPr>
                      <w:rFonts w:ascii="Calibri" w:cs="Calibri" w:eastAsia="Calibri" w:hAnsi="Calibri"/>
                      <w:sz w:val="20"/>
                      <w:szCs w:val="20"/>
                      <w:rtl w:val="0"/>
                    </w:rPr>
                    <w:t xml:space="preserve">3,43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0">
                  <w:pPr>
                    <w:keepNext w:val="1"/>
                    <w:spacing w:after="60" w:before="0" w:lineRule="auto"/>
                    <w:rPr/>
                  </w:pPr>
                  <w:r w:rsidDel="00000000" w:rsidR="00000000" w:rsidRPr="00000000">
                    <w:rPr>
                      <w:rFonts w:ascii="Calibri" w:cs="Calibri" w:eastAsia="Calibri" w:hAnsi="Calibri"/>
                      <w:sz w:val="20"/>
                      <w:szCs w:val="20"/>
                      <w:rtl w:val="0"/>
                    </w:rPr>
                    <w:t xml:space="preserve">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1">
                  <w:pPr>
                    <w:keepNext w:val="1"/>
                    <w:spacing w:after="60" w:before="0" w:lineRule="auto"/>
                    <w:rPr/>
                  </w:pPr>
                  <w:r w:rsidDel="00000000" w:rsidR="00000000" w:rsidRPr="00000000">
                    <w:rPr>
                      <w:rFonts w:ascii="Calibri" w:cs="Calibri" w:eastAsia="Calibri" w:hAnsi="Calibri"/>
                      <w:sz w:val="20"/>
                      <w:szCs w:val="20"/>
                      <w:rtl w:val="0"/>
                    </w:rPr>
                    <w:t xml:space="preserve">-0,052 [-0,183, 0,079]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2">
                  <w:pPr>
                    <w:keepNext w:val="1"/>
                    <w:spacing w:after="60" w:before="0" w:lineRule="auto"/>
                    <w:rPr/>
                  </w:pPr>
                  <w:r w:rsidDel="00000000" w:rsidR="00000000" w:rsidRPr="00000000">
                    <w:rPr>
                      <w:rFonts w:ascii="Calibri" w:cs="Calibri" w:eastAsia="Calibri" w:hAnsi="Calibri"/>
                      <w:sz w:val="20"/>
                      <w:szCs w:val="20"/>
                      <w:rtl w:val="0"/>
                    </w:rPr>
                    <w:t xml:space="preserve">-0,10 [-0,35, 0,15]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3">
                  <w:pPr>
                    <w:keepNext w:val="1"/>
                    <w:spacing w:after="60" w:before="0" w:lineRule="auto"/>
                    <w:rPr/>
                  </w:pPr>
                  <w:r w:rsidDel="00000000" w:rsidR="00000000" w:rsidRPr="00000000">
                    <w:rPr>
                      <w:rFonts w:ascii="Calibri" w:cs="Calibri" w:eastAsia="Calibri" w:hAnsi="Calibri"/>
                      <w:sz w:val="20"/>
                      <w:szCs w:val="20"/>
                      <w:rtl w:val="0"/>
                    </w:rPr>
                    <w:t xml:space="preserve">0,865</w:t>
                  </w:r>
                  <w:r w:rsidDel="00000000" w:rsidR="00000000" w:rsidRPr="00000000">
                    <w:rPr>
                      <w:rtl w:val="0"/>
                    </w:rPr>
                  </w:r>
                </w:p>
              </w:tc>
            </w:tr>
          </w:tbl>
          <w:p w:rsidR="00000000" w:rsidDel="00000000" w:rsidP="00000000" w:rsidRDefault="00000000" w:rsidRPr="00000000" w14:paraId="000007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c1ztwy4ijy4h" w:id="115"/>
          <w:bookmarkEnd w:id="115"/>
          <w:p w:rsidR="00000000" w:rsidDel="00000000" w:rsidP="00000000" w:rsidRDefault="00000000" w:rsidRPr="00000000" w14:paraId="000007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 APIM sabit etkileri.</w:t>
            </w:r>
          </w:p>
          <w:tbl>
            <w:tblPr>
              <w:tblStyle w:val="Table35"/>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766">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67">
                  <w:pPr>
                    <w:keepNext w:val="1"/>
                    <w:spacing w:after="60" w:before="0" w:lineRule="auto"/>
                    <w:rPr/>
                  </w:pPr>
                  <w:r w:rsidDel="00000000" w:rsidR="00000000" w:rsidRPr="00000000">
                    <w:rPr>
                      <w:rFonts w:ascii="Calibri" w:cs="Calibri" w:eastAsia="Calibri" w:hAnsi="Calibri"/>
                      <w:sz w:val="20"/>
                      <w:szCs w:val="20"/>
                      <w:rtl w:val="0"/>
                    </w:rPr>
                    <w:t xml:space="preserve">Terim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68">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69">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6A">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6B">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6C">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D">
                  <w:pPr>
                    <w:keepNext w:val="1"/>
                    <w:spacing w:after="60" w:before="0" w:lineRule="auto"/>
                    <w:rPr/>
                  </w:pPr>
                  <w:r w:rsidDel="00000000" w:rsidR="00000000" w:rsidRPr="00000000">
                    <w:rPr>
                      <w:rFonts w:ascii="Calibri" w:cs="Calibri" w:eastAsia="Calibri" w:hAnsi="Calibri"/>
                      <w:sz w:val="20"/>
                      <w:szCs w:val="20"/>
                      <w:rtl w:val="0"/>
                    </w:rPr>
                    <w:t xml:space="preserve">DM grubu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E">
                  <w:pPr>
                    <w:keepNext w:val="1"/>
                    <w:spacing w:after="60" w:before="0" w:lineRule="auto"/>
                    <w:rPr/>
                  </w:pPr>
                  <w:r w:rsidDel="00000000" w:rsidR="00000000" w:rsidRPr="00000000">
                    <w:rPr>
                      <w:rFonts w:ascii="Calibri" w:cs="Calibri" w:eastAsia="Calibri" w:hAnsi="Calibri"/>
                      <w:sz w:val="20"/>
                      <w:szCs w:val="20"/>
                      <w:rtl w:val="0"/>
                    </w:rPr>
                    <w:t xml:space="preserve">-0,091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6F">
                  <w:pPr>
                    <w:keepNext w:val="1"/>
                    <w:spacing w:after="60" w:before="0" w:lineRule="auto"/>
                    <w:rPr/>
                  </w:pPr>
                  <w:r w:rsidDel="00000000" w:rsidR="00000000" w:rsidRPr="00000000">
                    <w:rPr>
                      <w:rFonts w:ascii="Calibri" w:cs="Calibri" w:eastAsia="Calibri" w:hAnsi="Calibri"/>
                      <w:sz w:val="20"/>
                      <w:szCs w:val="20"/>
                      <w:rtl w:val="0"/>
                    </w:rPr>
                    <w:t xml:space="preserve">[-0,208, 0,026]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0">
                  <w:pPr>
                    <w:keepNext w:val="1"/>
                    <w:spacing w:after="60" w:before="0" w:lineRule="auto"/>
                    <w:rPr/>
                  </w:pPr>
                  <w:r w:rsidDel="00000000" w:rsidR="00000000" w:rsidRPr="00000000">
                    <w:rPr>
                      <w:rFonts w:ascii="Calibri" w:cs="Calibri" w:eastAsia="Calibri" w:hAnsi="Calibri"/>
                      <w:sz w:val="20"/>
                      <w:szCs w:val="20"/>
                      <w:rtl w:val="0"/>
                    </w:rPr>
                    <w:t xml:space="preserve">0,423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1">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72">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3">
                  <w:pPr>
                    <w:keepNext w:val="1"/>
                    <w:spacing w:after="60" w:before="0" w:lineRule="auto"/>
                    <w:rPr/>
                  </w:pPr>
                  <w:r w:rsidDel="00000000" w:rsidR="00000000" w:rsidRPr="00000000">
                    <w:rPr>
                      <w:rFonts w:ascii="Calibri" w:cs="Calibri" w:eastAsia="Calibri" w:hAnsi="Calibri"/>
                      <w:sz w:val="20"/>
                      <w:szCs w:val="20"/>
                      <w:rtl w:val="0"/>
                    </w:rPr>
                    <w:t xml:space="preserve">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4">
                  <w:pPr>
                    <w:keepNext w:val="1"/>
                    <w:spacing w:after="60" w:before="0" w:lineRule="auto"/>
                    <w:rPr/>
                  </w:pPr>
                  <w:r w:rsidDel="00000000" w:rsidR="00000000" w:rsidRPr="00000000">
                    <w:rPr>
                      <w:rFonts w:ascii="Calibri" w:cs="Calibri" w:eastAsia="Calibri" w:hAnsi="Calibri"/>
                      <w:sz w:val="20"/>
                      <w:szCs w:val="20"/>
                      <w:rtl w:val="0"/>
                    </w:rPr>
                    <w:t xml:space="preserve">-0,039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5">
                  <w:pPr>
                    <w:keepNext w:val="1"/>
                    <w:spacing w:after="60" w:before="0" w:lineRule="auto"/>
                    <w:rPr/>
                  </w:pPr>
                  <w:r w:rsidDel="00000000" w:rsidR="00000000" w:rsidRPr="00000000">
                    <w:rPr>
                      <w:rFonts w:ascii="Calibri" w:cs="Calibri" w:eastAsia="Calibri" w:hAnsi="Calibri"/>
                      <w:sz w:val="20"/>
                      <w:szCs w:val="20"/>
                      <w:rtl w:val="0"/>
                    </w:rPr>
                    <w:t xml:space="preserve">[-0,142, 0,064]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6">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7">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78">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9">
                  <w:pPr>
                    <w:keepNext w:val="1"/>
                    <w:spacing w:after="60" w:before="0" w:lineRule="auto"/>
                    <w:rPr/>
                  </w:pPr>
                  <w:r w:rsidDel="00000000" w:rsidR="00000000" w:rsidRPr="00000000">
                    <w:rPr>
                      <w:rFonts w:ascii="Calibri" w:cs="Calibri" w:eastAsia="Calibri" w:hAnsi="Calibri"/>
                      <w:sz w:val="20"/>
                      <w:szCs w:val="20"/>
                      <w:rtl w:val="0"/>
                    </w:rPr>
                    <w:t xml:space="preserve">DM × 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A">
                  <w:pPr>
                    <w:keepNext w:val="1"/>
                    <w:spacing w:after="60" w:before="0" w:lineRule="auto"/>
                    <w:rPr/>
                  </w:pPr>
                  <w:r w:rsidDel="00000000" w:rsidR="00000000" w:rsidRPr="00000000">
                    <w:rPr>
                      <w:rFonts w:ascii="Calibri" w:cs="Calibri" w:eastAsia="Calibri" w:hAnsi="Calibri"/>
                      <w:sz w:val="20"/>
                      <w:szCs w:val="20"/>
                      <w:rtl w:val="0"/>
                    </w:rPr>
                    <w:t xml:space="preserve">0,057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B">
                  <w:pPr>
                    <w:keepNext w:val="1"/>
                    <w:spacing w:after="60" w:before="0" w:lineRule="auto"/>
                    <w:rPr/>
                  </w:pPr>
                  <w:r w:rsidDel="00000000" w:rsidR="00000000" w:rsidRPr="00000000">
                    <w:rPr>
                      <w:rFonts w:ascii="Calibri" w:cs="Calibri" w:eastAsia="Calibri" w:hAnsi="Calibri"/>
                      <w:sz w:val="20"/>
                      <w:szCs w:val="20"/>
                      <w:rtl w:val="0"/>
                    </w:rPr>
                    <w:t xml:space="preserve">[-0,088, 0,203]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C">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D">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7E">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7F">
                  <w:pPr>
                    <w:keepNext w:val="1"/>
                    <w:spacing w:after="60" w:before="0" w:lineRule="auto"/>
                    <w:rPr/>
                  </w:pPr>
                  <w:r w:rsidDel="00000000" w:rsidR="00000000" w:rsidRPr="00000000">
                    <w:rPr>
                      <w:rFonts w:ascii="Calibri" w:cs="Calibri" w:eastAsia="Calibri" w:hAnsi="Calibri"/>
                      <w:sz w:val="20"/>
                      <w:szCs w:val="20"/>
                      <w:rtl w:val="0"/>
                    </w:rPr>
                    <w:t xml:space="preserve">DM grubu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0">
                  <w:pPr>
                    <w:keepNext w:val="1"/>
                    <w:spacing w:after="60" w:before="0" w:lineRule="auto"/>
                    <w:rPr/>
                  </w:pPr>
                  <w:r w:rsidDel="00000000" w:rsidR="00000000" w:rsidRPr="00000000">
                    <w:rPr>
                      <w:rFonts w:ascii="Calibri" w:cs="Calibri" w:eastAsia="Calibri" w:hAnsi="Calibri"/>
                      <w:sz w:val="20"/>
                      <w:szCs w:val="20"/>
                      <w:rtl w:val="0"/>
                    </w:rPr>
                    <w:t xml:space="preserve">0,013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1">
                  <w:pPr>
                    <w:keepNext w:val="1"/>
                    <w:spacing w:after="60" w:before="0" w:lineRule="auto"/>
                    <w:rPr/>
                  </w:pPr>
                  <w:r w:rsidDel="00000000" w:rsidR="00000000" w:rsidRPr="00000000">
                    <w:rPr>
                      <w:rFonts w:ascii="Calibri" w:cs="Calibri" w:eastAsia="Calibri" w:hAnsi="Calibri"/>
                      <w:sz w:val="20"/>
                      <w:szCs w:val="20"/>
                      <w:rtl w:val="0"/>
                    </w:rPr>
                    <w:t xml:space="preserve">[-0,117, 0,142]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2">
                  <w:pPr>
                    <w:keepNext w:val="1"/>
                    <w:spacing w:after="60" w:before="0" w:lineRule="auto"/>
                    <w:rPr/>
                  </w:pPr>
                  <w:r w:rsidDel="00000000" w:rsidR="00000000" w:rsidRPr="00000000">
                    <w:rPr>
                      <w:rFonts w:ascii="Calibri" w:cs="Calibri" w:eastAsia="Calibri" w:hAnsi="Calibri"/>
                      <w:sz w:val="20"/>
                      <w:szCs w:val="20"/>
                      <w:rtl w:val="0"/>
                    </w:rPr>
                    <w:t xml:space="preserve">0,893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3">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84">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5">
                  <w:pPr>
                    <w:keepNext w:val="1"/>
                    <w:spacing w:after="60" w:before="0" w:lineRule="auto"/>
                    <w:rPr/>
                  </w:pPr>
                  <w:r w:rsidDel="00000000" w:rsidR="00000000" w:rsidRPr="00000000">
                    <w:rPr>
                      <w:rFonts w:ascii="Calibri" w:cs="Calibri" w:eastAsia="Calibri" w:hAnsi="Calibri"/>
                      <w:sz w:val="20"/>
                      <w:szCs w:val="20"/>
                      <w:rtl w:val="0"/>
                    </w:rPr>
                    <w:t xml:space="preserve">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6">
                  <w:pPr>
                    <w:keepNext w:val="1"/>
                    <w:spacing w:after="60" w:before="0" w:lineRule="auto"/>
                    <w:rPr/>
                  </w:pPr>
                  <w:r w:rsidDel="00000000" w:rsidR="00000000" w:rsidRPr="00000000">
                    <w:rPr>
                      <w:rFonts w:ascii="Calibri" w:cs="Calibri" w:eastAsia="Calibri" w:hAnsi="Calibri"/>
                      <w:sz w:val="20"/>
                      <w:szCs w:val="20"/>
                      <w:rtl w:val="0"/>
                    </w:rPr>
                    <w:t xml:space="preserve">-0,027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7">
                  <w:pPr>
                    <w:keepNext w:val="1"/>
                    <w:spacing w:after="60" w:before="0" w:lineRule="auto"/>
                    <w:rPr/>
                  </w:pPr>
                  <w:r w:rsidDel="00000000" w:rsidR="00000000" w:rsidRPr="00000000">
                    <w:rPr>
                      <w:rFonts w:ascii="Calibri" w:cs="Calibri" w:eastAsia="Calibri" w:hAnsi="Calibri"/>
                      <w:sz w:val="20"/>
                      <w:szCs w:val="20"/>
                      <w:rtl w:val="0"/>
                    </w:rPr>
                    <w:t xml:space="preserve">[-0,128, 0,074]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8">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9">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8A">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B">
                  <w:pPr>
                    <w:keepNext w:val="1"/>
                    <w:spacing w:after="60" w:before="0" w:lineRule="auto"/>
                    <w:rPr/>
                  </w:pPr>
                  <w:r w:rsidDel="00000000" w:rsidR="00000000" w:rsidRPr="00000000">
                    <w:rPr>
                      <w:rFonts w:ascii="Calibri" w:cs="Calibri" w:eastAsia="Calibri" w:hAnsi="Calibri"/>
                      <w:sz w:val="20"/>
                      <w:szCs w:val="20"/>
                      <w:rtl w:val="0"/>
                    </w:rPr>
                    <w:t xml:space="preserve">DM × 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C">
                  <w:pPr>
                    <w:keepNext w:val="1"/>
                    <w:spacing w:after="60" w:before="0" w:lineRule="auto"/>
                    <w:rPr/>
                  </w:pPr>
                  <w:r w:rsidDel="00000000" w:rsidR="00000000" w:rsidRPr="00000000">
                    <w:rPr>
                      <w:rFonts w:ascii="Calibri" w:cs="Calibri" w:eastAsia="Calibri" w:hAnsi="Calibri"/>
                      <w:sz w:val="20"/>
                      <w:szCs w:val="20"/>
                      <w:rtl w:val="0"/>
                    </w:rPr>
                    <w:t xml:space="preserve">-0,002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D">
                  <w:pPr>
                    <w:keepNext w:val="1"/>
                    <w:spacing w:after="60" w:before="0" w:lineRule="auto"/>
                    <w:rPr/>
                  </w:pPr>
                  <w:r w:rsidDel="00000000" w:rsidR="00000000" w:rsidRPr="00000000">
                    <w:rPr>
                      <w:rFonts w:ascii="Calibri" w:cs="Calibri" w:eastAsia="Calibri" w:hAnsi="Calibri"/>
                      <w:sz w:val="20"/>
                      <w:szCs w:val="20"/>
                      <w:rtl w:val="0"/>
                    </w:rPr>
                    <w:t xml:space="preserve">[-0,145, 0,141]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E">
                  <w:pPr>
                    <w:keepNext w:val="1"/>
                    <w:spacing w:after="60" w:before="0" w:lineRule="auto"/>
                    <w:rPr/>
                  </w:pPr>
                  <w:r w:rsidDel="00000000" w:rsidR="00000000" w:rsidRPr="00000000">
                    <w:rPr>
                      <w:rFonts w:ascii="Calibri" w:cs="Calibri" w:eastAsia="Calibri" w:hAnsi="Calibri"/>
                      <w:sz w:val="20"/>
                      <w:szCs w:val="20"/>
                      <w:rtl w:val="0"/>
                    </w:rPr>
                    <w:t xml:space="preserve">0,977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8F">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90">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1">
                  <w:pPr>
                    <w:keepNext w:val="1"/>
                    <w:spacing w:after="60" w:before="0" w:lineRule="auto"/>
                    <w:rPr/>
                  </w:pPr>
                  <w:r w:rsidDel="00000000" w:rsidR="00000000" w:rsidRPr="00000000">
                    <w:rPr>
                      <w:rFonts w:ascii="Calibri" w:cs="Calibri" w:eastAsia="Calibri" w:hAnsi="Calibri"/>
                      <w:sz w:val="20"/>
                      <w:szCs w:val="20"/>
                      <w:rtl w:val="0"/>
                    </w:rPr>
                    <w:t xml:space="preserve">DM grubu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2">
                  <w:pPr>
                    <w:keepNext w:val="1"/>
                    <w:spacing w:after="60" w:before="0" w:lineRule="auto"/>
                    <w:rPr/>
                  </w:pPr>
                  <w:r w:rsidDel="00000000" w:rsidR="00000000" w:rsidRPr="00000000">
                    <w:rPr>
                      <w:rFonts w:ascii="Calibri" w:cs="Calibri" w:eastAsia="Calibri" w:hAnsi="Calibri"/>
                      <w:sz w:val="20"/>
                      <w:szCs w:val="20"/>
                      <w:rtl w:val="0"/>
                    </w:rPr>
                    <w:t xml:space="preserve">-0,056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3">
                  <w:pPr>
                    <w:keepNext w:val="1"/>
                    <w:spacing w:after="60" w:before="0" w:lineRule="auto"/>
                    <w:rPr/>
                  </w:pPr>
                  <w:r w:rsidDel="00000000" w:rsidR="00000000" w:rsidRPr="00000000">
                    <w:rPr>
                      <w:rFonts w:ascii="Calibri" w:cs="Calibri" w:eastAsia="Calibri" w:hAnsi="Calibri"/>
                      <w:sz w:val="20"/>
                      <w:szCs w:val="20"/>
                      <w:rtl w:val="0"/>
                    </w:rPr>
                    <w:t xml:space="preserve">[-0,204, 0,093]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4">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5">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96">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7">
                  <w:pPr>
                    <w:keepNext w:val="1"/>
                    <w:spacing w:after="60" w:before="0" w:lineRule="auto"/>
                    <w:rPr/>
                  </w:pPr>
                  <w:r w:rsidDel="00000000" w:rsidR="00000000" w:rsidRPr="00000000">
                    <w:rPr>
                      <w:rFonts w:ascii="Calibri" w:cs="Calibri" w:eastAsia="Calibri" w:hAnsi="Calibri"/>
                      <w:sz w:val="20"/>
                      <w:szCs w:val="20"/>
                      <w:rtl w:val="0"/>
                    </w:rPr>
                    <w:t xml:space="preserve">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8">
                  <w:pPr>
                    <w:keepNext w:val="1"/>
                    <w:spacing w:after="60" w:before="0" w:lineRule="auto"/>
                    <w:rPr/>
                  </w:pPr>
                  <w:r w:rsidDel="00000000" w:rsidR="00000000" w:rsidRPr="00000000">
                    <w:rPr>
                      <w:rFonts w:ascii="Calibri" w:cs="Calibri" w:eastAsia="Calibri" w:hAnsi="Calibri"/>
                      <w:sz w:val="20"/>
                      <w:szCs w:val="20"/>
                      <w:rtl w:val="0"/>
                    </w:rPr>
                    <w:t xml:space="preserve">-0,035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9">
                  <w:pPr>
                    <w:keepNext w:val="1"/>
                    <w:spacing w:after="60" w:before="0" w:lineRule="auto"/>
                    <w:rPr/>
                  </w:pPr>
                  <w:r w:rsidDel="00000000" w:rsidR="00000000" w:rsidRPr="00000000">
                    <w:rPr>
                      <w:rFonts w:ascii="Calibri" w:cs="Calibri" w:eastAsia="Calibri" w:hAnsi="Calibri"/>
                      <w:sz w:val="20"/>
                      <w:szCs w:val="20"/>
                      <w:rtl w:val="0"/>
                    </w:rPr>
                    <w:t xml:space="preserve">[-0,171, 0,101]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A">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B">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9C">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D">
                  <w:pPr>
                    <w:keepNext w:val="1"/>
                    <w:spacing w:after="60" w:before="0" w:lineRule="auto"/>
                    <w:rPr/>
                  </w:pPr>
                  <w:r w:rsidDel="00000000" w:rsidR="00000000" w:rsidRPr="00000000">
                    <w:rPr>
                      <w:rFonts w:ascii="Calibri" w:cs="Calibri" w:eastAsia="Calibri" w:hAnsi="Calibri"/>
                      <w:sz w:val="20"/>
                      <w:szCs w:val="20"/>
                      <w:rtl w:val="0"/>
                    </w:rPr>
                    <w:t xml:space="preserve">DM × 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E">
                  <w:pPr>
                    <w:keepNext w:val="1"/>
                    <w:spacing w:after="60" w:before="0" w:lineRule="auto"/>
                    <w:rPr/>
                  </w:pPr>
                  <w:r w:rsidDel="00000000" w:rsidR="00000000" w:rsidRPr="00000000">
                    <w:rPr>
                      <w:rFonts w:ascii="Calibri" w:cs="Calibri" w:eastAsia="Calibri" w:hAnsi="Calibri"/>
                      <w:sz w:val="20"/>
                      <w:szCs w:val="20"/>
                      <w:rtl w:val="0"/>
                    </w:rPr>
                    <w:t xml:space="preserve">0,091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9F">
                  <w:pPr>
                    <w:keepNext w:val="1"/>
                    <w:spacing w:after="60" w:before="0" w:lineRule="auto"/>
                    <w:rPr/>
                  </w:pPr>
                  <w:r w:rsidDel="00000000" w:rsidR="00000000" w:rsidRPr="00000000">
                    <w:rPr>
                      <w:rFonts w:ascii="Calibri" w:cs="Calibri" w:eastAsia="Calibri" w:hAnsi="Calibri"/>
                      <w:sz w:val="20"/>
                      <w:szCs w:val="20"/>
                      <w:rtl w:val="0"/>
                    </w:rPr>
                    <w:t xml:space="preserve">[-0,101, 0,283]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0">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1">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A2">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3">
                  <w:pPr>
                    <w:keepNext w:val="1"/>
                    <w:spacing w:after="60" w:before="0" w:lineRule="auto"/>
                    <w:rPr/>
                  </w:pPr>
                  <w:r w:rsidDel="00000000" w:rsidR="00000000" w:rsidRPr="00000000">
                    <w:rPr>
                      <w:rFonts w:ascii="Calibri" w:cs="Calibri" w:eastAsia="Calibri" w:hAnsi="Calibri"/>
                      <w:sz w:val="20"/>
                      <w:szCs w:val="20"/>
                      <w:rtl w:val="0"/>
                    </w:rPr>
                    <w:t xml:space="preserve">DM grubu</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4">
                  <w:pPr>
                    <w:keepNext w:val="1"/>
                    <w:spacing w:after="60" w:before="0" w:lineRule="auto"/>
                    <w:rPr/>
                  </w:pPr>
                  <w:r w:rsidDel="00000000" w:rsidR="00000000" w:rsidRPr="00000000">
                    <w:rPr>
                      <w:rFonts w:ascii="Calibri" w:cs="Calibri" w:eastAsia="Calibri" w:hAnsi="Calibri"/>
                      <w:sz w:val="20"/>
                      <w:szCs w:val="20"/>
                      <w:rtl w:val="0"/>
                    </w:rPr>
                    <w:t xml:space="preserve">-0,083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5">
                  <w:pPr>
                    <w:keepNext w:val="1"/>
                    <w:spacing w:after="60" w:before="0" w:lineRule="auto"/>
                    <w:rPr/>
                  </w:pPr>
                  <w:r w:rsidDel="00000000" w:rsidR="00000000" w:rsidRPr="00000000">
                    <w:rPr>
                      <w:rFonts w:ascii="Calibri" w:cs="Calibri" w:eastAsia="Calibri" w:hAnsi="Calibri"/>
                      <w:sz w:val="20"/>
                      <w:szCs w:val="20"/>
                      <w:rtl w:val="0"/>
                    </w:rPr>
                    <w:t xml:space="preserve">[-0,252, 0,085]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6">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7">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A8">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9">
                  <w:pPr>
                    <w:keepNext w:val="1"/>
                    <w:spacing w:after="60" w:before="0" w:lineRule="auto"/>
                    <w:rPr/>
                  </w:pPr>
                  <w:r w:rsidDel="00000000" w:rsidR="00000000" w:rsidRPr="00000000">
                    <w:rPr>
                      <w:rFonts w:ascii="Calibri" w:cs="Calibri" w:eastAsia="Calibri" w:hAnsi="Calibri"/>
                      <w:sz w:val="20"/>
                      <w:szCs w:val="20"/>
                      <w:rtl w:val="0"/>
                    </w:rPr>
                    <w:t xml:space="preserve">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A">
                  <w:pPr>
                    <w:keepNext w:val="1"/>
                    <w:spacing w:after="60" w:before="0" w:lineRule="auto"/>
                    <w:rPr/>
                  </w:pPr>
                  <w:r w:rsidDel="00000000" w:rsidR="00000000" w:rsidRPr="00000000">
                    <w:rPr>
                      <w:rFonts w:ascii="Calibri" w:cs="Calibri" w:eastAsia="Calibri" w:hAnsi="Calibri"/>
                      <w:sz w:val="20"/>
                      <w:szCs w:val="20"/>
                      <w:rtl w:val="0"/>
                    </w:rPr>
                    <w:t xml:space="preserve">-0,02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B">
                  <w:pPr>
                    <w:keepNext w:val="1"/>
                    <w:spacing w:after="60" w:before="0" w:lineRule="auto"/>
                    <w:rPr/>
                  </w:pPr>
                  <w:r w:rsidDel="00000000" w:rsidR="00000000" w:rsidRPr="00000000">
                    <w:rPr>
                      <w:rFonts w:ascii="Calibri" w:cs="Calibri" w:eastAsia="Calibri" w:hAnsi="Calibri"/>
                      <w:sz w:val="20"/>
                      <w:szCs w:val="20"/>
                      <w:rtl w:val="0"/>
                    </w:rPr>
                    <w:t xml:space="preserve">[-0,175, 0,134]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C">
                  <w:pPr>
                    <w:keepNext w:val="1"/>
                    <w:spacing w:after="60" w:before="0" w:lineRule="auto"/>
                    <w:rPr/>
                  </w:pPr>
                  <w:r w:rsidDel="00000000" w:rsidR="00000000" w:rsidRPr="00000000">
                    <w:rPr>
                      <w:rFonts w:ascii="Calibri" w:cs="Calibri" w:eastAsia="Calibri" w:hAnsi="Calibri"/>
                      <w:sz w:val="20"/>
                      <w:szCs w:val="20"/>
                      <w:rtl w:val="0"/>
                    </w:rPr>
                    <w:t xml:space="preserve">0,883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D">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AE">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AF">
                  <w:pPr>
                    <w:keepNext w:val="1"/>
                    <w:spacing w:after="60" w:before="0" w:lineRule="auto"/>
                    <w:rPr/>
                  </w:pPr>
                  <w:r w:rsidDel="00000000" w:rsidR="00000000" w:rsidRPr="00000000">
                    <w:rPr>
                      <w:rFonts w:ascii="Calibri" w:cs="Calibri" w:eastAsia="Calibri" w:hAnsi="Calibri"/>
                      <w:sz w:val="20"/>
                      <w:szCs w:val="20"/>
                      <w:rtl w:val="0"/>
                    </w:rPr>
                    <w:t xml:space="preserve">DM × kardeş rolü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B0">
                  <w:pPr>
                    <w:keepNext w:val="1"/>
                    <w:spacing w:after="60" w:before="0" w:lineRule="auto"/>
                    <w:rPr/>
                  </w:pPr>
                  <w:r w:rsidDel="00000000" w:rsidR="00000000" w:rsidRPr="00000000">
                    <w:rPr>
                      <w:rFonts w:ascii="Calibri" w:cs="Calibri" w:eastAsia="Calibri" w:hAnsi="Calibri"/>
                      <w:sz w:val="20"/>
                      <w:szCs w:val="20"/>
                      <w:rtl w:val="0"/>
                    </w:rPr>
                    <w:t xml:space="preserve">0,072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B1">
                  <w:pPr>
                    <w:keepNext w:val="1"/>
                    <w:spacing w:after="60" w:before="0" w:lineRule="auto"/>
                    <w:rPr/>
                  </w:pPr>
                  <w:r w:rsidDel="00000000" w:rsidR="00000000" w:rsidRPr="00000000">
                    <w:rPr>
                      <w:rFonts w:ascii="Calibri" w:cs="Calibri" w:eastAsia="Calibri" w:hAnsi="Calibri"/>
                      <w:sz w:val="20"/>
                      <w:szCs w:val="20"/>
                      <w:rtl w:val="0"/>
                    </w:rPr>
                    <w:t xml:space="preserve">[-0,146, 0,291]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B2">
                  <w:pPr>
                    <w:keepNext w:val="1"/>
                    <w:spacing w:after="60" w:before="0" w:lineRule="auto"/>
                    <w:rPr/>
                  </w:pPr>
                  <w:r w:rsidDel="00000000" w:rsidR="00000000" w:rsidRPr="00000000">
                    <w:rPr>
                      <w:rFonts w:ascii="Calibri" w:cs="Calibri" w:eastAsia="Calibri" w:hAnsi="Calibri"/>
                      <w:sz w:val="20"/>
                      <w:szCs w:val="20"/>
                      <w:rtl w:val="0"/>
                    </w:rPr>
                    <w:t xml:space="preserve">0,764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B3">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bl>
          <w:p w:rsidR="00000000" w:rsidDel="00000000" w:rsidP="00000000" w:rsidRDefault="00000000" w:rsidRPr="00000000" w14:paraId="000007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gln12z4cgp41" w:id="116"/>
          <w:bookmarkEnd w:id="116"/>
          <w:p w:rsidR="00000000" w:rsidDel="00000000" w:rsidP="00000000" w:rsidRDefault="00000000" w:rsidRPr="00000000" w14:paraId="000007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3155986"/>
                  <wp:effectExtent b="0" l="0" r="0" t="0"/>
                  <wp:docPr id="32" name="image24.png"/>
                  <a:graphic>
                    <a:graphicData uri="http://schemas.openxmlformats.org/drawingml/2006/picture">
                      <pic:pic>
                        <pic:nvPicPr>
                          <pic:cNvPr id="0" name="image24.png"/>
                          <pic:cNvPicPr preferRelativeResize="0"/>
                        </pic:nvPicPr>
                        <pic:blipFill>
                          <a:blip r:embed="rId16"/>
                          <a:srcRect b="0" l="0" r="0" t="0"/>
                          <a:stretch>
                            <a:fillRect/>
                          </a:stretch>
                        </pic:blipFill>
                        <pic:spPr>
                          <a:xfrm>
                            <a:off x="0" y="0"/>
                            <a:ext cx="5522976" cy="3155986"/>
                          </a:xfrm>
                          <a:prstGeom prst="rect"/>
                          <a:ln/>
                        </pic:spPr>
                      </pic:pic>
                    </a:graphicData>
                  </a:graphic>
                </wp:inline>
              </w:drawing>
            </w:r>
            <w:r w:rsidDel="00000000" w:rsidR="00000000" w:rsidRPr="00000000">
              <w:rPr>
                <w:rtl w:val="0"/>
              </w:rPr>
            </w:r>
          </w:p>
          <w:p w:rsidR="00000000" w:rsidDel="00000000" w:rsidP="00000000" w:rsidRDefault="00000000" w:rsidRPr="00000000" w14:paraId="000007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H2 aktör-partner karşılıklı bağımlılık modeli (APIM) yol diyagramı. Düğümler indeks çocuk ile kardeşin KİA yanıtlarını, oklar aktör ve partner etkilerini göstermektedir.</w:t>
            </w:r>
          </w:p>
        </w:tc>
      </w:tr>
    </w:tbl>
    <w:bookmarkStart w:colFirst="0" w:colLast="0" w:name="vq19ys75m0ns" w:id="117"/>
    <w:bookmarkEnd w:id="117"/>
    <w:p w:rsidR="00000000" w:rsidDel="00000000" w:rsidP="00000000" w:rsidRDefault="00000000" w:rsidRPr="00000000" w14:paraId="000007B7">
      <w:pPr>
        <w:pStyle w:val="Heading3"/>
        <w:rPr/>
      </w:pPr>
      <w:r w:rsidDel="00000000" w:rsidR="00000000" w:rsidRPr="00000000">
        <w:rPr>
          <w:rtl w:val="0"/>
        </w:rPr>
        <w:t xml:space="preserve">4.3.3 H3 — Anne Öz-Bildirimi (EMBU-P)</w:t>
      </w:r>
    </w:p>
    <w:p w:rsidR="00000000" w:rsidDel="00000000" w:rsidP="00000000" w:rsidRDefault="00000000" w:rsidRPr="00000000" w14:paraId="000007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Annelerin kendi bildirdikleri ebeveynlik tutumlarının dört boyutunda da Tip 1 diyabetli ve kontrol grubu anneleri arasında anlamlı bir fark için kanıt bulunmamıştır; sonuç birincil, ağırlıklandırılmış (IPTW) ve Bayesçi analizlerde tutarlıdır. Bu bulgu, çocukların algısındaki reddetme farkıyla (H1) birlikte okunduğunda, farkın anne öz-bildiriminde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görünür olmadığına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işaret eder. Ayrıntılar </w:t>
      </w:r>
      <w:hyperlink w:anchor="gfd9b3pbkf0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içindedir.</w:t>
      </w:r>
    </w:p>
    <w:p w:rsidR="00000000" w:rsidDel="00000000" w:rsidP="00000000" w:rsidRDefault="00000000" w:rsidRPr="00000000" w14:paraId="000007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ns w:author="Özlem Murzoğlu" w:id="50" w:date="2026-07-30T17:31:3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EMBU-P alt ölçeği için kovaryans analizi 241 anne üzerinde tahmin edilmiştir. Ham (standardize olmayan) grup katsayıları (ölçek puanı biriminde) sıcaklık b = 0,06 (%95 GA </w:t>
      </w:r>
      <w:ins w:author="Özlem Murzoğlu" w:id="50" w:date="2026-07-30T17:31:39Z">
        <w:r w:rsidDel="00000000" w:rsidR="00000000" w:rsidRPr="00000000">
          <w:rPr>
            <w:rtl w:val="0"/>
          </w:rPr>
        </w:r>
      </w:ins>
    </w:p>
    <w:p w:rsidR="00000000" w:rsidDel="00000000" w:rsidP="00000000" w:rsidRDefault="00000000" w:rsidRPr="00000000" w14:paraId="000007BA">
      <w:pPr>
        <w:shd w:fill="ffffff" w:val="clear"/>
        <w:spacing w:after="180" w:before="180" w:lineRule="auto"/>
        <w:rPr>
          <w:ins w:author="Özlem Murzoğlu" w:id="50" w:date="2026-07-30T17:31:3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Özlem Murzoğlu" w:id="50" w:date="2026-07-30T17:31:3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215900" cy="215900"/>
              <wp:effectExtent b="0" l="0" r="0" t="0"/>
              <wp:docPr descr="Launch Paperpal" id="3" name="image11.png"/>
              <a:graphic>
                <a:graphicData uri="http://schemas.openxmlformats.org/drawingml/2006/picture">
                  <pic:pic>
                    <pic:nvPicPr>
                      <pic:cNvPr descr="Launch Paperpal" id="0" name="image11.png"/>
                      <pic:cNvPicPr preferRelativeResize="0"/>
                    </pic:nvPicPr>
                    <pic:blipFill>
                      <a:blip r:embed="rId14"/>
                      <a:srcRect b="0" l="0" r="0" t="0"/>
                      <a:stretch>
                        <a:fillRect/>
                      </a:stretch>
                    </pic:blipFill>
                    <pic:spPr>
                      <a:xfrm>
                        <a:off x="0" y="0"/>
                        <a:ext cx="215900" cy="215900"/>
                      </a:xfrm>
                      <a:prstGeom prst="rect"/>
                      <a:ln/>
                    </pic:spPr>
                  </pic:pic>
                </a:graphicData>
              </a:graphic>
            </wp:inline>
          </w:drawing>
        </w:r>
        <w:r w:rsidDel="00000000" w:rsidR="00000000" w:rsidRPr="00000000">
          <w:rPr>
            <w:rtl w:val="0"/>
          </w:rPr>
        </w:r>
      </w:ins>
    </w:p>
    <w:p w:rsidR="00000000" w:rsidDel="00000000" w:rsidP="00000000" w:rsidRDefault="00000000" w:rsidRPr="00000000" w14:paraId="000007BB">
      <w:pPr>
        <w:spacing w:after="180" w:before="180" w:lineRule="auto"/>
        <w:rPr>
          <w:ins w:author="Özlem Murzoğlu" w:id="50" w:date="2026-07-30T17:31:3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Özlem Murzoğlu" w:id="50" w:date="2026-07-30T17:31:39Z">
        <w:r w:rsidDel="00000000" w:rsidR="00000000" w:rsidRPr="00000000">
          <w:rPr>
            <w:rtl w:val="0"/>
          </w:rPr>
        </w:r>
      </w:ins>
    </w:p>
    <w:p w:rsidR="00000000" w:rsidDel="00000000" w:rsidP="00000000" w:rsidRDefault="00000000" w:rsidRPr="00000000" w14:paraId="000007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 0,20]), aşırı koruma b = 0,06 (%95 GA [−0,12; 0,24]), reddetme b = −0,05 (%95 GA [−0,12; 0,02]) ve karşılaştırma b = 0,06 (%95 GA [−0,08; 0,20]) düzeyindedir; dört alt ölçeğin tamamında fark anlamsızdır (FDR-düzeltilmiş p &gt; 0,500) ve standardize etki |β| &lt; 0,17 (en büyük mutlak değer reddetmede, β = −0,16) ile küçüktür. Grup dengesizliğini düzelten ağırlıklandırma ve daha güvenilir standart hata ile (stabilize trimlenmiş IPTW ve heteroskedastisite-tutarlı standart hata) tekrarlanan modelde katsayılar −0,04 ile 0,05 arasında, yine anlamsız düzeyde kalmıştır (FDR p &gt; 0,510). Antidepresan kullanan (n = 46) ve kullanmayan (n = 195) anneler ayrı ayrı incelendiğinde de sonuç yön ve büyüklük olarak bütün örneklemden farklılaşmamıştır. Klasik analizi bağımsız biçimde sınayan Bayesçi paralel hatta, kanıt oranı BF₁₀ değerleri 0,17–0,23 aralığında kalmış (yani veri “fark yok” konumu lehine orta düzeyde kanıt sunmuş); farkın pratik olarak ihmal edilebilir sayıldığı aralığa (ROPE) düşen pay sıcaklıkta %68, aşırı korumada %61, reddetmede %93 ve karşılaştırmada %69 düzeyinde bulunmuştur. Önceden belirlenmiş en küçük anlamlı fark eşiği (±0,30 SD) altında, farkın yokluğunu doğrudan test eden eşdeğerlik sınaması (TOST) aşırı koruma ve karşılaştırma için “Eşdeğer”, sıcaklık ve reddetme için “Belirsiz” sonucunu vermiştir. Bu karar eşdeğerlik sınırına (SESOI) duyarlıdır: daha muhafazakâr ±0,20 ve ±0,25 SMD bantlarında hiçbir alt ölçekte biçimsel eşdeğerlik kalmamaktadır (Ek 5, </w:t>
      </w:r>
      <w:hyperlink w:anchor="yjndlf8dsls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Birincil ve IPTW grup etkileri </w:t>
      </w:r>
      <w:hyperlink w:anchor="gfd9b3pbkf0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duyarlılık ve Bayesçi/TOST katmanı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antidepresan-katmanlı grup etkileri </w:t>
      </w:r>
      <w:hyperlink w:anchor="o6cnxu5eoxar">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3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gfd9b3pbkf0m" w:id="118"/>
          <w:bookmarkEnd w:id="118"/>
          <w:p w:rsidR="00000000" w:rsidDel="00000000" w:rsidP="00000000" w:rsidRDefault="00000000" w:rsidRPr="00000000" w14:paraId="000007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birincil ve IPTW grup etkileri (β: standardize etki; ham b ölçek puanı katsayıları metinde raporlanmıştır).</w:t>
            </w:r>
          </w:p>
          <w:tbl>
            <w:tblPr>
              <w:tblStyle w:val="Table37"/>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7BE">
                  <w:pPr>
                    <w:keepNext w:val="1"/>
                    <w:spacing w:after="60" w:before="0" w:lineRule="auto"/>
                    <w:rPr/>
                  </w:pPr>
                  <w:r w:rsidDel="00000000" w:rsidR="00000000" w:rsidRPr="00000000">
                    <w:rPr>
                      <w:rFonts w:ascii="Calibri" w:cs="Calibri" w:eastAsia="Calibri" w:hAnsi="Calibri"/>
                      <w:sz w:val="20"/>
                      <w:szCs w:val="20"/>
                      <w:rtl w:val="0"/>
                    </w:rPr>
                    <w:t xml:space="preserve">Model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BF">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C0">
                  <w:pPr>
                    <w:keepNext w:val="1"/>
                    <w:spacing w:after="60" w:before="0" w:lineRule="auto"/>
                    <w:rPr/>
                  </w:pPr>
                  <w:r w:rsidDel="00000000" w:rsidR="00000000" w:rsidRPr="00000000">
                    <w:rPr>
                      <w:rFonts w:ascii="Calibri" w:cs="Calibri" w:eastAsia="Calibri" w:hAnsi="Calibri"/>
                      <w:sz w:val="20"/>
                      <w:szCs w:val="20"/>
                      <w:rtl w:val="0"/>
                    </w:rPr>
                    <w:t xml:space="preserve">Beta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C1">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C2">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C3">
                  <w:pPr>
                    <w:keepNext w:val="1"/>
                    <w:spacing w:after="60" w:before="0" w:lineRule="auto"/>
                    <w:rPr/>
                  </w:pPr>
                  <w:r w:rsidDel="00000000" w:rsidR="00000000" w:rsidRPr="00000000">
                    <w:rPr>
                      <w:rFonts w:ascii="Calibri" w:cs="Calibri" w:eastAsia="Calibri" w:hAnsi="Calibri"/>
                      <w:sz w:val="20"/>
                      <w:szCs w:val="20"/>
                      <w:rtl w:val="0"/>
                    </w:rPr>
                    <w:t xml:space="preserve">p (FDR)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7C4">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C5">
                  <w:pPr>
                    <w:keepNext w:val="1"/>
                    <w:spacing w:after="60" w:before="0" w:lineRule="auto"/>
                    <w:rPr/>
                  </w:pPr>
                  <w:r w:rsidDel="00000000" w:rsidR="00000000" w:rsidRPr="00000000">
                    <w:rPr>
                      <w:rFonts w:ascii="Calibri" w:cs="Calibri" w:eastAsia="Calibri" w:hAnsi="Calibri"/>
                      <w:sz w:val="20"/>
                      <w:szCs w:val="20"/>
                      <w:rtl w:val="0"/>
                    </w:rPr>
                    <w:t xml:space="preserve">Birincil ANCOVA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6">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7">
                  <w:pPr>
                    <w:keepNext w:val="1"/>
                    <w:spacing w:after="60" w:before="0" w:lineRule="auto"/>
                    <w:rPr/>
                  </w:pPr>
                  <w:r w:rsidDel="00000000" w:rsidR="00000000" w:rsidRPr="00000000">
                    <w:rPr>
                      <w:rFonts w:ascii="Calibri" w:cs="Calibri" w:eastAsia="Calibri" w:hAnsi="Calibri"/>
                      <w:sz w:val="20"/>
                      <w:szCs w:val="20"/>
                      <w:rtl w:val="0"/>
                    </w:rPr>
                    <w:t xml:space="preserve">0,125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8">
                  <w:pPr>
                    <w:keepNext w:val="1"/>
                    <w:spacing w:after="60" w:before="0" w:lineRule="auto"/>
                    <w:rPr/>
                  </w:pPr>
                  <w:r w:rsidDel="00000000" w:rsidR="00000000" w:rsidRPr="00000000">
                    <w:rPr>
                      <w:rFonts w:ascii="Calibri" w:cs="Calibri" w:eastAsia="Calibri" w:hAnsi="Calibri"/>
                      <w:sz w:val="20"/>
                      <w:szCs w:val="20"/>
                      <w:rtl w:val="0"/>
                    </w:rPr>
                    <w:t xml:space="preserve">[-0,132, 0,383]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9">
                  <w:pPr>
                    <w:keepNext w:val="1"/>
                    <w:spacing w:after="60" w:before="0" w:lineRule="auto"/>
                    <w:rPr/>
                  </w:pPr>
                  <w:r w:rsidDel="00000000" w:rsidR="00000000" w:rsidRPr="00000000">
                    <w:rPr>
                      <w:rFonts w:ascii="Calibri" w:cs="Calibri" w:eastAsia="Calibri" w:hAnsi="Calibri"/>
                      <w:sz w:val="20"/>
                      <w:szCs w:val="20"/>
                      <w:rtl w:val="0"/>
                    </w:rPr>
                    <w:t xml:space="preserve">0,338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A">
                  <w:pPr>
                    <w:keepNext w:val="1"/>
                    <w:spacing w:after="60" w:before="0" w:lineRule="auto"/>
                    <w:rPr/>
                  </w:pPr>
                  <w:r w:rsidDel="00000000" w:rsidR="00000000" w:rsidRPr="00000000">
                    <w:rPr>
                      <w:rFonts w:ascii="Calibri" w:cs="Calibri" w:eastAsia="Calibri" w:hAnsi="Calibri"/>
                      <w:sz w:val="20"/>
                      <w:szCs w:val="20"/>
                      <w:rtl w:val="0"/>
                    </w:rPr>
                    <w:t xml:space="preserve">0,512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B">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CC">
                  <w:pPr>
                    <w:keepNext w:val="1"/>
                    <w:spacing w:after="60" w:before="0" w:lineRule="auto"/>
                    <w:rPr/>
                  </w:pPr>
                  <w:r w:rsidDel="00000000" w:rsidR="00000000" w:rsidRPr="00000000">
                    <w:rPr>
                      <w:rFonts w:ascii="Calibri" w:cs="Calibri" w:eastAsia="Calibri" w:hAnsi="Calibri"/>
                      <w:sz w:val="20"/>
                      <w:szCs w:val="20"/>
                      <w:rtl w:val="0"/>
                    </w:rPr>
                    <w:t xml:space="preserve">Birincil ANCOVA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D">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E">
                  <w:pPr>
                    <w:keepNext w:val="1"/>
                    <w:spacing w:after="60" w:before="0" w:lineRule="auto"/>
                    <w:rPr/>
                  </w:pPr>
                  <w:r w:rsidDel="00000000" w:rsidR="00000000" w:rsidRPr="00000000">
                    <w:rPr>
                      <w:rFonts w:ascii="Calibri" w:cs="Calibri" w:eastAsia="Calibri" w:hAnsi="Calibri"/>
                      <w:sz w:val="20"/>
                      <w:szCs w:val="20"/>
                      <w:rtl w:val="0"/>
                    </w:rPr>
                    <w:t xml:space="preserve">0,079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CF">
                  <w:pPr>
                    <w:keepNext w:val="1"/>
                    <w:spacing w:after="60" w:before="0" w:lineRule="auto"/>
                    <w:rPr/>
                  </w:pPr>
                  <w:r w:rsidDel="00000000" w:rsidR="00000000" w:rsidRPr="00000000">
                    <w:rPr>
                      <w:rFonts w:ascii="Calibri" w:cs="Calibri" w:eastAsia="Calibri" w:hAnsi="Calibri"/>
                      <w:sz w:val="20"/>
                      <w:szCs w:val="20"/>
                      <w:rtl w:val="0"/>
                    </w:rPr>
                    <w:t xml:space="preserve">[-0,160, 0,319]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0">
                  <w:pPr>
                    <w:keepNext w:val="1"/>
                    <w:spacing w:after="60" w:before="0" w:lineRule="auto"/>
                    <w:rPr/>
                  </w:pPr>
                  <w:r w:rsidDel="00000000" w:rsidR="00000000" w:rsidRPr="00000000">
                    <w:rPr>
                      <w:rFonts w:ascii="Calibri" w:cs="Calibri" w:eastAsia="Calibri" w:hAnsi="Calibri"/>
                      <w:sz w:val="20"/>
                      <w:szCs w:val="20"/>
                      <w:rtl w:val="0"/>
                    </w:rPr>
                    <w:t xml:space="preserve">0,514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1">
                  <w:pPr>
                    <w:keepNext w:val="1"/>
                    <w:spacing w:after="60" w:before="0" w:lineRule="auto"/>
                    <w:rPr/>
                  </w:pPr>
                  <w:r w:rsidDel="00000000" w:rsidR="00000000" w:rsidRPr="00000000">
                    <w:rPr>
                      <w:rFonts w:ascii="Calibri" w:cs="Calibri" w:eastAsia="Calibri" w:hAnsi="Calibri"/>
                      <w:sz w:val="20"/>
                      <w:szCs w:val="20"/>
                      <w:rtl w:val="0"/>
                    </w:rPr>
                    <w:t xml:space="preserve">0,514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2">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D3">
                  <w:pPr>
                    <w:keepNext w:val="1"/>
                    <w:spacing w:after="60" w:before="0" w:lineRule="auto"/>
                    <w:rPr/>
                  </w:pPr>
                  <w:r w:rsidDel="00000000" w:rsidR="00000000" w:rsidRPr="00000000">
                    <w:rPr>
                      <w:rFonts w:ascii="Calibri" w:cs="Calibri" w:eastAsia="Calibri" w:hAnsi="Calibri"/>
                      <w:sz w:val="20"/>
                      <w:szCs w:val="20"/>
                      <w:rtl w:val="0"/>
                    </w:rPr>
                    <w:t xml:space="preserve">Birincil ANCOVA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4">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5">
                  <w:pPr>
                    <w:keepNext w:val="1"/>
                    <w:spacing w:after="60" w:before="0" w:lineRule="auto"/>
                    <w:rPr/>
                  </w:pPr>
                  <w:r w:rsidDel="00000000" w:rsidR="00000000" w:rsidRPr="00000000">
                    <w:rPr>
                      <w:rFonts w:ascii="Calibri" w:cs="Calibri" w:eastAsia="Calibri" w:hAnsi="Calibri"/>
                      <w:sz w:val="20"/>
                      <w:szCs w:val="20"/>
                      <w:rtl w:val="0"/>
                    </w:rPr>
                    <w:t xml:space="preserve">-0,163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6">
                  <w:pPr>
                    <w:keepNext w:val="1"/>
                    <w:spacing w:after="60" w:before="0" w:lineRule="auto"/>
                    <w:rPr/>
                  </w:pPr>
                  <w:r w:rsidDel="00000000" w:rsidR="00000000" w:rsidRPr="00000000">
                    <w:rPr>
                      <w:rFonts w:ascii="Calibri" w:cs="Calibri" w:eastAsia="Calibri" w:hAnsi="Calibri"/>
                      <w:sz w:val="20"/>
                      <w:szCs w:val="20"/>
                      <w:rtl w:val="0"/>
                    </w:rPr>
                    <w:t xml:space="preserve">[-0,414, 0,089]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7">
                  <w:pPr>
                    <w:keepNext w:val="1"/>
                    <w:spacing w:after="60" w:before="0" w:lineRule="auto"/>
                    <w:rPr/>
                  </w:pPr>
                  <w:r w:rsidDel="00000000" w:rsidR="00000000" w:rsidRPr="00000000">
                    <w:rPr>
                      <w:rFonts w:ascii="Calibri" w:cs="Calibri" w:eastAsia="Calibri" w:hAnsi="Calibri"/>
                      <w:sz w:val="20"/>
                      <w:szCs w:val="20"/>
                      <w:rtl w:val="0"/>
                    </w:rPr>
                    <w:t xml:space="preserve">0,203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8">
                  <w:pPr>
                    <w:keepNext w:val="1"/>
                    <w:spacing w:after="60" w:before="0" w:lineRule="auto"/>
                    <w:rPr/>
                  </w:pPr>
                  <w:r w:rsidDel="00000000" w:rsidR="00000000" w:rsidRPr="00000000">
                    <w:rPr>
                      <w:rFonts w:ascii="Calibri" w:cs="Calibri" w:eastAsia="Calibri" w:hAnsi="Calibri"/>
                      <w:sz w:val="20"/>
                      <w:szCs w:val="20"/>
                      <w:rtl w:val="0"/>
                    </w:rPr>
                    <w:t xml:space="preserve">0,512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9">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DA">
                  <w:pPr>
                    <w:keepNext w:val="1"/>
                    <w:spacing w:after="60" w:before="0" w:lineRule="auto"/>
                    <w:rPr/>
                  </w:pPr>
                  <w:r w:rsidDel="00000000" w:rsidR="00000000" w:rsidRPr="00000000">
                    <w:rPr>
                      <w:rFonts w:ascii="Calibri" w:cs="Calibri" w:eastAsia="Calibri" w:hAnsi="Calibri"/>
                      <w:sz w:val="20"/>
                      <w:szCs w:val="20"/>
                      <w:rtl w:val="0"/>
                    </w:rPr>
                    <w:t xml:space="preserve">Birincil ANCOVA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B">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C">
                  <w:pPr>
                    <w:keepNext w:val="1"/>
                    <w:spacing w:after="60" w:before="0" w:lineRule="auto"/>
                    <w:rPr/>
                  </w:pPr>
                  <w:r w:rsidDel="00000000" w:rsidR="00000000" w:rsidRPr="00000000">
                    <w:rPr>
                      <w:rFonts w:ascii="Calibri" w:cs="Calibri" w:eastAsia="Calibri" w:hAnsi="Calibri"/>
                      <w:sz w:val="20"/>
                      <w:szCs w:val="20"/>
                      <w:rtl w:val="0"/>
                    </w:rPr>
                    <w:t xml:space="preserve">0,111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D">
                  <w:pPr>
                    <w:keepNext w:val="1"/>
                    <w:spacing w:after="60" w:before="0" w:lineRule="auto"/>
                    <w:rPr/>
                  </w:pPr>
                  <w:r w:rsidDel="00000000" w:rsidR="00000000" w:rsidRPr="00000000">
                    <w:rPr>
                      <w:rFonts w:ascii="Calibri" w:cs="Calibri" w:eastAsia="Calibri" w:hAnsi="Calibri"/>
                      <w:sz w:val="20"/>
                      <w:szCs w:val="20"/>
                      <w:rtl w:val="0"/>
                    </w:rPr>
                    <w:t xml:space="preserve">[-0,139, 0,361]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E">
                  <w:pPr>
                    <w:keepNext w:val="1"/>
                    <w:spacing w:after="60" w:before="0" w:lineRule="auto"/>
                    <w:rPr/>
                  </w:pPr>
                  <w:r w:rsidDel="00000000" w:rsidR="00000000" w:rsidRPr="00000000">
                    <w:rPr>
                      <w:rFonts w:ascii="Calibri" w:cs="Calibri" w:eastAsia="Calibri" w:hAnsi="Calibri"/>
                      <w:sz w:val="20"/>
                      <w:szCs w:val="20"/>
                      <w:rtl w:val="0"/>
                    </w:rPr>
                    <w:t xml:space="preserve">0,384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DF">
                  <w:pPr>
                    <w:keepNext w:val="1"/>
                    <w:spacing w:after="60" w:before="0" w:lineRule="auto"/>
                    <w:rPr/>
                  </w:pPr>
                  <w:r w:rsidDel="00000000" w:rsidR="00000000" w:rsidRPr="00000000">
                    <w:rPr>
                      <w:rFonts w:ascii="Calibri" w:cs="Calibri" w:eastAsia="Calibri" w:hAnsi="Calibri"/>
                      <w:sz w:val="20"/>
                      <w:szCs w:val="20"/>
                      <w:rtl w:val="0"/>
                    </w:rPr>
                    <w:t xml:space="preserve">0,512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0">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E1">
                  <w:pPr>
                    <w:keepNext w:val="1"/>
                    <w:spacing w:after="60" w:before="0" w:lineRule="auto"/>
                    <w:rPr/>
                  </w:pPr>
                  <w:r w:rsidDel="00000000" w:rsidR="00000000" w:rsidRPr="00000000">
                    <w:rPr>
                      <w:rFonts w:ascii="Calibri" w:cs="Calibri" w:eastAsia="Calibri" w:hAnsi="Calibri"/>
                      <w:sz w:val="20"/>
                      <w:szCs w:val="20"/>
                      <w:rtl w:val="0"/>
                    </w:rPr>
                    <w:t xml:space="preserve">IPTW + HC3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2">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3">
                  <w:pPr>
                    <w:keepNext w:val="1"/>
                    <w:spacing w:after="60" w:before="0" w:lineRule="auto"/>
                    <w:rPr/>
                  </w:pPr>
                  <w:r w:rsidDel="00000000" w:rsidR="00000000" w:rsidRPr="00000000">
                    <w:rPr>
                      <w:rFonts w:ascii="Calibri" w:cs="Calibri" w:eastAsia="Calibri" w:hAnsi="Calibri"/>
                      <w:sz w:val="20"/>
                      <w:szCs w:val="20"/>
                      <w:rtl w:val="0"/>
                    </w:rPr>
                    <w:t xml:space="preserve">0,124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4">
                  <w:pPr>
                    <w:keepNext w:val="1"/>
                    <w:spacing w:after="60" w:before="0" w:lineRule="auto"/>
                    <w:rPr/>
                  </w:pPr>
                  <w:r w:rsidDel="00000000" w:rsidR="00000000" w:rsidRPr="00000000">
                    <w:rPr>
                      <w:rFonts w:ascii="Calibri" w:cs="Calibri" w:eastAsia="Calibri" w:hAnsi="Calibri"/>
                      <w:sz w:val="20"/>
                      <w:szCs w:val="20"/>
                      <w:rtl w:val="0"/>
                    </w:rPr>
                    <w:t xml:space="preserve">[-0,137, 0,384]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5">
                  <w:pPr>
                    <w:keepNext w:val="1"/>
                    <w:spacing w:after="60" w:before="0" w:lineRule="auto"/>
                    <w:rPr/>
                  </w:pPr>
                  <w:r w:rsidDel="00000000" w:rsidR="00000000" w:rsidRPr="00000000">
                    <w:rPr>
                      <w:rFonts w:ascii="Calibri" w:cs="Calibri" w:eastAsia="Calibri" w:hAnsi="Calibri"/>
                      <w:sz w:val="20"/>
                      <w:szCs w:val="20"/>
                      <w:rtl w:val="0"/>
                    </w:rPr>
                    <w:t xml:space="preserve">0,35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6">
                  <w:pPr>
                    <w:keepNext w:val="1"/>
                    <w:spacing w:after="60" w:before="0" w:lineRule="auto"/>
                    <w:rPr/>
                  </w:pPr>
                  <w:r w:rsidDel="00000000" w:rsidR="00000000" w:rsidRPr="00000000">
                    <w:rPr>
                      <w:rFonts w:ascii="Calibri" w:cs="Calibri" w:eastAsia="Calibri" w:hAnsi="Calibri"/>
                      <w:sz w:val="20"/>
                      <w:szCs w:val="20"/>
                      <w:rtl w:val="0"/>
                    </w:rPr>
                    <w:t xml:space="preserve">0,517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7">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E8">
                  <w:pPr>
                    <w:keepNext w:val="1"/>
                    <w:spacing w:after="60" w:before="0" w:lineRule="auto"/>
                    <w:rPr/>
                  </w:pPr>
                  <w:r w:rsidDel="00000000" w:rsidR="00000000" w:rsidRPr="00000000">
                    <w:rPr>
                      <w:rFonts w:ascii="Calibri" w:cs="Calibri" w:eastAsia="Calibri" w:hAnsi="Calibri"/>
                      <w:sz w:val="20"/>
                      <w:szCs w:val="20"/>
                      <w:rtl w:val="0"/>
                    </w:rPr>
                    <w:t xml:space="preserve">IPTW + HC3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9">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A">
                  <w:pPr>
                    <w:keepNext w:val="1"/>
                    <w:spacing w:after="60" w:before="0" w:lineRule="auto"/>
                    <w:rPr/>
                  </w:pPr>
                  <w:r w:rsidDel="00000000" w:rsidR="00000000" w:rsidRPr="00000000">
                    <w:rPr>
                      <w:rFonts w:ascii="Calibri" w:cs="Calibri" w:eastAsia="Calibri" w:hAnsi="Calibri"/>
                      <w:sz w:val="20"/>
                      <w:szCs w:val="20"/>
                      <w:rtl w:val="0"/>
                    </w:rPr>
                    <w:t xml:space="preserve">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B">
                  <w:pPr>
                    <w:keepNext w:val="1"/>
                    <w:spacing w:after="60" w:before="0" w:lineRule="auto"/>
                    <w:rPr/>
                  </w:pPr>
                  <w:r w:rsidDel="00000000" w:rsidR="00000000" w:rsidRPr="00000000">
                    <w:rPr>
                      <w:rFonts w:ascii="Calibri" w:cs="Calibri" w:eastAsia="Calibri" w:hAnsi="Calibri"/>
                      <w:sz w:val="20"/>
                      <w:szCs w:val="20"/>
                      <w:rtl w:val="0"/>
                    </w:rPr>
                    <w:t xml:space="preserve">[-0,165, 0,326]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C">
                  <w:pPr>
                    <w:keepNext w:val="1"/>
                    <w:spacing w:after="60" w:before="0" w:lineRule="auto"/>
                    <w:rPr/>
                  </w:pPr>
                  <w:r w:rsidDel="00000000" w:rsidR="00000000" w:rsidRPr="00000000">
                    <w:rPr>
                      <w:rFonts w:ascii="Calibri" w:cs="Calibri" w:eastAsia="Calibri" w:hAnsi="Calibri"/>
                      <w:sz w:val="20"/>
                      <w:szCs w:val="20"/>
                      <w:rtl w:val="0"/>
                    </w:rPr>
                    <w:t xml:space="preserve">0,519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D">
                  <w:pPr>
                    <w:keepNext w:val="1"/>
                    <w:spacing w:after="60" w:before="0" w:lineRule="auto"/>
                    <w:rPr/>
                  </w:pPr>
                  <w:r w:rsidDel="00000000" w:rsidR="00000000" w:rsidRPr="00000000">
                    <w:rPr>
                      <w:rFonts w:ascii="Calibri" w:cs="Calibri" w:eastAsia="Calibri" w:hAnsi="Calibri"/>
                      <w:sz w:val="20"/>
                      <w:szCs w:val="20"/>
                      <w:rtl w:val="0"/>
                    </w:rPr>
                    <w:t xml:space="preserve">0,519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EE">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EF">
                  <w:pPr>
                    <w:keepNext w:val="1"/>
                    <w:spacing w:after="60" w:before="0" w:lineRule="auto"/>
                    <w:rPr/>
                  </w:pPr>
                  <w:r w:rsidDel="00000000" w:rsidR="00000000" w:rsidRPr="00000000">
                    <w:rPr>
                      <w:rFonts w:ascii="Calibri" w:cs="Calibri" w:eastAsia="Calibri" w:hAnsi="Calibri"/>
                      <w:sz w:val="20"/>
                      <w:szCs w:val="20"/>
                      <w:rtl w:val="0"/>
                    </w:rPr>
                    <w:t xml:space="preserve">IPTW + HC3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0">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1">
                  <w:pPr>
                    <w:keepNext w:val="1"/>
                    <w:spacing w:after="60" w:before="0" w:lineRule="auto"/>
                    <w:rPr/>
                  </w:pPr>
                  <w:r w:rsidDel="00000000" w:rsidR="00000000" w:rsidRPr="00000000">
                    <w:rPr>
                      <w:rFonts w:ascii="Calibri" w:cs="Calibri" w:eastAsia="Calibri" w:hAnsi="Calibri"/>
                      <w:sz w:val="20"/>
                      <w:szCs w:val="20"/>
                      <w:rtl w:val="0"/>
                    </w:rPr>
                    <w:t xml:space="preserve">-0,168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2">
                  <w:pPr>
                    <w:keepNext w:val="1"/>
                    <w:spacing w:after="60" w:before="0" w:lineRule="auto"/>
                    <w:rPr/>
                  </w:pPr>
                  <w:r w:rsidDel="00000000" w:rsidR="00000000" w:rsidRPr="00000000">
                    <w:rPr>
                      <w:rFonts w:ascii="Calibri" w:cs="Calibri" w:eastAsia="Calibri" w:hAnsi="Calibri"/>
                      <w:sz w:val="20"/>
                      <w:szCs w:val="20"/>
                      <w:rtl w:val="0"/>
                    </w:rPr>
                    <w:t xml:space="preserve">[-0,421, 0,085]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3">
                  <w:pPr>
                    <w:keepNext w:val="1"/>
                    <w:spacing w:after="60" w:before="0" w:lineRule="auto"/>
                    <w:rPr/>
                  </w:pPr>
                  <w:r w:rsidDel="00000000" w:rsidR="00000000" w:rsidRPr="00000000">
                    <w:rPr>
                      <w:rFonts w:ascii="Calibri" w:cs="Calibri" w:eastAsia="Calibri" w:hAnsi="Calibri"/>
                      <w:sz w:val="20"/>
                      <w:szCs w:val="20"/>
                      <w:rtl w:val="0"/>
                    </w:rPr>
                    <w:t xml:space="preserve">0,192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4">
                  <w:pPr>
                    <w:keepNext w:val="1"/>
                    <w:spacing w:after="60" w:before="0" w:lineRule="auto"/>
                    <w:rPr/>
                  </w:pPr>
                  <w:r w:rsidDel="00000000" w:rsidR="00000000" w:rsidRPr="00000000">
                    <w:rPr>
                      <w:rFonts w:ascii="Calibri" w:cs="Calibri" w:eastAsia="Calibri" w:hAnsi="Calibri"/>
                      <w:sz w:val="20"/>
                      <w:szCs w:val="20"/>
                      <w:rtl w:val="0"/>
                    </w:rPr>
                    <w:t xml:space="preserve">0,517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5">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7F6">
                  <w:pPr>
                    <w:keepNext w:val="1"/>
                    <w:spacing w:after="60" w:before="0" w:lineRule="auto"/>
                    <w:rPr/>
                  </w:pPr>
                  <w:r w:rsidDel="00000000" w:rsidR="00000000" w:rsidRPr="00000000">
                    <w:rPr>
                      <w:rFonts w:ascii="Calibri" w:cs="Calibri" w:eastAsia="Calibri" w:hAnsi="Calibri"/>
                      <w:sz w:val="20"/>
                      <w:szCs w:val="20"/>
                      <w:rtl w:val="0"/>
                    </w:rPr>
                    <w:t xml:space="preserve">IPTW + HC3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7">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8">
                  <w:pPr>
                    <w:keepNext w:val="1"/>
                    <w:spacing w:after="60" w:before="0" w:lineRule="auto"/>
                    <w:rPr/>
                  </w:pPr>
                  <w:r w:rsidDel="00000000" w:rsidR="00000000" w:rsidRPr="00000000">
                    <w:rPr>
                      <w:rFonts w:ascii="Calibri" w:cs="Calibri" w:eastAsia="Calibri" w:hAnsi="Calibri"/>
                      <w:sz w:val="20"/>
                      <w:szCs w:val="20"/>
                      <w:rtl w:val="0"/>
                    </w:rPr>
                    <w:t xml:space="preserve">0,108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9">
                  <w:pPr>
                    <w:keepNext w:val="1"/>
                    <w:spacing w:after="60" w:before="0" w:lineRule="auto"/>
                    <w:rPr/>
                  </w:pPr>
                  <w:r w:rsidDel="00000000" w:rsidR="00000000" w:rsidRPr="00000000">
                    <w:rPr>
                      <w:rFonts w:ascii="Calibri" w:cs="Calibri" w:eastAsia="Calibri" w:hAnsi="Calibri"/>
                      <w:sz w:val="20"/>
                      <w:szCs w:val="20"/>
                      <w:rtl w:val="0"/>
                    </w:rPr>
                    <w:t xml:space="preserve">[-0,138, 0,355]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A">
                  <w:pPr>
                    <w:keepNext w:val="1"/>
                    <w:spacing w:after="60" w:before="0" w:lineRule="auto"/>
                    <w:rPr/>
                  </w:pPr>
                  <w:r w:rsidDel="00000000" w:rsidR="00000000" w:rsidRPr="00000000">
                    <w:rPr>
                      <w:rFonts w:ascii="Calibri" w:cs="Calibri" w:eastAsia="Calibri" w:hAnsi="Calibri"/>
                      <w:sz w:val="20"/>
                      <w:szCs w:val="20"/>
                      <w:rtl w:val="0"/>
                    </w:rPr>
                    <w:t xml:space="preserve">0,388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B">
                  <w:pPr>
                    <w:keepNext w:val="1"/>
                    <w:spacing w:after="60" w:before="0" w:lineRule="auto"/>
                    <w:rPr/>
                  </w:pPr>
                  <w:r w:rsidDel="00000000" w:rsidR="00000000" w:rsidRPr="00000000">
                    <w:rPr>
                      <w:rFonts w:ascii="Calibri" w:cs="Calibri" w:eastAsia="Calibri" w:hAnsi="Calibri"/>
                      <w:sz w:val="20"/>
                      <w:szCs w:val="20"/>
                      <w:rtl w:val="0"/>
                    </w:rPr>
                    <w:t xml:space="preserve">0,517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7FC">
                  <w:pPr>
                    <w:keepNext w:val="1"/>
                    <w:spacing w:after="60" w:before="0" w:lineRule="auto"/>
                    <w:rPr/>
                  </w:pPr>
                  <w:r w:rsidDel="00000000" w:rsidR="00000000" w:rsidRPr="00000000">
                    <w:rPr>
                      <w:rFonts w:ascii="Calibri" w:cs="Calibri" w:eastAsia="Calibri" w:hAnsi="Calibri"/>
                      <w:sz w:val="20"/>
                      <w:szCs w:val="20"/>
                      <w:rtl w:val="0"/>
                    </w:rPr>
                    <w:t xml:space="preserve">241</w:t>
                  </w:r>
                  <w:r w:rsidDel="00000000" w:rsidR="00000000" w:rsidRPr="00000000">
                    <w:rPr>
                      <w:rtl w:val="0"/>
                    </w:rPr>
                  </w:r>
                </w:p>
              </w:tc>
            </w:tr>
          </w:tbl>
          <w:p w:rsidR="00000000" w:rsidDel="00000000" w:rsidP="00000000" w:rsidRDefault="00000000" w:rsidRPr="00000000" w14:paraId="000007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adfn796s094b" w:id="119"/>
          <w:bookmarkEnd w:id="119"/>
          <w:p w:rsidR="00000000" w:rsidDel="00000000" w:rsidP="00000000" w:rsidRDefault="00000000" w:rsidRPr="00000000" w14:paraId="000007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duyarlılık ve çift raporlama (satırlar analiz katmanına göre gruplanmıştır).</w:t>
            </w:r>
          </w:p>
          <w:tbl>
            <w:tblPr>
              <w:tblStyle w:val="Table38"/>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7FF">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00">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01">
                  <w:pPr>
                    <w:keepNext w:val="1"/>
                    <w:spacing w:after="60" w:before="0" w:lineRule="auto"/>
                    <w:rPr/>
                  </w:pPr>
                  <w:r w:rsidDel="00000000" w:rsidR="00000000" w:rsidRPr="00000000">
                    <w:rPr>
                      <w:rFonts w:ascii="Calibri" w:cs="Calibri" w:eastAsia="Calibri" w:hAnsi="Calibri"/>
                      <w:sz w:val="20"/>
                      <w:szCs w:val="20"/>
                      <w:rtl w:val="0"/>
                    </w:rPr>
                    <w:t xml:space="preserve">Aralık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02">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03">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04">
                  <w:pPr>
                    <w:keepNext w:val="1"/>
                    <w:spacing w:after="60" w:before="0" w:lineRule="auto"/>
                    <w:rPr/>
                  </w:pPr>
                  <w:r w:rsidDel="00000000" w:rsidR="00000000" w:rsidRPr="00000000">
                    <w:rPr>
                      <w:rFonts w:ascii="Calibri" w:cs="Calibri" w:eastAsia="Calibri" w:hAnsi="Calibri"/>
                      <w:sz w:val="20"/>
                      <w:szCs w:val="20"/>
                      <w:rtl w:val="0"/>
                    </w:rPr>
                    <w:t xml:space="preserve">Kaynak</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805">
                  <w:pPr>
                    <w:keepNext w:val="1"/>
                    <w:spacing w:after="60" w:before="0" w:lineRule="auto"/>
                    <w:rPr/>
                  </w:pPr>
                  <w:r w:rsidDel="00000000" w:rsidR="00000000" w:rsidRPr="00000000">
                    <w:rPr>
                      <w:rFonts w:ascii="Calibri" w:cs="Calibri" w:eastAsia="Calibri" w:hAnsi="Calibri"/>
                      <w:sz w:val="20"/>
                      <w:szCs w:val="20"/>
                      <w:rtl w:val="0"/>
                    </w:rPr>
                    <w:t xml:space="preserve">Tümü (antidepresan ayarlı)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0B">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C">
                  <w:pPr>
                    <w:keepNext w:val="1"/>
                    <w:spacing w:after="60" w:before="0" w:lineRule="auto"/>
                    <w:rPr/>
                  </w:pPr>
                  <w:r w:rsidDel="00000000" w:rsidR="00000000" w:rsidRPr="00000000">
                    <w:rPr>
                      <w:rFonts w:ascii="Calibri" w:cs="Calibri" w:eastAsia="Calibri" w:hAnsi="Calibri"/>
                      <w:sz w:val="20"/>
                      <w:szCs w:val="20"/>
                      <w:rtl w:val="0"/>
                    </w:rPr>
                    <w:t xml:space="preserve">0,152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D">
                  <w:pPr>
                    <w:keepNext w:val="1"/>
                    <w:spacing w:after="60" w:before="0" w:lineRule="auto"/>
                    <w:rPr/>
                  </w:pPr>
                  <w:r w:rsidDel="00000000" w:rsidR="00000000" w:rsidRPr="00000000">
                    <w:rPr>
                      <w:rFonts w:ascii="Calibri" w:cs="Calibri" w:eastAsia="Calibri" w:hAnsi="Calibri"/>
                      <w:sz w:val="20"/>
                      <w:szCs w:val="20"/>
                      <w:rtl w:val="0"/>
                    </w:rPr>
                    <w:t xml:space="preserve">[-0,112, 0,416]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E">
                  <w:pPr>
                    <w:keepNext w:val="1"/>
                    <w:spacing w:after="60" w:before="0" w:lineRule="auto"/>
                    <w:rPr/>
                  </w:pPr>
                  <w:r w:rsidDel="00000000" w:rsidR="00000000" w:rsidRPr="00000000">
                    <w:rPr>
                      <w:rFonts w:ascii="Calibri" w:cs="Calibri" w:eastAsia="Calibri" w:hAnsi="Calibri"/>
                      <w:sz w:val="20"/>
                      <w:szCs w:val="20"/>
                      <w:rtl w:val="0"/>
                    </w:rPr>
                    <w:t xml:space="preserve">0,258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0F">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0">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11">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2">
                  <w:pPr>
                    <w:keepNext w:val="1"/>
                    <w:spacing w:after="60" w:before="0" w:lineRule="auto"/>
                    <w:rPr/>
                  </w:pPr>
                  <w:r w:rsidDel="00000000" w:rsidR="00000000" w:rsidRPr="00000000">
                    <w:rPr>
                      <w:rFonts w:ascii="Calibri" w:cs="Calibri" w:eastAsia="Calibri" w:hAnsi="Calibri"/>
                      <w:sz w:val="20"/>
                      <w:szCs w:val="20"/>
                      <w:rtl w:val="0"/>
                    </w:rPr>
                    <w:t xml:space="preserve">0,108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3">
                  <w:pPr>
                    <w:keepNext w:val="1"/>
                    <w:spacing w:after="60" w:before="0" w:lineRule="auto"/>
                    <w:rPr/>
                  </w:pPr>
                  <w:r w:rsidDel="00000000" w:rsidR="00000000" w:rsidRPr="00000000">
                    <w:rPr>
                      <w:rFonts w:ascii="Calibri" w:cs="Calibri" w:eastAsia="Calibri" w:hAnsi="Calibri"/>
                      <w:sz w:val="20"/>
                      <w:szCs w:val="20"/>
                      <w:rtl w:val="0"/>
                    </w:rPr>
                    <w:t xml:space="preserve">[-0,139, 0,355]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4">
                  <w:pPr>
                    <w:keepNext w:val="1"/>
                    <w:spacing w:after="60" w:before="0" w:lineRule="auto"/>
                    <w:rPr/>
                  </w:pPr>
                  <w:r w:rsidDel="00000000" w:rsidR="00000000" w:rsidRPr="00000000">
                    <w:rPr>
                      <w:rFonts w:ascii="Calibri" w:cs="Calibri" w:eastAsia="Calibri" w:hAnsi="Calibri"/>
                      <w:sz w:val="20"/>
                      <w:szCs w:val="20"/>
                      <w:rtl w:val="0"/>
                    </w:rPr>
                    <w:t xml:space="preserve">0,389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5">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6">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17">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8">
                  <w:pPr>
                    <w:keepNext w:val="1"/>
                    <w:spacing w:after="60" w:before="0" w:lineRule="auto"/>
                    <w:rPr/>
                  </w:pPr>
                  <w:r w:rsidDel="00000000" w:rsidR="00000000" w:rsidRPr="00000000">
                    <w:rPr>
                      <w:rFonts w:ascii="Calibri" w:cs="Calibri" w:eastAsia="Calibri" w:hAnsi="Calibri"/>
                      <w:sz w:val="20"/>
                      <w:szCs w:val="20"/>
                      <w:rtl w:val="0"/>
                    </w:rPr>
                    <w:t xml:space="preserve">-0,113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9">
                  <w:pPr>
                    <w:keepNext w:val="1"/>
                    <w:spacing w:after="60" w:before="0" w:lineRule="auto"/>
                    <w:rPr/>
                  </w:pPr>
                  <w:r w:rsidDel="00000000" w:rsidR="00000000" w:rsidRPr="00000000">
                    <w:rPr>
                      <w:rFonts w:ascii="Calibri" w:cs="Calibri" w:eastAsia="Calibri" w:hAnsi="Calibri"/>
                      <w:sz w:val="20"/>
                      <w:szCs w:val="20"/>
                      <w:rtl w:val="0"/>
                    </w:rPr>
                    <w:t xml:space="preserve">[-0,375, 0,149]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A">
                  <w:pPr>
                    <w:keepNext w:val="1"/>
                    <w:spacing w:after="60" w:before="0" w:lineRule="auto"/>
                    <w:rPr/>
                  </w:pPr>
                  <w:r w:rsidDel="00000000" w:rsidR="00000000" w:rsidRPr="00000000">
                    <w:rPr>
                      <w:rFonts w:ascii="Calibri" w:cs="Calibri" w:eastAsia="Calibri" w:hAnsi="Calibri"/>
                      <w:sz w:val="20"/>
                      <w:szCs w:val="20"/>
                      <w:rtl w:val="0"/>
                    </w:rPr>
                    <w:t xml:space="preserve">0,396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B">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C">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1D">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E">
                  <w:pPr>
                    <w:keepNext w:val="1"/>
                    <w:spacing w:after="60" w:before="0" w:lineRule="auto"/>
                    <w:rPr/>
                  </w:pPr>
                  <w:r w:rsidDel="00000000" w:rsidR="00000000" w:rsidRPr="00000000">
                    <w:rPr>
                      <w:rFonts w:ascii="Calibri" w:cs="Calibri" w:eastAsia="Calibri" w:hAnsi="Calibri"/>
                      <w:sz w:val="20"/>
                      <w:szCs w:val="20"/>
                      <w:rtl w:val="0"/>
                    </w:rPr>
                    <w:t xml:space="preserve">0,108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1F">
                  <w:pPr>
                    <w:keepNext w:val="1"/>
                    <w:spacing w:after="60" w:before="0" w:lineRule="auto"/>
                    <w:rPr/>
                  </w:pPr>
                  <w:r w:rsidDel="00000000" w:rsidR="00000000" w:rsidRPr="00000000">
                    <w:rPr>
                      <w:rFonts w:ascii="Calibri" w:cs="Calibri" w:eastAsia="Calibri" w:hAnsi="Calibri"/>
                      <w:sz w:val="20"/>
                      <w:szCs w:val="20"/>
                      <w:rtl w:val="0"/>
                    </w:rPr>
                    <w:t xml:space="preserve">[-0,149, 0,365]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0">
                  <w:pPr>
                    <w:keepNext w:val="1"/>
                    <w:spacing w:after="60" w:before="0" w:lineRule="auto"/>
                    <w:rPr/>
                  </w:pPr>
                  <w:r w:rsidDel="00000000" w:rsidR="00000000" w:rsidRPr="00000000">
                    <w:rPr>
                      <w:rFonts w:ascii="Calibri" w:cs="Calibri" w:eastAsia="Calibri" w:hAnsi="Calibri"/>
                      <w:sz w:val="20"/>
                      <w:szCs w:val="20"/>
                      <w:rtl w:val="0"/>
                    </w:rPr>
                    <w:t xml:space="preserve">0,408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1">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2">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823">
                  <w:pPr>
                    <w:keepNext w:val="1"/>
                    <w:spacing w:after="60" w:before="0" w:lineRule="auto"/>
                    <w:rPr/>
                  </w:pPr>
                  <w:r w:rsidDel="00000000" w:rsidR="00000000" w:rsidRPr="00000000">
                    <w:rPr>
                      <w:rFonts w:ascii="Calibri" w:cs="Calibri" w:eastAsia="Calibri" w:hAnsi="Calibri"/>
                      <w:sz w:val="20"/>
                      <w:szCs w:val="20"/>
                      <w:rtl w:val="0"/>
                    </w:rPr>
                    <w:t xml:space="preserve">Antidepresan yok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29">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A">
                  <w:pPr>
                    <w:keepNext w:val="1"/>
                    <w:spacing w:after="60" w:before="0" w:lineRule="auto"/>
                    <w:rPr/>
                  </w:pPr>
                  <w:r w:rsidDel="00000000" w:rsidR="00000000" w:rsidRPr="00000000">
                    <w:rPr>
                      <w:rFonts w:ascii="Calibri" w:cs="Calibri" w:eastAsia="Calibri" w:hAnsi="Calibri"/>
                      <w:sz w:val="20"/>
                      <w:szCs w:val="20"/>
                      <w:rtl w:val="0"/>
                    </w:rPr>
                    <w:t xml:space="preserve">0,122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B">
                  <w:pPr>
                    <w:keepNext w:val="1"/>
                    <w:spacing w:after="60" w:before="0" w:lineRule="auto"/>
                    <w:rPr/>
                  </w:pPr>
                  <w:r w:rsidDel="00000000" w:rsidR="00000000" w:rsidRPr="00000000">
                    <w:rPr>
                      <w:rFonts w:ascii="Calibri" w:cs="Calibri" w:eastAsia="Calibri" w:hAnsi="Calibri"/>
                      <w:sz w:val="20"/>
                      <w:szCs w:val="20"/>
                      <w:rtl w:val="0"/>
                    </w:rPr>
                    <w:t xml:space="preserve">[-0,165, 0,409]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C">
                  <w:pPr>
                    <w:keepNext w:val="1"/>
                    <w:spacing w:after="60" w:before="0" w:lineRule="auto"/>
                    <w:rPr/>
                  </w:pPr>
                  <w:r w:rsidDel="00000000" w:rsidR="00000000" w:rsidRPr="00000000">
                    <w:rPr>
                      <w:rFonts w:ascii="Calibri" w:cs="Calibri" w:eastAsia="Calibri" w:hAnsi="Calibri"/>
                      <w:sz w:val="20"/>
                      <w:szCs w:val="20"/>
                      <w:rtl w:val="0"/>
                    </w:rPr>
                    <w:t xml:space="preserve">0,404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D">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2E">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2F">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0">
                  <w:pPr>
                    <w:keepNext w:val="1"/>
                    <w:spacing w:after="60" w:before="0" w:lineRule="auto"/>
                    <w:rPr/>
                  </w:pPr>
                  <w:r w:rsidDel="00000000" w:rsidR="00000000" w:rsidRPr="00000000">
                    <w:rPr>
                      <w:rFonts w:ascii="Calibri" w:cs="Calibri" w:eastAsia="Calibri" w:hAnsi="Calibri"/>
                      <w:sz w:val="20"/>
                      <w:szCs w:val="20"/>
                      <w:rtl w:val="0"/>
                    </w:rPr>
                    <w:t xml:space="preserve">0,045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1">
                  <w:pPr>
                    <w:keepNext w:val="1"/>
                    <w:spacing w:after="60" w:before="0" w:lineRule="auto"/>
                    <w:rPr/>
                  </w:pPr>
                  <w:r w:rsidDel="00000000" w:rsidR="00000000" w:rsidRPr="00000000">
                    <w:rPr>
                      <w:rFonts w:ascii="Calibri" w:cs="Calibri" w:eastAsia="Calibri" w:hAnsi="Calibri"/>
                      <w:sz w:val="20"/>
                      <w:szCs w:val="20"/>
                      <w:rtl w:val="0"/>
                    </w:rPr>
                    <w:t xml:space="preserve">[-0,226, 0,316]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2">
                  <w:pPr>
                    <w:keepNext w:val="1"/>
                    <w:spacing w:after="60" w:before="0" w:lineRule="auto"/>
                    <w:rPr/>
                  </w:pPr>
                  <w:r w:rsidDel="00000000" w:rsidR="00000000" w:rsidRPr="00000000">
                    <w:rPr>
                      <w:rFonts w:ascii="Calibri" w:cs="Calibri" w:eastAsia="Calibri" w:hAnsi="Calibri"/>
                      <w:sz w:val="20"/>
                      <w:szCs w:val="20"/>
                      <w:rtl w:val="0"/>
                    </w:rPr>
                    <w:t xml:space="preserve">0,745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3">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4">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35">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6">
                  <w:pPr>
                    <w:keepNext w:val="1"/>
                    <w:spacing w:after="60" w:before="0" w:lineRule="auto"/>
                    <w:rPr/>
                  </w:pPr>
                  <w:r w:rsidDel="00000000" w:rsidR="00000000" w:rsidRPr="00000000">
                    <w:rPr>
                      <w:rFonts w:ascii="Calibri" w:cs="Calibri" w:eastAsia="Calibri" w:hAnsi="Calibri"/>
                      <w:sz w:val="20"/>
                      <w:szCs w:val="20"/>
                      <w:rtl w:val="0"/>
                    </w:rPr>
                    <w:t xml:space="preserve">-0,148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7">
                  <w:pPr>
                    <w:keepNext w:val="1"/>
                    <w:spacing w:after="60" w:before="0" w:lineRule="auto"/>
                    <w:rPr/>
                  </w:pPr>
                  <w:r w:rsidDel="00000000" w:rsidR="00000000" w:rsidRPr="00000000">
                    <w:rPr>
                      <w:rFonts w:ascii="Calibri" w:cs="Calibri" w:eastAsia="Calibri" w:hAnsi="Calibri"/>
                      <w:sz w:val="20"/>
                      <w:szCs w:val="20"/>
                      <w:rtl w:val="0"/>
                    </w:rPr>
                    <w:t xml:space="preserve">[-0,435, 0,138]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8">
                  <w:pPr>
                    <w:keepNext w:val="1"/>
                    <w:spacing w:after="60" w:before="0" w:lineRule="auto"/>
                    <w:rPr/>
                  </w:pPr>
                  <w:r w:rsidDel="00000000" w:rsidR="00000000" w:rsidRPr="00000000">
                    <w:rPr>
                      <w:rFonts w:ascii="Calibri" w:cs="Calibri" w:eastAsia="Calibri" w:hAnsi="Calibri"/>
                      <w:sz w:val="20"/>
                      <w:szCs w:val="20"/>
                      <w:rtl w:val="0"/>
                    </w:rPr>
                    <w:t xml:space="preserve">0,308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9">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A">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3B">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C">
                  <w:pPr>
                    <w:keepNext w:val="1"/>
                    <w:spacing w:after="60" w:before="0" w:lineRule="auto"/>
                    <w:rPr/>
                  </w:pPr>
                  <w:r w:rsidDel="00000000" w:rsidR="00000000" w:rsidRPr="00000000">
                    <w:rPr>
                      <w:rFonts w:ascii="Calibri" w:cs="Calibri" w:eastAsia="Calibri" w:hAnsi="Calibri"/>
                      <w:sz w:val="20"/>
                      <w:szCs w:val="20"/>
                      <w:rtl w:val="0"/>
                    </w:rPr>
                    <w:t xml:space="preserve">0,088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D">
                  <w:pPr>
                    <w:keepNext w:val="1"/>
                    <w:spacing w:after="60" w:before="0" w:lineRule="auto"/>
                    <w:rPr/>
                  </w:pPr>
                  <w:r w:rsidDel="00000000" w:rsidR="00000000" w:rsidRPr="00000000">
                    <w:rPr>
                      <w:rFonts w:ascii="Calibri" w:cs="Calibri" w:eastAsia="Calibri" w:hAnsi="Calibri"/>
                      <w:sz w:val="20"/>
                      <w:szCs w:val="20"/>
                      <w:rtl w:val="0"/>
                    </w:rPr>
                    <w:t xml:space="preserve">[-0,193, 0,369]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E">
                  <w:pPr>
                    <w:keepNext w:val="1"/>
                    <w:spacing w:after="60" w:before="0" w:lineRule="auto"/>
                    <w:rPr/>
                  </w:pPr>
                  <w:r w:rsidDel="00000000" w:rsidR="00000000" w:rsidRPr="00000000">
                    <w:rPr>
                      <w:rFonts w:ascii="Calibri" w:cs="Calibri" w:eastAsia="Calibri" w:hAnsi="Calibri"/>
                      <w:sz w:val="20"/>
                      <w:szCs w:val="20"/>
                      <w:rtl w:val="0"/>
                    </w:rPr>
                    <w:t xml:space="preserve">0,538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3F">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0">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841">
                  <w:pPr>
                    <w:keepNext w:val="1"/>
                    <w:spacing w:after="60" w:before="0" w:lineRule="auto"/>
                    <w:rPr/>
                  </w:pPr>
                  <w:r w:rsidDel="00000000" w:rsidR="00000000" w:rsidRPr="00000000">
                    <w:rPr>
                      <w:rFonts w:ascii="Calibri" w:cs="Calibri" w:eastAsia="Calibri" w:hAnsi="Calibri"/>
                      <w:sz w:val="20"/>
                      <w:szCs w:val="20"/>
                      <w:rtl w:val="0"/>
                    </w:rPr>
                    <w:t xml:space="preserve">Yalnız antidepresan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47">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8">
                  <w:pPr>
                    <w:keepNext w:val="1"/>
                    <w:spacing w:after="60" w:before="0" w:lineRule="auto"/>
                    <w:rPr/>
                  </w:pPr>
                  <w:r w:rsidDel="00000000" w:rsidR="00000000" w:rsidRPr="00000000">
                    <w:rPr>
                      <w:rFonts w:ascii="Calibri" w:cs="Calibri" w:eastAsia="Calibri" w:hAnsi="Calibri"/>
                      <w:sz w:val="20"/>
                      <w:szCs w:val="20"/>
                      <w:rtl w:val="0"/>
                    </w:rPr>
                    <w:t xml:space="preserve">0,331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9">
                  <w:pPr>
                    <w:keepNext w:val="1"/>
                    <w:spacing w:after="60" w:before="0" w:lineRule="auto"/>
                    <w:rPr/>
                  </w:pPr>
                  <w:r w:rsidDel="00000000" w:rsidR="00000000" w:rsidRPr="00000000">
                    <w:rPr>
                      <w:rFonts w:ascii="Calibri" w:cs="Calibri" w:eastAsia="Calibri" w:hAnsi="Calibri"/>
                      <w:sz w:val="20"/>
                      <w:szCs w:val="20"/>
                      <w:rtl w:val="0"/>
                    </w:rPr>
                    <w:t xml:space="preserve">[-0,374, 1,037]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A">
                  <w:pPr>
                    <w:keepNext w:val="1"/>
                    <w:spacing w:after="60" w:before="0" w:lineRule="auto"/>
                    <w:rPr/>
                  </w:pPr>
                  <w:r w:rsidDel="00000000" w:rsidR="00000000" w:rsidRPr="00000000">
                    <w:rPr>
                      <w:rFonts w:ascii="Calibri" w:cs="Calibri" w:eastAsia="Calibri" w:hAnsi="Calibri"/>
                      <w:sz w:val="20"/>
                      <w:szCs w:val="20"/>
                      <w:rtl w:val="0"/>
                    </w:rPr>
                    <w:t xml:space="preserve">0,349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B">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C">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4D">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E">
                  <w:pPr>
                    <w:keepNext w:val="1"/>
                    <w:spacing w:after="60" w:before="0" w:lineRule="auto"/>
                    <w:rPr/>
                  </w:pPr>
                  <w:r w:rsidDel="00000000" w:rsidR="00000000" w:rsidRPr="00000000">
                    <w:rPr>
                      <w:rFonts w:ascii="Calibri" w:cs="Calibri" w:eastAsia="Calibri" w:hAnsi="Calibri"/>
                      <w:sz w:val="20"/>
                      <w:szCs w:val="20"/>
                      <w:rtl w:val="0"/>
                    </w:rPr>
                    <w:t xml:space="preserve">0,436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4F">
                  <w:pPr>
                    <w:keepNext w:val="1"/>
                    <w:spacing w:after="60" w:before="0" w:lineRule="auto"/>
                    <w:rPr/>
                  </w:pPr>
                  <w:r w:rsidDel="00000000" w:rsidR="00000000" w:rsidRPr="00000000">
                    <w:rPr>
                      <w:rFonts w:ascii="Calibri" w:cs="Calibri" w:eastAsia="Calibri" w:hAnsi="Calibri"/>
                      <w:sz w:val="20"/>
                      <w:szCs w:val="20"/>
                      <w:rtl w:val="0"/>
                    </w:rPr>
                    <w:t xml:space="preserve">[-0,217, 1,089]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0">
                  <w:pPr>
                    <w:keepNext w:val="1"/>
                    <w:spacing w:after="60" w:before="0" w:lineRule="auto"/>
                    <w:rPr/>
                  </w:pPr>
                  <w:r w:rsidDel="00000000" w:rsidR="00000000" w:rsidRPr="00000000">
                    <w:rPr>
                      <w:rFonts w:ascii="Calibri" w:cs="Calibri" w:eastAsia="Calibri" w:hAnsi="Calibri"/>
                      <w:sz w:val="20"/>
                      <w:szCs w:val="20"/>
                      <w:rtl w:val="0"/>
                    </w:rPr>
                    <w:t xml:space="preserve">0,185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1">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2">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53">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4">
                  <w:pPr>
                    <w:keepNext w:val="1"/>
                    <w:spacing w:after="60" w:before="0" w:lineRule="auto"/>
                    <w:rPr/>
                  </w:pPr>
                  <w:r w:rsidDel="00000000" w:rsidR="00000000" w:rsidRPr="00000000">
                    <w:rPr>
                      <w:rFonts w:ascii="Calibri" w:cs="Calibri" w:eastAsia="Calibri" w:hAnsi="Calibri"/>
                      <w:sz w:val="20"/>
                      <w:szCs w:val="20"/>
                      <w:rtl w:val="0"/>
                    </w:rPr>
                    <w:t xml:space="preserve">0,069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5">
                  <w:pPr>
                    <w:keepNext w:val="1"/>
                    <w:spacing w:after="60" w:before="0" w:lineRule="auto"/>
                    <w:rPr/>
                  </w:pPr>
                  <w:r w:rsidDel="00000000" w:rsidR="00000000" w:rsidRPr="00000000">
                    <w:rPr>
                      <w:rFonts w:ascii="Calibri" w:cs="Calibri" w:eastAsia="Calibri" w:hAnsi="Calibri"/>
                      <w:sz w:val="20"/>
                      <w:szCs w:val="20"/>
                      <w:rtl w:val="0"/>
                    </w:rPr>
                    <w:t xml:space="preserve">[-0,629, 0,766]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6">
                  <w:pPr>
                    <w:keepNext w:val="1"/>
                    <w:spacing w:after="60" w:before="0" w:lineRule="auto"/>
                    <w:rPr/>
                  </w:pPr>
                  <w:r w:rsidDel="00000000" w:rsidR="00000000" w:rsidRPr="00000000">
                    <w:rPr>
                      <w:rFonts w:ascii="Calibri" w:cs="Calibri" w:eastAsia="Calibri" w:hAnsi="Calibri"/>
                      <w:sz w:val="20"/>
                      <w:szCs w:val="20"/>
                      <w:rtl w:val="0"/>
                    </w:rPr>
                    <w:t xml:space="preserve">0,843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7">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8">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59">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A">
                  <w:pPr>
                    <w:keepNext w:val="1"/>
                    <w:spacing w:after="60" w:before="0" w:lineRule="auto"/>
                    <w:rPr/>
                  </w:pPr>
                  <w:r w:rsidDel="00000000" w:rsidR="00000000" w:rsidRPr="00000000">
                    <w:rPr>
                      <w:rFonts w:ascii="Calibri" w:cs="Calibri" w:eastAsia="Calibri" w:hAnsi="Calibri"/>
                      <w:sz w:val="20"/>
                      <w:szCs w:val="20"/>
                      <w:rtl w:val="0"/>
                    </w:rPr>
                    <w:t xml:space="preserve">0,248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B">
                  <w:pPr>
                    <w:keepNext w:val="1"/>
                    <w:spacing w:after="60" w:before="0" w:lineRule="auto"/>
                    <w:rPr/>
                  </w:pPr>
                  <w:r w:rsidDel="00000000" w:rsidR="00000000" w:rsidRPr="00000000">
                    <w:rPr>
                      <w:rFonts w:ascii="Calibri" w:cs="Calibri" w:eastAsia="Calibri" w:hAnsi="Calibri"/>
                      <w:sz w:val="20"/>
                      <w:szCs w:val="20"/>
                      <w:rtl w:val="0"/>
                    </w:rPr>
                    <w:t xml:space="preserve">[-0,417, 0,913]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C">
                  <w:pPr>
                    <w:keepNext w:val="1"/>
                    <w:spacing w:after="60" w:before="0" w:lineRule="auto"/>
                    <w:rPr/>
                  </w:pPr>
                  <w:r w:rsidDel="00000000" w:rsidR="00000000" w:rsidRPr="00000000">
                    <w:rPr>
                      <w:rFonts w:ascii="Calibri" w:cs="Calibri" w:eastAsia="Calibri" w:hAnsi="Calibri"/>
                      <w:sz w:val="20"/>
                      <w:szCs w:val="20"/>
                      <w:rtl w:val="0"/>
                    </w:rPr>
                    <w:t xml:space="preserve">0,456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D">
                  <w:pPr>
                    <w:keepNext w:val="1"/>
                    <w:spacing w:after="60" w:before="0" w:lineRule="auto"/>
                    <w:rPr/>
                  </w:pPr>
                  <w:r w:rsidDel="00000000" w:rsidR="00000000" w:rsidRPr="00000000">
                    <w:rPr>
                      <w:rFonts w:ascii="Calibri" w:cs="Calibri" w:eastAsia="Calibri" w:hAnsi="Calibri"/>
                      <w:sz w:val="20"/>
                      <w:szCs w:val="20"/>
                      <w:rtl w:val="0"/>
                    </w:rPr>
                    <w:t xml:space="preserve">Tahmin edildi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5E">
                  <w:pPr>
                    <w:keepNext w:val="1"/>
                    <w:spacing w:after="60" w:before="0" w:lineRule="auto"/>
                    <w:rPr/>
                  </w:pPr>
                  <w:r w:rsidDel="00000000" w:rsidR="00000000" w:rsidRPr="00000000">
                    <w:rPr>
                      <w:rFonts w:ascii="Calibri" w:cs="Calibri" w:eastAsia="Calibri" w:hAnsi="Calibri"/>
                      <w:sz w:val="20"/>
                      <w:szCs w:val="20"/>
                      <w:rtl w:val="0"/>
                    </w:rPr>
                    <w:t xml:space="preserve">Antidepresan strata</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85F">
                  <w:pPr>
                    <w:keepNext w:val="1"/>
                    <w:spacing w:after="60" w:before="0" w:lineRule="auto"/>
                    <w:rPr/>
                  </w:pPr>
                  <w:r w:rsidDel="00000000" w:rsidR="00000000" w:rsidRPr="00000000">
                    <w:rPr>
                      <w:rFonts w:ascii="Calibri" w:cs="Calibri" w:eastAsia="Calibri" w:hAnsi="Calibri"/>
                      <w:sz w:val="20"/>
                      <w:szCs w:val="20"/>
                      <w:rtl w:val="0"/>
                    </w:rPr>
                    <w:t xml:space="preserve">Bayesian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65">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6">
                  <w:pPr>
                    <w:keepNext w:val="1"/>
                    <w:spacing w:after="60" w:before="0" w:lineRule="auto"/>
                    <w:rPr/>
                  </w:pPr>
                  <w:r w:rsidDel="00000000" w:rsidR="00000000" w:rsidRPr="00000000">
                    <w:rPr>
                      <w:rFonts w:ascii="Calibri" w:cs="Calibri" w:eastAsia="Calibri" w:hAnsi="Calibri"/>
                      <w:sz w:val="20"/>
                      <w:szCs w:val="20"/>
                      <w:rtl w:val="0"/>
                    </w:rPr>
                    <w:t xml:space="preserve">BF10=0,23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7">
                  <w:pPr>
                    <w:keepNext w:val="1"/>
                    <w:spacing w:after="60" w:before="0" w:lineRule="auto"/>
                    <w:rPr/>
                  </w:pPr>
                  <w:r w:rsidDel="00000000" w:rsidR="00000000" w:rsidRPr="00000000">
                    <w:rPr>
                      <w:rFonts w:ascii="Calibri" w:cs="Calibri" w:eastAsia="Calibri" w:hAnsi="Calibri"/>
                      <w:sz w:val="20"/>
                      <w:szCs w:val="20"/>
                      <w:rtl w:val="0"/>
                    </w:rPr>
                    <w:t xml:space="preserve">[-0,064, 0,200]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9">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A">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6B">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C">
                  <w:pPr>
                    <w:keepNext w:val="1"/>
                    <w:spacing w:after="60" w:before="0" w:lineRule="auto"/>
                    <w:rPr/>
                  </w:pPr>
                  <w:r w:rsidDel="00000000" w:rsidR="00000000" w:rsidRPr="00000000">
                    <w:rPr>
                      <w:rFonts w:ascii="Calibri" w:cs="Calibri" w:eastAsia="Calibri" w:hAnsi="Calibri"/>
                      <w:sz w:val="20"/>
                      <w:szCs w:val="20"/>
                      <w:rtl w:val="0"/>
                    </w:rPr>
                    <w:t xml:space="preserve">BF10=0,23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D">
                  <w:pPr>
                    <w:keepNext w:val="1"/>
                    <w:spacing w:after="60" w:before="0" w:lineRule="auto"/>
                    <w:rPr/>
                  </w:pPr>
                  <w:r w:rsidDel="00000000" w:rsidR="00000000" w:rsidRPr="00000000">
                    <w:rPr>
                      <w:rFonts w:ascii="Calibri" w:cs="Calibri" w:eastAsia="Calibri" w:hAnsi="Calibri"/>
                      <w:sz w:val="20"/>
                      <w:szCs w:val="20"/>
                      <w:rtl w:val="0"/>
                    </w:rPr>
                    <w:t xml:space="preserve">[-0,108, 0,242]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6F">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0">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71">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2">
                  <w:pPr>
                    <w:keepNext w:val="1"/>
                    <w:spacing w:after="60" w:before="0" w:lineRule="auto"/>
                    <w:rPr/>
                  </w:pPr>
                  <w:r w:rsidDel="00000000" w:rsidR="00000000" w:rsidRPr="00000000">
                    <w:rPr>
                      <w:rFonts w:ascii="Calibri" w:cs="Calibri" w:eastAsia="Calibri" w:hAnsi="Calibri"/>
                      <w:sz w:val="20"/>
                      <w:szCs w:val="20"/>
                      <w:rtl w:val="0"/>
                    </w:rPr>
                    <w:t xml:space="preserve">BF10=0,17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3">
                  <w:pPr>
                    <w:keepNext w:val="1"/>
                    <w:spacing w:after="60" w:before="0" w:lineRule="auto"/>
                    <w:rPr/>
                  </w:pPr>
                  <w:r w:rsidDel="00000000" w:rsidR="00000000" w:rsidRPr="00000000">
                    <w:rPr>
                      <w:rFonts w:ascii="Calibri" w:cs="Calibri" w:eastAsia="Calibri" w:hAnsi="Calibri"/>
                      <w:sz w:val="20"/>
                      <w:szCs w:val="20"/>
                      <w:rtl w:val="0"/>
                    </w:rPr>
                    <w:t xml:space="preserve">[-0,117, 0,024]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5">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6">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77">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8">
                  <w:pPr>
                    <w:keepNext w:val="1"/>
                    <w:spacing w:after="60" w:before="0" w:lineRule="auto"/>
                    <w:rPr/>
                  </w:pPr>
                  <w:r w:rsidDel="00000000" w:rsidR="00000000" w:rsidRPr="00000000">
                    <w:rPr>
                      <w:rFonts w:ascii="Calibri" w:cs="Calibri" w:eastAsia="Calibri" w:hAnsi="Calibri"/>
                      <w:sz w:val="20"/>
                      <w:szCs w:val="20"/>
                      <w:rtl w:val="0"/>
                    </w:rPr>
                    <w:t xml:space="preserve">BF10=0,21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9">
                  <w:pPr>
                    <w:keepNext w:val="1"/>
                    <w:spacing w:after="60" w:before="0" w:lineRule="auto"/>
                    <w:rPr/>
                  </w:pPr>
                  <w:r w:rsidDel="00000000" w:rsidR="00000000" w:rsidRPr="00000000">
                    <w:rPr>
                      <w:rFonts w:ascii="Calibri" w:cs="Calibri" w:eastAsia="Calibri" w:hAnsi="Calibri"/>
                      <w:sz w:val="20"/>
                      <w:szCs w:val="20"/>
                      <w:rtl w:val="0"/>
                    </w:rPr>
                    <w:t xml:space="preserve">[-0,077, 0,201]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B">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7C">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r>
            <w:tr>
              <w:trPr>
                <w:cantSplit w:val="1"/>
                <w:tblHeader w:val="0"/>
              </w:trPr>
              <w:tc>
                <w:tcPr>
                  <w:gridSpan w:val="6"/>
                  <w:tcBorders>
                    <w:top w:color="d3d3d3" w:space="0" w:sz="16" w:val="single"/>
                    <w:bottom w:color="d3d3d3" w:space="0" w:sz="16" w:val="single"/>
                  </w:tcBorders>
                  <w:tcMar>
                    <w:top w:w="25.0" w:type="dxa"/>
                  </w:tcMar>
                </w:tcPr>
                <w:p w:rsidR="00000000" w:rsidDel="00000000" w:rsidP="00000000" w:rsidRDefault="00000000" w:rsidRPr="00000000" w14:paraId="0000087D">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83">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4">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5">
                  <w:pPr>
                    <w:keepNext w:val="1"/>
                    <w:spacing w:after="60" w:before="0" w:lineRule="auto"/>
                    <w:rPr/>
                  </w:pPr>
                  <w:r w:rsidDel="00000000" w:rsidR="00000000" w:rsidRPr="00000000">
                    <w:rPr>
                      <w:rFonts w:ascii="Calibri" w:cs="Calibri" w:eastAsia="Calibri" w:hAnsi="Calibri"/>
                      <w:sz w:val="20"/>
                      <w:szCs w:val="20"/>
                      <w:rtl w:val="0"/>
                    </w:rPr>
                    <w:t xml:space="preserve">d =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6">
                  <w:pPr>
                    <w:keepNext w:val="1"/>
                    <w:spacing w:after="60" w:before="0" w:lineRule="auto"/>
                    <w:rPr/>
                  </w:pPr>
                  <w:r w:rsidDel="00000000" w:rsidR="00000000" w:rsidRPr="00000000">
                    <w:rPr>
                      <w:rFonts w:ascii="Calibri" w:cs="Calibri" w:eastAsia="Calibri" w:hAnsi="Calibri"/>
                      <w:sz w:val="20"/>
                      <w:szCs w:val="20"/>
                      <w:rtl w:val="0"/>
                    </w:rPr>
                    <w:t xml:space="preserve">0,081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7">
                  <w:pPr>
                    <w:keepNext w:val="1"/>
                    <w:spacing w:after="60" w:before="0" w:lineRule="auto"/>
                    <w:rPr/>
                  </w:pPr>
                  <w:r w:rsidDel="00000000" w:rsidR="00000000" w:rsidRPr="00000000">
                    <w:rPr>
                      <w:rFonts w:ascii="Calibri" w:cs="Calibri" w:eastAsia="Calibri" w:hAnsi="Calibri"/>
                      <w:sz w:val="20"/>
                      <w:szCs w:val="20"/>
                      <w:rtl w:val="0"/>
                    </w:rPr>
                    <w:t xml:space="preserve">Belirsiz</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8">
                  <w:pPr>
                    <w:keepNext w:val="1"/>
                    <w:spacing w:after="60" w:before="0" w:lineRule="auto"/>
                    <w:rPr/>
                  </w:pPr>
                  <w:r w:rsidDel="00000000" w:rsidR="00000000" w:rsidRPr="00000000">
                    <w:rPr>
                      <w:rFonts w:ascii="Calibri" w:cs="Calibri" w:eastAsia="Calibri" w:hAnsi="Calibri"/>
                      <w:sz w:val="20"/>
                      <w:szCs w:val="20"/>
                      <w:rtl w:val="0"/>
                    </w:rPr>
                    <w:t xml:space="preserve">Eşdeğerlik testi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89">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A">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B">
                  <w:pPr>
                    <w:keepNext w:val="1"/>
                    <w:spacing w:after="60" w:before="0" w:lineRule="auto"/>
                    <w:rPr/>
                  </w:pPr>
                  <w:r w:rsidDel="00000000" w:rsidR="00000000" w:rsidRPr="00000000">
                    <w:rPr>
                      <w:rFonts w:ascii="Calibri" w:cs="Calibri" w:eastAsia="Calibri" w:hAnsi="Calibri"/>
                      <w:sz w:val="20"/>
                      <w:szCs w:val="20"/>
                      <w:rtl w:val="0"/>
                    </w:rPr>
                    <w:t xml:space="preserve">d = 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C">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D">
                  <w:pPr>
                    <w:keepNext w:val="1"/>
                    <w:spacing w:after="60" w:before="0" w:lineRule="auto"/>
                    <w:rPr/>
                  </w:pPr>
                  <w:r w:rsidDel="00000000" w:rsidR="00000000" w:rsidRPr="00000000">
                    <w:rPr>
                      <w:rFonts w:ascii="Calibri" w:cs="Calibri" w:eastAsia="Calibri" w:hAnsi="Calibri"/>
                      <w:sz w:val="20"/>
                      <w:szCs w:val="20"/>
                      <w:rtl w:val="0"/>
                    </w:rPr>
                    <w:t xml:space="preserve">Eşdeğer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8E">
                  <w:pPr>
                    <w:keepNext w:val="1"/>
                    <w:spacing w:after="60" w:before="0" w:lineRule="auto"/>
                    <w:rPr/>
                  </w:pPr>
                  <w:r w:rsidDel="00000000" w:rsidR="00000000" w:rsidRPr="00000000">
                    <w:rPr>
                      <w:rFonts w:ascii="Calibri" w:cs="Calibri" w:eastAsia="Calibri" w:hAnsi="Calibri"/>
                      <w:sz w:val="20"/>
                      <w:szCs w:val="20"/>
                      <w:rtl w:val="0"/>
                    </w:rPr>
                    <w:t xml:space="preserve">Eşdeğerlik testi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8F">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0">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1">
                  <w:pPr>
                    <w:keepNext w:val="1"/>
                    <w:spacing w:after="60" w:before="0" w:lineRule="auto"/>
                    <w:rPr/>
                  </w:pPr>
                  <w:r w:rsidDel="00000000" w:rsidR="00000000" w:rsidRPr="00000000">
                    <w:rPr>
                      <w:rFonts w:ascii="Calibri" w:cs="Calibri" w:eastAsia="Calibri" w:hAnsi="Calibri"/>
                      <w:sz w:val="20"/>
                      <w:szCs w:val="20"/>
                      <w:rtl w:val="0"/>
                    </w:rPr>
                    <w:t xml:space="preserve">d =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2">
                  <w:pPr>
                    <w:keepNext w:val="1"/>
                    <w:spacing w:after="60" w:before="0" w:lineRule="auto"/>
                    <w:rPr/>
                  </w:pPr>
                  <w:r w:rsidDel="00000000" w:rsidR="00000000" w:rsidRPr="00000000">
                    <w:rPr>
                      <w:rFonts w:ascii="Calibri" w:cs="Calibri" w:eastAsia="Calibri" w:hAnsi="Calibri"/>
                      <w:sz w:val="20"/>
                      <w:szCs w:val="20"/>
                      <w:rtl w:val="0"/>
                    </w:rPr>
                    <w:t xml:space="preserve">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3">
                  <w:pPr>
                    <w:keepNext w:val="1"/>
                    <w:spacing w:after="60" w:before="0" w:lineRule="auto"/>
                    <w:rPr/>
                  </w:pPr>
                  <w:r w:rsidDel="00000000" w:rsidR="00000000" w:rsidRPr="00000000">
                    <w:rPr>
                      <w:rFonts w:ascii="Calibri" w:cs="Calibri" w:eastAsia="Calibri" w:hAnsi="Calibri"/>
                      <w:sz w:val="20"/>
                      <w:szCs w:val="20"/>
                      <w:rtl w:val="0"/>
                    </w:rPr>
                    <w:t xml:space="preserve">Belirsiz</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4">
                  <w:pPr>
                    <w:keepNext w:val="1"/>
                    <w:spacing w:after="60" w:before="0" w:lineRule="auto"/>
                    <w:rPr/>
                  </w:pPr>
                  <w:r w:rsidDel="00000000" w:rsidR="00000000" w:rsidRPr="00000000">
                    <w:rPr>
                      <w:rFonts w:ascii="Calibri" w:cs="Calibri" w:eastAsia="Calibri" w:hAnsi="Calibri"/>
                      <w:sz w:val="20"/>
                      <w:szCs w:val="20"/>
                      <w:rtl w:val="0"/>
                    </w:rPr>
                    <w:t xml:space="preserve">Eşdeğerlik testi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95">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6">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7">
                  <w:pPr>
                    <w:keepNext w:val="1"/>
                    <w:spacing w:after="60" w:before="0" w:lineRule="auto"/>
                    <w:rPr/>
                  </w:pPr>
                  <w:r w:rsidDel="00000000" w:rsidR="00000000" w:rsidRPr="00000000">
                    <w:rPr>
                      <w:rFonts w:ascii="Calibri" w:cs="Calibri" w:eastAsia="Calibri" w:hAnsi="Calibri"/>
                      <w:sz w:val="20"/>
                      <w:szCs w:val="20"/>
                      <w:rtl w:val="0"/>
                    </w:rPr>
                    <w:t xml:space="preserve">d = 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8">
                  <w:pPr>
                    <w:keepNext w:val="1"/>
                    <w:spacing w:after="60" w:before="0" w:lineRule="auto"/>
                    <w:rPr/>
                  </w:pPr>
                  <w:r w:rsidDel="00000000" w:rsidR="00000000" w:rsidRPr="00000000">
                    <w:rPr>
                      <w:rFonts w:ascii="Calibri" w:cs="Calibri" w:eastAsia="Calibri" w:hAnsi="Calibri"/>
                      <w:sz w:val="20"/>
                      <w:szCs w:val="20"/>
                      <w:rtl w:val="0"/>
                    </w:rPr>
                    <w:t xml:space="preserve">0,041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9">
                  <w:pPr>
                    <w:keepNext w:val="1"/>
                    <w:spacing w:after="60" w:before="0" w:lineRule="auto"/>
                    <w:rPr/>
                  </w:pPr>
                  <w:r w:rsidDel="00000000" w:rsidR="00000000" w:rsidRPr="00000000">
                    <w:rPr>
                      <w:rFonts w:ascii="Calibri" w:cs="Calibri" w:eastAsia="Calibri" w:hAnsi="Calibri"/>
                      <w:sz w:val="20"/>
                      <w:szCs w:val="20"/>
                      <w:rtl w:val="0"/>
                    </w:rPr>
                    <w:t xml:space="preserve">Eşdeğer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9A">
                  <w:pPr>
                    <w:keepNext w:val="1"/>
                    <w:spacing w:after="60" w:before="0" w:lineRule="auto"/>
                    <w:rPr/>
                  </w:pPr>
                  <w:r w:rsidDel="00000000" w:rsidR="00000000" w:rsidRPr="00000000">
                    <w:rPr>
                      <w:rFonts w:ascii="Calibri" w:cs="Calibri" w:eastAsia="Calibri" w:hAnsi="Calibri"/>
                      <w:sz w:val="20"/>
                      <w:szCs w:val="20"/>
                      <w:rtl w:val="0"/>
                    </w:rPr>
                    <w:t xml:space="preserve">Eşdeğerlik testi</w:t>
                  </w:r>
                  <w:r w:rsidDel="00000000" w:rsidR="00000000" w:rsidRPr="00000000">
                    <w:rPr>
                      <w:rtl w:val="0"/>
                    </w:rPr>
                  </w:r>
                </w:p>
              </w:tc>
            </w:tr>
          </w:tbl>
          <w:p w:rsidR="00000000" w:rsidDel="00000000" w:rsidP="00000000" w:rsidRDefault="00000000" w:rsidRPr="00000000" w14:paraId="000008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o6cnxu5eoxar" w:id="120"/>
          <w:bookmarkEnd w:id="120"/>
          <w:p w:rsidR="00000000" w:rsidDel="00000000" w:rsidP="00000000" w:rsidRDefault="00000000" w:rsidRPr="00000000" w14:paraId="000008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3436049"/>
                  <wp:effectExtent b="0" l="0" r="0" t="0"/>
                  <wp:docPr id="31" name="image32.png"/>
                  <a:graphic>
                    <a:graphicData uri="http://schemas.openxmlformats.org/drawingml/2006/picture">
                      <pic:pic>
                        <pic:nvPicPr>
                          <pic:cNvPr id="0" name="image32.png"/>
                          <pic:cNvPicPr preferRelativeResize="0"/>
                        </pic:nvPicPr>
                        <pic:blipFill>
                          <a:blip r:embed="rId17"/>
                          <a:srcRect b="0" l="0" r="0" t="0"/>
                          <a:stretch>
                            <a:fillRect/>
                          </a:stretch>
                        </pic:blipFill>
                        <pic:spPr>
                          <a:xfrm>
                            <a:off x="0" y="0"/>
                            <a:ext cx="5522976" cy="3436049"/>
                          </a:xfrm>
                          <a:prstGeom prst="rect"/>
                          <a:ln/>
                        </pic:spPr>
                      </pic:pic>
                    </a:graphicData>
                  </a:graphic>
                </wp:inline>
              </w:drawing>
            </w:r>
            <w:r w:rsidDel="00000000" w:rsidR="00000000" w:rsidRPr="00000000">
              <w:rPr>
                <w:rtl w:val="0"/>
              </w:rPr>
            </w:r>
          </w:p>
          <w:p w:rsidR="00000000" w:rsidDel="00000000" w:rsidP="00000000" w:rsidRDefault="00000000" w:rsidRPr="00000000" w14:paraId="000008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antidepresan-katmanlı grup etkisi (EMBU-P dört alt ölçeği). Paneller antidepresan kullanan, kullanmayan ve tüm örneklem katmanlarını; noktalar tahmini, yatay çizgiler %95 güven aralığını göstermektedir.</w:t>
            </w:r>
          </w:p>
        </w:tc>
      </w:tr>
    </w:tbl>
    <w:bookmarkStart w:colFirst="0" w:colLast="0" w:name="i0ufglnym49j" w:id="121"/>
    <w:bookmarkEnd w:id="121"/>
    <w:p w:rsidR="00000000" w:rsidDel="00000000" w:rsidP="00000000" w:rsidRDefault="00000000" w:rsidRPr="00000000" w14:paraId="0000089E">
      <w:pPr>
        <w:pStyle w:val="Heading3"/>
        <w:rPr/>
      </w:pPr>
      <w:r w:rsidDel="00000000" w:rsidR="00000000" w:rsidRPr="00000000">
        <w:rPr>
          <w:rtl w:val="0"/>
        </w:rPr>
        <w:t xml:space="preserve">4.3.4 H4 — Anne Depresyonu → EMBU-P Latent Yapısal Eşitlik Modeli</w:t>
      </w:r>
    </w:p>
    <w:p w:rsidR="00000000" w:rsidDel="00000000" w:rsidP="00000000" w:rsidRDefault="00000000" w:rsidRPr="00000000" w14:paraId="000008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ins w:author="Özlem Murzoğlu" w:id="51" w:date="2026-07-30T18:05:4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Annedeki depresyon belirtileri arttıkça, annenin bildirdiği sıcaklık azalmakta; reddetme ve karşılaştırma ise artmaktadır. Bu ilişkiler istatistiksel olarak anlamlıdır; ancak </w:t>
      </w:r>
      <w:ins w:author="Özlem Murzoğlu" w:id="51" w:date="2026-07-30T18:05:49Z">
        <w:r w:rsidDel="00000000" w:rsidR="00000000" w:rsidRPr="00000000">
          <w:rPr>
            <w:rtl w:val="0"/>
          </w:rPr>
        </w:r>
      </w:ins>
    </w:p>
    <w:p w:rsidR="00000000" w:rsidDel="00000000" w:rsidP="00000000" w:rsidRDefault="00000000" w:rsidRPr="00000000" w14:paraId="000008A0">
      <w:pPr>
        <w:shd w:fill="ffffff" w:val="clear"/>
        <w:spacing w:after="180" w:before="180" w:lineRule="auto"/>
        <w:rPr>
          <w:ins w:author="Özlem Murzoğlu" w:id="51" w:date="2026-07-30T18:05:4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Özlem Murzoğlu" w:id="51" w:date="2026-07-30T18:05:4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215900" cy="215900"/>
              <wp:effectExtent b="0" l="0" r="0" t="0"/>
              <wp:docPr descr="Launch Paperpal" id="1" name="image10.png"/>
              <a:graphic>
                <a:graphicData uri="http://schemas.openxmlformats.org/drawingml/2006/picture">
                  <pic:pic>
                    <pic:nvPicPr>
                      <pic:cNvPr descr="Launch Paperpal" id="0" name="image10.png"/>
                      <pic:cNvPicPr preferRelativeResize="0"/>
                    </pic:nvPicPr>
                    <pic:blipFill>
                      <a:blip r:embed="rId14"/>
                      <a:srcRect b="0" l="0" r="0" t="0"/>
                      <a:stretch>
                        <a:fillRect/>
                      </a:stretch>
                    </pic:blipFill>
                    <pic:spPr>
                      <a:xfrm>
                        <a:off x="0" y="0"/>
                        <a:ext cx="215900" cy="215900"/>
                      </a:xfrm>
                      <a:prstGeom prst="rect"/>
                      <a:ln/>
                    </pic:spPr>
                  </pic:pic>
                </a:graphicData>
              </a:graphic>
            </wp:inline>
          </w:drawing>
        </w:r>
        <w:r w:rsidDel="00000000" w:rsidR="00000000" w:rsidRPr="00000000">
          <w:rPr>
            <w:rtl w:val="0"/>
          </w:rPr>
        </w:r>
      </w:ins>
    </w:p>
    <w:p w:rsidR="00000000" w:rsidDel="00000000" w:rsidP="00000000" w:rsidRDefault="00000000" w:rsidRPr="00000000" w14:paraId="000008A1">
      <w:pPr>
        <w:spacing w:after="180" w:before="180" w:lineRule="auto"/>
        <w:rPr>
          <w:ins w:author="Özlem Murzoğlu" w:id="51" w:date="2026-07-30T18:05:4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ins w:author="Özlem Murzoğlu" w:id="51" w:date="2026-07-30T18:05:49Z">
        <w:r w:rsidDel="00000000" w:rsidR="00000000" w:rsidRPr="00000000">
          <w:rPr>
            <w:rtl w:val="0"/>
          </w:rPr>
        </w:r>
      </w:ins>
    </w:p>
    <w:p w:rsidR="00000000" w:rsidDel="00000000" w:rsidP="00000000" w:rsidRDefault="00000000" w:rsidRPr="00000000" w14:paraId="000008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kesitsel tasarımı gereği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neden-sonuç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değil, birlikte-değişim (eş-değişim) düzeyinde yorumlanmalıdır. Ayrıntılı yol katsayıları aşağıda sunulmaktadır.</w:t>
      </w:r>
    </w:p>
    <w:p w:rsidR="00000000" w:rsidDel="00000000" w:rsidP="00000000" w:rsidRDefault="00000000" w:rsidRPr="00000000" w14:paraId="000008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Standardize yol katsayıları (β) kesitsel olup nedensel aktarım değil eş-değişim düzeyinde okunur.</w:t>
      </w:r>
    </w:p>
    <w:p w:rsidR="00000000" w:rsidDel="00000000" w:rsidP="00000000" w:rsidRDefault="00000000" w:rsidRPr="00000000" w14:paraId="000008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Elli ordinal madde (21 Beck + 29 EMBU-P) üzerinde, sıralı (Likert) yanıtlara uygun WLSMV kestirimcisiyle bir yapısal eşitlik modeli kurulmuştur; bu model, anne depresyonu ile ebeveynlik tutumları arasındaki ilişkileri tek bir bütün içinde tahmin eder ve başarıyla yakınsamıştır (CFI = 0,887; TLI = 0,890; RMSEA = 0,027; SRMR = 0,127). Model, elli maddenin tümünde tam veriye sahip 237 ailede kestirilmiştir (241 aileden 4’ü — üçü anne Beck toplam puanı eksik olduğu, dördüncüsü ise modele giren değişkenlerin en az birinde eksiklik taşıdığı için — bu çözümlemede lavaan WLSMV kestirimcisinin varsayılan liste-bazlı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listwise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eksik veri işlemi nedeniyle tam-vaka örneklemine girmemiştir; analitik gruplar: kontrol 121, DM 116). Tam-vaka kısıtı WLSMV’nin evrensel bir matematiksel gereksinimi değil, bu modelde sıralı göstergeler için seçilen varsayılan eksik veri işleminin sonucudur. Çok-grup değişmezlik taraması, bazı maddelerde boş yanıt kategorileri bulunduğundan daraltılmış 19 maddelik sette yürütülmüş ve yapılandırmasal ile metrik düzeylerde çözüme ulaşmıştır. Dört yapısal yoldan üçü FDR-düzeltilmiş olarak anlamlıdır: Beck → sıcaklık β = −0,28 (%95 GA [−0,45; −0,15]; FDR p &lt; 0,001), Beck → reddetme β = 0,33 (%95 GA [0,19; 0,53]; FDR p &lt; 0,001) ve Beck → karşılaştırma β = 0,28 (%95 GA [0,14; 0,49]; FDR p &lt; 0,001). Beck → aşırı koruma yolu pozitif yöndedir ancak anlamlı değildir (β = 0,08; FDR p = 0,22). Modelin global uyumu karışık ve bütün olarak sınırlıdır: RMSEA düşük olmakla birlikte CFI/TLI yaygın kabul edilen 0,90/0,95 eşiklerinin altında ve SRMR 0,08 ölçütünün belirgin üzerindedir. Bu nedenle üç anlamlı yol, iyi uyum sağlayan bir yapısal modelin çıktısı değil, sınırlı global uyuma sahip bir model koşulunda gözlenen anne-bildirimli eş-değişimler olarak yorumlanmalı; yani “şunu yordar” veya “şu mekanizmayla açıklar” yerine, yalnızca “bu model koşullarında birlikte değişmektedir” dili kullanılmalıdır. Modelin DM ve kontrol gruplarında aynı biçimde işleyip işlemediğini sınamak için, daraltılmış madde setiyle (13 EMBU-P + 6 Beck) çok-grup değişmezlik taraması yapılmıştır: en temel iki düzey (yapısal/configural ve yük/metric) sağlanmış (ΔCFI &lt; 0,010, ΔRMSEA &lt; 0,015); en katı düzeyde (kesişim/scalar) bazı gruplarda boş yanıt kategorileri bulunduğundan ilgili maddeler her iki grupta aynı biçimde birleştirilerek scalar çözüm de elde edilmiştir. Üç düzeyin (configural, metric, scalar) düzey-bazlı uyum indeksleri ve değişim ölçütleri </w:t>
      </w:r>
      <w:hyperlink w:anchor="v9bb9txlqfg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 değişim ölçütleri eşik içinde kalsa da (metric ΔCFI = −0,009; scalar ΔCFI = +0,005; her iki adımda |ΔRMSEA| &lt; 0,003), mutlak model uyumu üç düzeyde de sınırlıdır (CFI ≈ 0,82; SRMR ≈ 0,14). Bu nedenle sonuç, tam/scalar değişmezliğin güçlü kanıtı değil; sınırlı-uyumlu bir modelde düzeyler-arası değişimin kabul edilebilir kaldığı, ihtiyatla okunması gereken bir eşdeğerlik göstergesidir. Standardize yollar </w:t>
      </w:r>
      <w:hyperlink w:anchor="j67obfay6yf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p w:rsidR="00000000" w:rsidDel="00000000" w:rsidP="00000000" w:rsidRDefault="00000000" w:rsidRPr="00000000" w14:paraId="000008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Yöntemde tamamlayıcı olarak tanımlanan “yaklaşık sıfır” önsellü Bayesçi yapısal eşitlik modeli (BSEM), önsel, sözdizimi ve yakınsama ölçütleri önceden sabitlenmiş bir ön-uçuş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preflight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planı düzeyinde bırakılmıştır; örnekleme, yeniden üretilebilir varsayılan çözümleme hattının dışında isteğe bağlı bir sağlamlık adımı olarak işaretlendiğinden bu bölümde doğrulayıcı bir BSEM çözümü raporlanmamaktadır. Dolayısıyla H4 kestirimi yukarıda verilen WLSMV çözümüne dayanır; BSEM, yalnızca gelecekteki psikometrik sağlamlık çalışmaları için önceden belirlenmiş bir plan olarak kayıt altındadır.</w:t>
      </w:r>
    </w:p>
    <w:tbl>
      <w:tblPr>
        <w:tblStyle w:val="Table3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j67obfay6yfe" w:id="122"/>
          <w:bookmarkEnd w:id="122"/>
          <w:p w:rsidR="00000000" w:rsidDel="00000000" w:rsidP="00000000" w:rsidRDefault="00000000" w:rsidRPr="00000000" w14:paraId="000008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H4 Beck → EMBU-P latent yapısal eşitlik modeli.</w:t>
            </w:r>
          </w:p>
          <w:tbl>
            <w:tblPr>
              <w:tblStyle w:val="Table40"/>
              <w:jc w:val="center"/>
              <w:tblLayout w:type="fixed"/>
              <w:tblLook w:val="0000"/>
            </w:tblPr>
            <w:tblGrid>
              <w:gridCol w:w="1102.857142857143"/>
              <w:gridCol w:w="1102.857142857143"/>
              <w:gridCol w:w="1102.857142857143"/>
              <w:gridCol w:w="1102.857142857143"/>
              <w:gridCol w:w="1102.857142857143"/>
              <w:gridCol w:w="1102.857142857143"/>
              <w:gridCol w:w="1102.857142857143"/>
              <w:tblGridChange w:id="0">
                <w:tblGrid>
                  <w:gridCol w:w="1102.857142857143"/>
                  <w:gridCol w:w="1102.857142857143"/>
                  <w:gridCol w:w="1102.857142857143"/>
                  <w:gridCol w:w="1102.857142857143"/>
                  <w:gridCol w:w="1102.857142857143"/>
                  <w:gridCol w:w="1102.857142857143"/>
                  <w:gridCol w:w="1102.857142857143"/>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8A7">
                  <w:pPr>
                    <w:keepNext w:val="1"/>
                    <w:spacing w:after="60" w:before="0" w:lineRule="auto"/>
                    <w:rPr/>
                  </w:pPr>
                  <w:r w:rsidDel="00000000" w:rsidR="00000000" w:rsidRPr="00000000">
                    <w:rPr>
                      <w:rFonts w:ascii="Calibri" w:cs="Calibri" w:eastAsia="Calibri" w:hAnsi="Calibri"/>
                      <w:sz w:val="20"/>
                      <w:szCs w:val="20"/>
                      <w:rtl w:val="0"/>
                    </w:rPr>
                    <w:t xml:space="preserve">Parametre</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8">
                  <w:pPr>
                    <w:keepNext w:val="1"/>
                    <w:spacing w:after="60" w:before="0" w:lineRule="auto"/>
                    <w:rPr/>
                  </w:pPr>
                  <w:r w:rsidDel="00000000" w:rsidR="00000000" w:rsidRPr="00000000">
                    <w:rPr>
                      <w:rFonts w:ascii="Calibri" w:cs="Calibri" w:eastAsia="Calibri" w:hAnsi="Calibri"/>
                      <w:sz w:val="20"/>
                      <w:szCs w:val="20"/>
                      <w:rtl w:val="0"/>
                    </w:rPr>
                    <w:t xml:space="preserve">Terim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9">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A">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B">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C">
                  <w:pPr>
                    <w:keepNext w:val="1"/>
                    <w:spacing w:after="60" w:before="0" w:lineRule="auto"/>
                    <w:rPr/>
                  </w:pPr>
                  <w:r w:rsidDel="00000000" w:rsidR="00000000" w:rsidRPr="00000000">
                    <w:rPr>
                      <w:rFonts w:ascii="Calibri" w:cs="Calibri" w:eastAsia="Calibri" w:hAnsi="Calibri"/>
                      <w:sz w:val="20"/>
                      <w:szCs w:val="20"/>
                      <w:rtl w:val="0"/>
                    </w:rPr>
                    <w:t xml:space="preserv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AD">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AE">
                  <w:pPr>
                    <w:keepNext w:val="1"/>
                    <w:spacing w:after="60" w:before="0" w:lineRule="auto"/>
                    <w:rPr/>
                  </w:pPr>
                  <w:r w:rsidDel="00000000" w:rsidR="00000000" w:rsidRPr="00000000">
                    <w:rPr>
                      <w:rFonts w:ascii="Calibri" w:cs="Calibri" w:eastAsia="Calibri" w:hAnsi="Calibri"/>
                      <w:sz w:val="20"/>
                      <w:szCs w:val="20"/>
                      <w:rtl w:val="0"/>
                    </w:rPr>
                    <w:t xml:space="preserve">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AF">
                  <w:pPr>
                    <w:keepNext w:val="1"/>
                    <w:spacing w:after="60" w:before="0" w:lineRule="auto"/>
                    <w:rPr/>
                  </w:pPr>
                  <w:r w:rsidDel="00000000" w:rsidR="00000000" w:rsidRPr="00000000">
                    <w:rPr>
                      <w:rFonts w:ascii="Calibri" w:cs="Calibri" w:eastAsia="Calibri" w:hAnsi="Calibri"/>
                      <w:sz w:val="20"/>
                      <w:szCs w:val="20"/>
                      <w:rtl w:val="0"/>
                    </w:rPr>
                    <w:t xml:space="preserve">Beck depresyon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0">
                  <w:pPr>
                    <w:keepNext w:val="1"/>
                    <w:spacing w:after="60" w:before="0" w:lineRule="auto"/>
                    <w:rPr/>
                  </w:pPr>
                  <w:r w:rsidDel="00000000" w:rsidR="00000000" w:rsidRPr="00000000">
                    <w:rPr>
                      <w:rFonts w:ascii="Calibri" w:cs="Calibri" w:eastAsia="Calibri" w:hAnsi="Calibri"/>
                      <w:sz w:val="20"/>
                      <w:szCs w:val="20"/>
                      <w:rtl w:val="0"/>
                    </w:rPr>
                    <w:t xml:space="preserve">-0,285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1">
                  <w:pPr>
                    <w:keepNext w:val="1"/>
                    <w:spacing w:after="60" w:before="0" w:lineRule="auto"/>
                    <w:rPr/>
                  </w:pPr>
                  <w:r w:rsidDel="00000000" w:rsidR="00000000" w:rsidRPr="00000000">
                    <w:rPr>
                      <w:rFonts w:ascii="Calibri" w:cs="Calibri" w:eastAsia="Calibri" w:hAnsi="Calibri"/>
                      <w:sz w:val="20"/>
                      <w:szCs w:val="20"/>
                      <w:rtl w:val="0"/>
                    </w:rPr>
                    <w:t xml:space="preserve">[-0,446, -0,152]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2">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3">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4">
                  <w:pPr>
                    <w:keepNext w:val="1"/>
                    <w:spacing w:after="60" w:before="0" w:lineRule="auto"/>
                    <w:rPr/>
                  </w:pPr>
                  <w:r w:rsidDel="00000000" w:rsidR="00000000" w:rsidRPr="00000000">
                    <w:rPr>
                      <w:rFonts w:ascii="Calibri" w:cs="Calibri" w:eastAsia="Calibri" w:hAnsi="Calibri"/>
                      <w:sz w:val="20"/>
                      <w:szCs w:val="20"/>
                      <w:rtl w:val="0"/>
                    </w:rPr>
                    <w:t xml:space="preserve">Yapısal yol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B5">
                  <w:pPr>
                    <w:keepNext w:val="1"/>
                    <w:spacing w:after="60" w:before="0" w:lineRule="auto"/>
                    <w:rPr/>
                  </w:pPr>
                  <w:r w:rsidDel="00000000" w:rsidR="00000000" w:rsidRPr="00000000">
                    <w:rPr>
                      <w:rFonts w:ascii="Calibri" w:cs="Calibri" w:eastAsia="Calibri" w:hAnsi="Calibri"/>
                      <w:sz w:val="20"/>
                      <w:szCs w:val="20"/>
                      <w:rtl w:val="0"/>
                    </w:rPr>
                    <w:t xml:space="preserve">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6">
                  <w:pPr>
                    <w:keepNext w:val="1"/>
                    <w:spacing w:after="60" w:before="0" w:lineRule="auto"/>
                    <w:rPr/>
                  </w:pPr>
                  <w:r w:rsidDel="00000000" w:rsidR="00000000" w:rsidRPr="00000000">
                    <w:rPr>
                      <w:rFonts w:ascii="Calibri" w:cs="Calibri" w:eastAsia="Calibri" w:hAnsi="Calibri"/>
                      <w:sz w:val="20"/>
                      <w:szCs w:val="20"/>
                      <w:rtl w:val="0"/>
                    </w:rPr>
                    <w:t xml:space="preserve">Beck depresyon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7">
                  <w:pPr>
                    <w:keepNext w:val="1"/>
                    <w:spacing w:after="60" w:before="0" w:lineRule="auto"/>
                    <w:rPr/>
                  </w:pPr>
                  <w:r w:rsidDel="00000000" w:rsidR="00000000" w:rsidRPr="00000000">
                    <w:rPr>
                      <w:rFonts w:ascii="Calibri" w:cs="Calibri" w:eastAsia="Calibri" w:hAnsi="Calibri"/>
                      <w:sz w:val="20"/>
                      <w:szCs w:val="20"/>
                      <w:rtl w:val="0"/>
                    </w:rPr>
                    <w:t xml:space="preserve">0,082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8">
                  <w:pPr>
                    <w:keepNext w:val="1"/>
                    <w:spacing w:after="60" w:before="0" w:lineRule="auto"/>
                    <w:rPr/>
                  </w:pPr>
                  <w:r w:rsidDel="00000000" w:rsidR="00000000" w:rsidRPr="00000000">
                    <w:rPr>
                      <w:rFonts w:ascii="Calibri" w:cs="Calibri" w:eastAsia="Calibri" w:hAnsi="Calibri"/>
                      <w:sz w:val="20"/>
                      <w:szCs w:val="20"/>
                      <w:rtl w:val="0"/>
                    </w:rPr>
                    <w:t xml:space="preserve">[-0,054, 0,237]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9">
                  <w:pPr>
                    <w:keepNext w:val="1"/>
                    <w:spacing w:after="60" w:before="0" w:lineRule="auto"/>
                    <w:rPr/>
                  </w:pPr>
                  <w:r w:rsidDel="00000000" w:rsidR="00000000" w:rsidRPr="00000000">
                    <w:rPr>
                      <w:rFonts w:ascii="Calibri" w:cs="Calibri" w:eastAsia="Calibri" w:hAnsi="Calibri"/>
                      <w:sz w:val="20"/>
                      <w:szCs w:val="20"/>
                      <w:rtl w:val="0"/>
                    </w:rPr>
                    <w:t xml:space="preserve">0,217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A">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B">
                  <w:pPr>
                    <w:keepNext w:val="1"/>
                    <w:spacing w:after="60" w:before="0" w:lineRule="auto"/>
                    <w:rPr/>
                  </w:pPr>
                  <w:r w:rsidDel="00000000" w:rsidR="00000000" w:rsidRPr="00000000">
                    <w:rPr>
                      <w:rFonts w:ascii="Calibri" w:cs="Calibri" w:eastAsia="Calibri" w:hAnsi="Calibri"/>
                      <w:sz w:val="20"/>
                      <w:szCs w:val="20"/>
                      <w:rtl w:val="0"/>
                    </w:rPr>
                    <w:t xml:space="preserve">Yapısal yol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BC">
                  <w:pPr>
                    <w:keepNext w:val="1"/>
                    <w:spacing w:after="60" w:before="0" w:lineRule="auto"/>
                    <w:rPr/>
                  </w:pPr>
                  <w:r w:rsidDel="00000000" w:rsidR="00000000" w:rsidRPr="00000000">
                    <w:rPr>
                      <w:rFonts w:ascii="Calibri" w:cs="Calibri" w:eastAsia="Calibri" w:hAnsi="Calibri"/>
                      <w:sz w:val="20"/>
                      <w:szCs w:val="20"/>
                      <w:rtl w:val="0"/>
                    </w:rPr>
                    <w:t xml:space="preserve">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D">
                  <w:pPr>
                    <w:keepNext w:val="1"/>
                    <w:spacing w:after="60" w:before="0" w:lineRule="auto"/>
                    <w:rPr/>
                  </w:pPr>
                  <w:r w:rsidDel="00000000" w:rsidR="00000000" w:rsidRPr="00000000">
                    <w:rPr>
                      <w:rFonts w:ascii="Calibri" w:cs="Calibri" w:eastAsia="Calibri" w:hAnsi="Calibri"/>
                      <w:sz w:val="20"/>
                      <w:szCs w:val="20"/>
                      <w:rtl w:val="0"/>
                    </w:rPr>
                    <w:t xml:space="preserve">Beck depresyon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E">
                  <w:pPr>
                    <w:keepNext w:val="1"/>
                    <w:spacing w:after="60" w:before="0" w:lineRule="auto"/>
                    <w:rPr/>
                  </w:pPr>
                  <w:r w:rsidDel="00000000" w:rsidR="00000000" w:rsidRPr="00000000">
                    <w:rPr>
                      <w:rFonts w:ascii="Calibri" w:cs="Calibri" w:eastAsia="Calibri" w:hAnsi="Calibri"/>
                      <w:sz w:val="20"/>
                      <w:szCs w:val="20"/>
                      <w:rtl w:val="0"/>
                    </w:rPr>
                    <w:t xml:space="preserve">0,329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BF">
                  <w:pPr>
                    <w:keepNext w:val="1"/>
                    <w:spacing w:after="60" w:before="0" w:lineRule="auto"/>
                    <w:rPr/>
                  </w:pPr>
                  <w:r w:rsidDel="00000000" w:rsidR="00000000" w:rsidRPr="00000000">
                    <w:rPr>
                      <w:rFonts w:ascii="Calibri" w:cs="Calibri" w:eastAsia="Calibri" w:hAnsi="Calibri"/>
                      <w:sz w:val="20"/>
                      <w:szCs w:val="20"/>
                      <w:rtl w:val="0"/>
                    </w:rPr>
                    <w:t xml:space="preserve">[0,191, 0,530]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0">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1">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2">
                  <w:pPr>
                    <w:keepNext w:val="1"/>
                    <w:spacing w:after="60" w:before="0" w:lineRule="auto"/>
                    <w:rPr/>
                  </w:pPr>
                  <w:r w:rsidDel="00000000" w:rsidR="00000000" w:rsidRPr="00000000">
                    <w:rPr>
                      <w:rFonts w:ascii="Calibri" w:cs="Calibri" w:eastAsia="Calibri" w:hAnsi="Calibri"/>
                      <w:sz w:val="20"/>
                      <w:szCs w:val="20"/>
                      <w:rtl w:val="0"/>
                    </w:rPr>
                    <w:t xml:space="preserve">Yapısal yol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C3">
                  <w:pPr>
                    <w:keepNext w:val="1"/>
                    <w:spacing w:after="60" w:before="0" w:lineRule="auto"/>
                    <w:rPr/>
                  </w:pPr>
                  <w:r w:rsidDel="00000000" w:rsidR="00000000" w:rsidRPr="00000000">
                    <w:rPr>
                      <w:rFonts w:ascii="Calibri" w:cs="Calibri" w:eastAsia="Calibri" w:hAnsi="Calibri"/>
                      <w:sz w:val="20"/>
                      <w:szCs w:val="20"/>
                      <w:rtl w:val="0"/>
                    </w:rPr>
                    <w:t xml:space="preserve">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4">
                  <w:pPr>
                    <w:keepNext w:val="1"/>
                    <w:spacing w:after="60" w:before="0" w:lineRule="auto"/>
                    <w:rPr/>
                  </w:pPr>
                  <w:r w:rsidDel="00000000" w:rsidR="00000000" w:rsidRPr="00000000">
                    <w:rPr>
                      <w:rFonts w:ascii="Calibri" w:cs="Calibri" w:eastAsia="Calibri" w:hAnsi="Calibri"/>
                      <w:sz w:val="20"/>
                      <w:szCs w:val="20"/>
                      <w:rtl w:val="0"/>
                    </w:rPr>
                    <w:t xml:space="preserve">Beck depresyon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5">
                  <w:pPr>
                    <w:keepNext w:val="1"/>
                    <w:spacing w:after="60" w:before="0" w:lineRule="auto"/>
                    <w:rPr/>
                  </w:pPr>
                  <w:r w:rsidDel="00000000" w:rsidR="00000000" w:rsidRPr="00000000">
                    <w:rPr>
                      <w:rFonts w:ascii="Calibri" w:cs="Calibri" w:eastAsia="Calibri" w:hAnsi="Calibri"/>
                      <w:sz w:val="20"/>
                      <w:szCs w:val="20"/>
                      <w:rtl w:val="0"/>
                    </w:rPr>
                    <w:t xml:space="preserve">0,285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6">
                  <w:pPr>
                    <w:keepNext w:val="1"/>
                    <w:spacing w:after="60" w:before="0" w:lineRule="auto"/>
                    <w:rPr/>
                  </w:pPr>
                  <w:r w:rsidDel="00000000" w:rsidR="00000000" w:rsidRPr="00000000">
                    <w:rPr>
                      <w:rFonts w:ascii="Calibri" w:cs="Calibri" w:eastAsia="Calibri" w:hAnsi="Calibri"/>
                      <w:sz w:val="20"/>
                      <w:szCs w:val="20"/>
                      <w:rtl w:val="0"/>
                    </w:rPr>
                    <w:t xml:space="preserve">[0,138, 0,491]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7">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8">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9">
                  <w:pPr>
                    <w:keepNext w:val="1"/>
                    <w:spacing w:after="60" w:before="0" w:lineRule="auto"/>
                    <w:rPr/>
                  </w:pPr>
                  <w:r w:rsidDel="00000000" w:rsidR="00000000" w:rsidRPr="00000000">
                    <w:rPr>
                      <w:rFonts w:ascii="Calibri" w:cs="Calibri" w:eastAsia="Calibri" w:hAnsi="Calibri"/>
                      <w:sz w:val="20"/>
                      <w:szCs w:val="20"/>
                      <w:rtl w:val="0"/>
                    </w:rPr>
                    <w:t xml:space="preserve">Yapısal yol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CA">
                  <w:pPr>
                    <w:keepNext w:val="1"/>
                    <w:spacing w:after="60" w:before="0" w:lineRule="auto"/>
                    <w:rPr/>
                  </w:pPr>
                  <w:r w:rsidDel="00000000" w:rsidR="00000000" w:rsidRPr="00000000">
                    <w:rPr>
                      <w:rFonts w:ascii="Calibri" w:cs="Calibri" w:eastAsia="Calibri" w:hAnsi="Calibri"/>
                      <w:sz w:val="20"/>
                      <w:szCs w:val="20"/>
                      <w:rtl w:val="0"/>
                    </w:rPr>
                    <w:t xml:space="preserve">χ²</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B">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C">
                  <w:pPr>
                    <w:keepNext w:val="1"/>
                    <w:spacing w:after="60" w:before="0" w:lineRule="auto"/>
                    <w:rPr/>
                  </w:pPr>
                  <w:r w:rsidDel="00000000" w:rsidR="00000000" w:rsidRPr="00000000">
                    <w:rPr>
                      <w:rFonts w:ascii="Calibri" w:cs="Calibri" w:eastAsia="Calibri" w:hAnsi="Calibri"/>
                      <w:sz w:val="20"/>
                      <w:szCs w:val="20"/>
                      <w:rtl w:val="0"/>
                    </w:rPr>
                    <w:t xml:space="preserve">1480,142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D">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E">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CF">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0">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D1">
                  <w:pPr>
                    <w:keepNext w:val="1"/>
                    <w:spacing w:after="60" w:before="0" w:lineRule="auto"/>
                    <w:rPr/>
                  </w:pPr>
                  <w:r w:rsidDel="00000000" w:rsidR="00000000" w:rsidRPr="00000000">
                    <w:rPr>
                      <w:rFonts w:ascii="Calibri" w:cs="Calibri" w:eastAsia="Calibri" w:hAnsi="Calibri"/>
                      <w:sz w:val="20"/>
                      <w:szCs w:val="20"/>
                      <w:rtl w:val="0"/>
                    </w:rPr>
                    <w:t xml:space="preserve">sd</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2">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3">
                  <w:pPr>
                    <w:keepNext w:val="1"/>
                    <w:spacing w:after="60" w:before="0" w:lineRule="auto"/>
                    <w:rPr/>
                  </w:pPr>
                  <w:r w:rsidDel="00000000" w:rsidR="00000000" w:rsidRPr="00000000">
                    <w:rPr>
                      <w:rFonts w:ascii="Calibri" w:cs="Calibri" w:eastAsia="Calibri" w:hAnsi="Calibri"/>
                      <w:sz w:val="20"/>
                      <w:szCs w:val="20"/>
                      <w:rtl w:val="0"/>
                    </w:rPr>
                    <w:t xml:space="preserve">1257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4">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5">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6">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7">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D8">
                  <w:pPr>
                    <w:keepNext w:val="1"/>
                    <w:spacing w:after="60" w:before="0" w:lineRule="auto"/>
                    <w:rPr/>
                  </w:pPr>
                  <w:r w:rsidDel="00000000" w:rsidR="00000000" w:rsidRPr="00000000">
                    <w:rPr>
                      <w:rFonts w:ascii="Calibri" w:cs="Calibri" w:eastAsia="Calibri" w:hAnsi="Calibri"/>
                      <w:sz w:val="20"/>
                      <w:szCs w:val="20"/>
                      <w:rtl w:val="0"/>
                    </w:rPr>
                    <w:t xml:space="preserve">CFI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9">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A">
                  <w:pPr>
                    <w:keepNext w:val="1"/>
                    <w:spacing w:after="60" w:before="0" w:lineRule="auto"/>
                    <w:rPr/>
                  </w:pPr>
                  <w:r w:rsidDel="00000000" w:rsidR="00000000" w:rsidRPr="00000000">
                    <w:rPr>
                      <w:rFonts w:ascii="Calibri" w:cs="Calibri" w:eastAsia="Calibri" w:hAnsi="Calibri"/>
                      <w:sz w:val="20"/>
                      <w:szCs w:val="20"/>
                      <w:rtl w:val="0"/>
                    </w:rPr>
                    <w:t xml:space="preserve">0,887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B">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C">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D">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DE">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DF">
                  <w:pPr>
                    <w:keepNext w:val="1"/>
                    <w:spacing w:after="60" w:before="0" w:lineRule="auto"/>
                    <w:rPr/>
                  </w:pPr>
                  <w:r w:rsidDel="00000000" w:rsidR="00000000" w:rsidRPr="00000000">
                    <w:rPr>
                      <w:rFonts w:ascii="Calibri" w:cs="Calibri" w:eastAsia="Calibri" w:hAnsi="Calibri"/>
                      <w:sz w:val="20"/>
                      <w:szCs w:val="20"/>
                      <w:rtl w:val="0"/>
                    </w:rPr>
                    <w:t xml:space="preserve">TLI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0">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1">
                  <w:pPr>
                    <w:keepNext w:val="1"/>
                    <w:spacing w:after="60" w:before="0" w:lineRule="auto"/>
                    <w:rPr/>
                  </w:pPr>
                  <w:r w:rsidDel="00000000" w:rsidR="00000000" w:rsidRPr="00000000">
                    <w:rPr>
                      <w:rFonts w:ascii="Calibri" w:cs="Calibri" w:eastAsia="Calibri" w:hAnsi="Calibri"/>
                      <w:sz w:val="20"/>
                      <w:szCs w:val="20"/>
                      <w:rtl w:val="0"/>
                    </w:rPr>
                    <w:t xml:space="preserve">0,89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2">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3">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4">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5">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E6">
                  <w:pPr>
                    <w:keepNext w:val="1"/>
                    <w:spacing w:after="60" w:before="0" w:lineRule="auto"/>
                    <w:rPr/>
                  </w:pPr>
                  <w:r w:rsidDel="00000000" w:rsidR="00000000" w:rsidRPr="00000000">
                    <w:rPr>
                      <w:rFonts w:ascii="Calibri" w:cs="Calibri" w:eastAsia="Calibri" w:hAnsi="Calibri"/>
                      <w:sz w:val="20"/>
                      <w:szCs w:val="20"/>
                      <w:rtl w:val="0"/>
                    </w:rPr>
                    <w:t xml:space="preserve">RMSEA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7">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8">
                  <w:pPr>
                    <w:keepNext w:val="1"/>
                    <w:spacing w:after="60" w:before="0" w:lineRule="auto"/>
                    <w:rPr/>
                  </w:pPr>
                  <w:r w:rsidDel="00000000" w:rsidR="00000000" w:rsidRPr="00000000">
                    <w:rPr>
                      <w:rFonts w:ascii="Calibri" w:cs="Calibri" w:eastAsia="Calibri" w:hAnsi="Calibri"/>
                      <w:sz w:val="20"/>
                      <w:szCs w:val="20"/>
                      <w:rtl w:val="0"/>
                    </w:rPr>
                    <w:t xml:space="preserve">0,027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9">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A">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B">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C">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8ED">
                  <w:pPr>
                    <w:keepNext w:val="1"/>
                    <w:spacing w:after="60" w:before="0" w:lineRule="auto"/>
                    <w:rPr/>
                  </w:pPr>
                  <w:r w:rsidDel="00000000" w:rsidR="00000000" w:rsidRPr="00000000">
                    <w:rPr>
                      <w:rFonts w:ascii="Calibri" w:cs="Calibri" w:eastAsia="Calibri" w:hAnsi="Calibri"/>
                      <w:sz w:val="20"/>
                      <w:szCs w:val="20"/>
                      <w:rtl w:val="0"/>
                    </w:rPr>
                    <w:t xml:space="preserve">SRMR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E">
                  <w:pPr>
                    <w:keepNext w:val="1"/>
                    <w:spacing w:after="60" w:before="0" w:lineRule="auto"/>
                    <w:rPr/>
                  </w:pPr>
                  <w:r w:rsidDel="00000000" w:rsidR="00000000" w:rsidRPr="00000000">
                    <w:rPr>
                      <w:rFonts w:ascii="Calibri" w:cs="Calibri" w:eastAsia="Calibri" w:hAnsi="Calibri"/>
                      <w:sz w:val="20"/>
                      <w:szCs w:val="20"/>
                      <w:rtl w:val="0"/>
                    </w:rPr>
                    <w:t xml:space="preserve">Uyum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EF">
                  <w:pPr>
                    <w:keepNext w:val="1"/>
                    <w:spacing w:after="60" w:before="0" w:lineRule="auto"/>
                    <w:rPr/>
                  </w:pPr>
                  <w:r w:rsidDel="00000000" w:rsidR="00000000" w:rsidRPr="00000000">
                    <w:rPr>
                      <w:rFonts w:ascii="Calibri" w:cs="Calibri" w:eastAsia="Calibri" w:hAnsi="Calibri"/>
                      <w:sz w:val="20"/>
                      <w:szCs w:val="20"/>
                      <w:rtl w:val="0"/>
                    </w:rPr>
                    <w:t xml:space="preserve">0,127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0">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1">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2">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8F3">
                  <w:pPr>
                    <w:keepNext w:val="1"/>
                    <w:spacing w:after="60" w:before="0" w:lineRule="auto"/>
                    <w:rPr/>
                  </w:pPr>
                  <w:r w:rsidDel="00000000" w:rsidR="00000000" w:rsidRPr="00000000">
                    <w:rPr>
                      <w:rFonts w:ascii="Calibri" w:cs="Calibri" w:eastAsia="Calibri" w:hAnsi="Calibri"/>
                      <w:sz w:val="20"/>
                      <w:szCs w:val="20"/>
                      <w:rtl w:val="0"/>
                    </w:rPr>
                    <w:t xml:space="preserve">Model uyumu</w:t>
                  </w:r>
                  <w:r w:rsidDel="00000000" w:rsidR="00000000" w:rsidRPr="00000000">
                    <w:rPr>
                      <w:rtl w:val="0"/>
                    </w:rPr>
                  </w:r>
                </w:p>
              </w:tc>
            </w:tr>
          </w:tbl>
          <w:p w:rsidR="00000000" w:rsidDel="00000000" w:rsidP="00000000" w:rsidRDefault="00000000" w:rsidRPr="00000000" w14:paraId="000008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v9bb9txlqfg8" w:id="123"/>
          <w:bookmarkEnd w:id="123"/>
          <w:p w:rsidR="00000000" w:rsidDel="00000000" w:rsidP="00000000" w:rsidRDefault="00000000" w:rsidRPr="00000000" w14:paraId="000008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H4 çok-grup (DM vs Kontrol) ölçüm değişmezliği: düzey-bazlı uyum indeksleri ve ΔCFI/ΔRMSEA.</w:t>
            </w:r>
          </w:p>
          <w:tbl>
            <w:tblPr>
              <w:tblStyle w:val="Table41"/>
              <w:jc w:val="center"/>
              <w:tblLayout w:type="fixed"/>
              <w:tblLook w:val="0000"/>
            </w:tblPr>
            <w:tblGrid>
              <w:gridCol w:w="772"/>
              <w:gridCol w:w="772"/>
              <w:gridCol w:w="772"/>
              <w:gridCol w:w="772"/>
              <w:gridCol w:w="772"/>
              <w:gridCol w:w="772"/>
              <w:gridCol w:w="772"/>
              <w:gridCol w:w="772"/>
              <w:gridCol w:w="772"/>
              <w:gridCol w:w="772"/>
              <w:tblGridChange w:id="0">
                <w:tblGrid>
                  <w:gridCol w:w="772"/>
                  <w:gridCol w:w="772"/>
                  <w:gridCol w:w="772"/>
                  <w:gridCol w:w="772"/>
                  <w:gridCol w:w="772"/>
                  <w:gridCol w:w="772"/>
                  <w:gridCol w:w="772"/>
                  <w:gridCol w:w="772"/>
                  <w:gridCol w:w="772"/>
                  <w:gridCol w:w="772"/>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8F6">
                  <w:pPr>
                    <w:keepNext w:val="1"/>
                    <w:spacing w:after="60" w:before="0" w:lineRule="auto"/>
                    <w:rPr/>
                  </w:pPr>
                  <w:r w:rsidDel="00000000" w:rsidR="00000000" w:rsidRPr="00000000">
                    <w:rPr>
                      <w:rFonts w:ascii="Calibri" w:cs="Calibri" w:eastAsia="Calibri" w:hAnsi="Calibri"/>
                      <w:sz w:val="20"/>
                      <w:szCs w:val="20"/>
                      <w:rtl w:val="0"/>
                    </w:rPr>
                    <w:t xml:space="preserve">Düzey</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7">
                  <w:pPr>
                    <w:keepNext w:val="1"/>
                    <w:spacing w:after="60" w:before="0" w:lineRule="auto"/>
                    <w:rPr/>
                  </w:pPr>
                  <w:r w:rsidDel="00000000" w:rsidR="00000000" w:rsidRPr="00000000">
                    <w:rPr>
                      <w:rFonts w:ascii="Calibri" w:cs="Calibri" w:eastAsia="Calibri" w:hAnsi="Calibri"/>
                      <w:sz w:val="20"/>
                      <w:szCs w:val="20"/>
                      <w:rtl w:val="0"/>
                    </w:rPr>
                    <w:t xml:space="preserve">χ²</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8">
                  <w:pPr>
                    <w:keepNext w:val="1"/>
                    <w:spacing w:after="60" w:before="0" w:lineRule="auto"/>
                    <w:rPr/>
                  </w:pPr>
                  <w:r w:rsidDel="00000000" w:rsidR="00000000" w:rsidRPr="00000000">
                    <w:rPr>
                      <w:rFonts w:ascii="Calibri" w:cs="Calibri" w:eastAsia="Calibri" w:hAnsi="Calibri"/>
                      <w:sz w:val="20"/>
                      <w:szCs w:val="20"/>
                      <w:rtl w:val="0"/>
                    </w:rPr>
                    <w:t xml:space="preserve">sd</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9">
                  <w:pPr>
                    <w:keepNext w:val="1"/>
                    <w:spacing w:after="60" w:before="0" w:lineRule="auto"/>
                    <w:rPr/>
                  </w:pPr>
                  <w:r w:rsidDel="00000000" w:rsidR="00000000" w:rsidRPr="00000000">
                    <w:rPr>
                      <w:rFonts w:ascii="Calibri" w:cs="Calibri" w:eastAsia="Calibri" w:hAnsi="Calibri"/>
                      <w:sz w:val="20"/>
                      <w:szCs w:val="20"/>
                      <w:rtl w:val="0"/>
                    </w:rPr>
                    <w:t xml:space="preserve">CFI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A">
                  <w:pPr>
                    <w:keepNext w:val="1"/>
                    <w:spacing w:after="60" w:before="0" w:lineRule="auto"/>
                    <w:rPr/>
                  </w:pPr>
                  <w:r w:rsidDel="00000000" w:rsidR="00000000" w:rsidRPr="00000000">
                    <w:rPr>
                      <w:rFonts w:ascii="Calibri" w:cs="Calibri" w:eastAsia="Calibri" w:hAnsi="Calibri"/>
                      <w:sz w:val="20"/>
                      <w:szCs w:val="20"/>
                      <w:rtl w:val="0"/>
                    </w:rPr>
                    <w:t xml:space="preserve">TLI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B">
                  <w:pPr>
                    <w:keepNext w:val="1"/>
                    <w:spacing w:after="60" w:before="0" w:lineRule="auto"/>
                    <w:rPr/>
                  </w:pPr>
                  <w:r w:rsidDel="00000000" w:rsidR="00000000" w:rsidRPr="00000000">
                    <w:rPr>
                      <w:rFonts w:ascii="Calibri" w:cs="Calibri" w:eastAsia="Calibri" w:hAnsi="Calibri"/>
                      <w:sz w:val="20"/>
                      <w:szCs w:val="20"/>
                      <w:rtl w:val="0"/>
                    </w:rPr>
                    <w:t xml:space="preserve">RMSEA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C">
                  <w:pPr>
                    <w:keepNext w:val="1"/>
                    <w:spacing w:after="60" w:before="0" w:lineRule="auto"/>
                    <w:rPr/>
                  </w:pPr>
                  <w:r w:rsidDel="00000000" w:rsidR="00000000" w:rsidRPr="00000000">
                    <w:rPr>
                      <w:rFonts w:ascii="Calibri" w:cs="Calibri" w:eastAsia="Calibri" w:hAnsi="Calibri"/>
                      <w:sz w:val="20"/>
                      <w:szCs w:val="20"/>
                      <w:rtl w:val="0"/>
                    </w:rPr>
                    <w:t xml:space="preserve">SRMR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D">
                  <w:pPr>
                    <w:keepNext w:val="1"/>
                    <w:spacing w:after="60" w:before="0" w:lineRule="auto"/>
                    <w:rPr/>
                  </w:pPr>
                  <w:r w:rsidDel="00000000" w:rsidR="00000000" w:rsidRPr="00000000">
                    <w:rPr>
                      <w:rFonts w:ascii="Calibri" w:cs="Calibri" w:eastAsia="Calibri" w:hAnsi="Calibri"/>
                      <w:sz w:val="20"/>
                      <w:szCs w:val="20"/>
                      <w:rtl w:val="0"/>
                    </w:rPr>
                    <w:t xml:space="preserve">ΔCFI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E">
                  <w:pPr>
                    <w:keepNext w:val="1"/>
                    <w:spacing w:after="60" w:before="0" w:lineRule="auto"/>
                    <w:rPr/>
                  </w:pPr>
                  <w:r w:rsidDel="00000000" w:rsidR="00000000" w:rsidRPr="00000000">
                    <w:rPr>
                      <w:rFonts w:ascii="Calibri" w:cs="Calibri" w:eastAsia="Calibri" w:hAnsi="Calibri"/>
                      <w:sz w:val="20"/>
                      <w:szCs w:val="20"/>
                      <w:rtl w:val="0"/>
                    </w:rPr>
                    <w:t xml:space="preserve">ΔRMSEA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8FF">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00">
                  <w:pPr>
                    <w:keepNext w:val="1"/>
                    <w:spacing w:after="60" w:before="0" w:lineRule="auto"/>
                    <w:rPr/>
                  </w:pPr>
                  <w:r w:rsidDel="00000000" w:rsidR="00000000" w:rsidRPr="00000000">
                    <w:rPr>
                      <w:rFonts w:ascii="Calibri" w:cs="Calibri" w:eastAsia="Calibri" w:hAnsi="Calibri"/>
                      <w:sz w:val="20"/>
                      <w:szCs w:val="20"/>
                      <w:rtl w:val="0"/>
                    </w:rPr>
                    <w:t xml:space="preserve">Yapılandırmasal (configural)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1">
                  <w:pPr>
                    <w:keepNext w:val="1"/>
                    <w:spacing w:after="60" w:before="0" w:lineRule="auto"/>
                    <w:rPr/>
                  </w:pPr>
                  <w:r w:rsidDel="00000000" w:rsidR="00000000" w:rsidRPr="00000000">
                    <w:rPr>
                      <w:rFonts w:ascii="Calibri" w:cs="Calibri" w:eastAsia="Calibri" w:hAnsi="Calibri"/>
                      <w:sz w:val="20"/>
                      <w:szCs w:val="20"/>
                      <w:rtl w:val="0"/>
                    </w:rPr>
                    <w:t xml:space="preserve">464,9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2">
                  <w:pPr>
                    <w:keepNext w:val="1"/>
                    <w:spacing w:after="60" w:before="0" w:lineRule="auto"/>
                    <w:rPr/>
                  </w:pPr>
                  <w:r w:rsidDel="00000000" w:rsidR="00000000" w:rsidRPr="00000000">
                    <w:rPr>
                      <w:rFonts w:ascii="Calibri" w:cs="Calibri" w:eastAsia="Calibri" w:hAnsi="Calibri"/>
                      <w:sz w:val="20"/>
                      <w:szCs w:val="20"/>
                      <w:rtl w:val="0"/>
                    </w:rPr>
                    <w:t xml:space="preserve">344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3">
                  <w:pPr>
                    <w:keepNext w:val="1"/>
                    <w:spacing w:after="60" w:before="0" w:lineRule="auto"/>
                    <w:rPr/>
                  </w:pPr>
                  <w:r w:rsidDel="00000000" w:rsidR="00000000" w:rsidRPr="00000000">
                    <w:rPr>
                      <w:rFonts w:ascii="Calibri" w:cs="Calibri" w:eastAsia="Calibri" w:hAnsi="Calibri"/>
                      <w:sz w:val="20"/>
                      <w:szCs w:val="20"/>
                      <w:rtl w:val="0"/>
                    </w:rPr>
                    <w:t xml:space="preserve">0,825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4">
                  <w:pPr>
                    <w:keepNext w:val="1"/>
                    <w:spacing w:after="60" w:before="0" w:lineRule="auto"/>
                    <w:rPr/>
                  </w:pPr>
                  <w:r w:rsidDel="00000000" w:rsidR="00000000" w:rsidRPr="00000000">
                    <w:rPr>
                      <w:rFonts w:ascii="Calibri" w:cs="Calibri" w:eastAsia="Calibri" w:hAnsi="Calibri"/>
                      <w:sz w:val="20"/>
                      <w:szCs w:val="20"/>
                      <w:rtl w:val="0"/>
                    </w:rPr>
                    <w:t xml:space="preserve">0,826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5">
                  <w:pPr>
                    <w:keepNext w:val="1"/>
                    <w:spacing w:after="60" w:before="0" w:lineRule="auto"/>
                    <w:rPr/>
                  </w:pPr>
                  <w:r w:rsidDel="00000000" w:rsidR="00000000" w:rsidRPr="00000000">
                    <w:rPr>
                      <w:rFonts w:ascii="Calibri" w:cs="Calibri" w:eastAsia="Calibri" w:hAnsi="Calibri"/>
                      <w:sz w:val="20"/>
                      <w:szCs w:val="20"/>
                      <w:rtl w:val="0"/>
                    </w:rPr>
                    <w:t xml:space="preserve">0,054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6">
                  <w:pPr>
                    <w:keepNext w:val="1"/>
                    <w:spacing w:after="60" w:before="0" w:lineRule="auto"/>
                    <w:rPr/>
                  </w:pPr>
                  <w:r w:rsidDel="00000000" w:rsidR="00000000" w:rsidRPr="00000000">
                    <w:rPr>
                      <w:rFonts w:ascii="Calibri" w:cs="Calibri" w:eastAsia="Calibri" w:hAnsi="Calibri"/>
                      <w:sz w:val="20"/>
                      <w:szCs w:val="20"/>
                      <w:rtl w:val="0"/>
                    </w:rPr>
                    <w:t xml:space="preserve">0,138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9">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0A">
                  <w:pPr>
                    <w:keepNext w:val="1"/>
                    <w:spacing w:after="60" w:before="0" w:lineRule="auto"/>
                    <w:rPr/>
                  </w:pPr>
                  <w:r w:rsidDel="00000000" w:rsidR="00000000" w:rsidRPr="00000000">
                    <w:rPr>
                      <w:rFonts w:ascii="Calibri" w:cs="Calibri" w:eastAsia="Calibri" w:hAnsi="Calibri"/>
                      <w:sz w:val="20"/>
                      <w:szCs w:val="20"/>
                      <w:rtl w:val="0"/>
                    </w:rPr>
                    <w:t xml:space="preserve">Metrik (yük)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B">
                  <w:pPr>
                    <w:keepNext w:val="1"/>
                    <w:spacing w:after="60" w:before="0" w:lineRule="auto"/>
                    <w:rPr/>
                  </w:pPr>
                  <w:r w:rsidDel="00000000" w:rsidR="00000000" w:rsidRPr="00000000">
                    <w:rPr>
                      <w:rFonts w:ascii="Calibri" w:cs="Calibri" w:eastAsia="Calibri" w:hAnsi="Calibri"/>
                      <w:sz w:val="20"/>
                      <w:szCs w:val="20"/>
                      <w:rtl w:val="0"/>
                    </w:rPr>
                    <w:t xml:space="preserve">484,9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C">
                  <w:pPr>
                    <w:keepNext w:val="1"/>
                    <w:spacing w:after="60" w:before="0" w:lineRule="auto"/>
                    <w:rPr/>
                  </w:pPr>
                  <w:r w:rsidDel="00000000" w:rsidR="00000000" w:rsidRPr="00000000">
                    <w:rPr>
                      <w:rFonts w:ascii="Calibri" w:cs="Calibri" w:eastAsia="Calibri" w:hAnsi="Calibri"/>
                      <w:sz w:val="20"/>
                      <w:szCs w:val="20"/>
                      <w:rtl w:val="0"/>
                    </w:rPr>
                    <w:t xml:space="preserve">358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D">
                  <w:pPr>
                    <w:keepNext w:val="1"/>
                    <w:spacing w:after="60" w:before="0" w:lineRule="auto"/>
                    <w:rPr/>
                  </w:pPr>
                  <w:r w:rsidDel="00000000" w:rsidR="00000000" w:rsidRPr="00000000">
                    <w:rPr>
                      <w:rFonts w:ascii="Calibri" w:cs="Calibri" w:eastAsia="Calibri" w:hAnsi="Calibri"/>
                      <w:sz w:val="20"/>
                      <w:szCs w:val="20"/>
                      <w:rtl w:val="0"/>
                    </w:rPr>
                    <w:t xml:space="preserve">0,816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E">
                  <w:pPr>
                    <w:keepNext w:val="1"/>
                    <w:spacing w:after="60" w:before="0" w:lineRule="auto"/>
                    <w:rPr/>
                  </w:pPr>
                  <w:r w:rsidDel="00000000" w:rsidR="00000000" w:rsidRPr="00000000">
                    <w:rPr>
                      <w:rFonts w:ascii="Calibri" w:cs="Calibri" w:eastAsia="Calibri" w:hAnsi="Calibri"/>
                      <w:sz w:val="20"/>
                      <w:szCs w:val="20"/>
                      <w:rtl w:val="0"/>
                    </w:rPr>
                    <w:t xml:space="preserve">0,824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0F">
                  <w:pPr>
                    <w:keepNext w:val="1"/>
                    <w:spacing w:after="60" w:before="0" w:lineRule="auto"/>
                    <w:rPr/>
                  </w:pPr>
                  <w:r w:rsidDel="00000000" w:rsidR="00000000" w:rsidRPr="00000000">
                    <w:rPr>
                      <w:rFonts w:ascii="Calibri" w:cs="Calibri" w:eastAsia="Calibri" w:hAnsi="Calibri"/>
                      <w:sz w:val="20"/>
                      <w:szCs w:val="20"/>
                      <w:rtl w:val="0"/>
                    </w:rPr>
                    <w:t xml:space="preserve">0,054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0">
                  <w:pPr>
                    <w:keepNext w:val="1"/>
                    <w:spacing w:after="60" w:before="0" w:lineRule="auto"/>
                    <w:rPr/>
                  </w:pPr>
                  <w:r w:rsidDel="00000000" w:rsidR="00000000" w:rsidRPr="00000000">
                    <w:rPr>
                      <w:rFonts w:ascii="Calibri" w:cs="Calibri" w:eastAsia="Calibri" w:hAnsi="Calibri"/>
                      <w:sz w:val="20"/>
                      <w:szCs w:val="20"/>
                      <w:rtl w:val="0"/>
                    </w:rPr>
                    <w:t xml:space="preserve">0,144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1">
                  <w:pPr>
                    <w:keepNext w:val="1"/>
                    <w:spacing w:after="60" w:before="0" w:lineRule="auto"/>
                    <w:rPr/>
                  </w:pPr>
                  <w:r w:rsidDel="00000000" w:rsidR="00000000" w:rsidRPr="00000000">
                    <w:rPr>
                      <w:rFonts w:ascii="Calibri" w:cs="Calibri" w:eastAsia="Calibri" w:hAnsi="Calibri"/>
                      <w:sz w:val="20"/>
                      <w:szCs w:val="20"/>
                      <w:rtl w:val="0"/>
                    </w:rPr>
                    <w:t xml:space="preserve">-0,009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2">
                  <w:pPr>
                    <w:keepNext w:val="1"/>
                    <w:spacing w:after="60" w:before="0" w:lineRule="auto"/>
                    <w:rPr/>
                  </w:pPr>
                  <w:r w:rsidDel="00000000" w:rsidR="00000000" w:rsidRPr="00000000">
                    <w:rPr>
                      <w:rFonts w:ascii="Calibri" w:cs="Calibri" w:eastAsia="Calibri" w:hAnsi="Calibri"/>
                      <w:sz w:val="20"/>
                      <w:szCs w:val="20"/>
                      <w:rtl w:val="0"/>
                    </w:rPr>
                    <w:t xml:space="preserve">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3">
                  <w:pPr>
                    <w:keepNext w:val="1"/>
                    <w:spacing w:after="60" w:before="0" w:lineRule="auto"/>
                    <w:rPr/>
                  </w:pPr>
                  <w:r w:rsidDel="00000000" w:rsidR="00000000" w:rsidRPr="00000000">
                    <w:rPr>
                      <w:rFonts w:ascii="Calibri" w:cs="Calibri" w:eastAsia="Calibri" w:hAnsi="Calibri"/>
                      <w:sz w:val="20"/>
                      <w:szCs w:val="20"/>
                      <w:rtl w:val="0"/>
                    </w:rPr>
                    <w:t xml:space="preserve">Kabul edilebilir değişim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14">
                  <w:pPr>
                    <w:keepNext w:val="1"/>
                    <w:spacing w:after="60" w:before="0" w:lineRule="auto"/>
                    <w:rPr/>
                  </w:pPr>
                  <w:r w:rsidDel="00000000" w:rsidR="00000000" w:rsidRPr="00000000">
                    <w:rPr>
                      <w:rFonts w:ascii="Calibri" w:cs="Calibri" w:eastAsia="Calibri" w:hAnsi="Calibri"/>
                      <w:sz w:val="20"/>
                      <w:szCs w:val="20"/>
                      <w:rtl w:val="0"/>
                    </w:rPr>
                    <w:t xml:space="preserve">Kesişim (scalar)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5">
                  <w:pPr>
                    <w:keepNext w:val="1"/>
                    <w:spacing w:after="60" w:before="0" w:lineRule="auto"/>
                    <w:rPr/>
                  </w:pPr>
                  <w:r w:rsidDel="00000000" w:rsidR="00000000" w:rsidRPr="00000000">
                    <w:rPr>
                      <w:rFonts w:ascii="Calibri" w:cs="Calibri" w:eastAsia="Calibri" w:hAnsi="Calibri"/>
                      <w:sz w:val="20"/>
                      <w:szCs w:val="20"/>
                      <w:rtl w:val="0"/>
                    </w:rPr>
                    <w:t xml:space="preserve">498,4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6">
                  <w:pPr>
                    <w:keepNext w:val="1"/>
                    <w:spacing w:after="60" w:before="0" w:lineRule="auto"/>
                    <w:rPr/>
                  </w:pPr>
                  <w:r w:rsidDel="00000000" w:rsidR="00000000" w:rsidRPr="00000000">
                    <w:rPr>
                      <w:rFonts w:ascii="Calibri" w:cs="Calibri" w:eastAsia="Calibri" w:hAnsi="Calibri"/>
                      <w:sz w:val="20"/>
                      <w:szCs w:val="20"/>
                      <w:rtl w:val="0"/>
                    </w:rPr>
                    <w:t xml:space="preserve">375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7">
                  <w:pPr>
                    <w:keepNext w:val="1"/>
                    <w:spacing w:after="60" w:before="0" w:lineRule="auto"/>
                    <w:rPr/>
                  </w:pPr>
                  <w:r w:rsidDel="00000000" w:rsidR="00000000" w:rsidRPr="00000000">
                    <w:rPr>
                      <w:rFonts w:ascii="Calibri" w:cs="Calibri" w:eastAsia="Calibri" w:hAnsi="Calibri"/>
                      <w:sz w:val="20"/>
                      <w:szCs w:val="20"/>
                      <w:rtl w:val="0"/>
                    </w:rPr>
                    <w:t xml:space="preserve">0,821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8">
                  <w:pPr>
                    <w:keepNext w:val="1"/>
                    <w:spacing w:after="60" w:before="0" w:lineRule="auto"/>
                    <w:rPr/>
                  </w:pPr>
                  <w:r w:rsidDel="00000000" w:rsidR="00000000" w:rsidRPr="00000000">
                    <w:rPr>
                      <w:rFonts w:ascii="Calibri" w:cs="Calibri" w:eastAsia="Calibri" w:hAnsi="Calibri"/>
                      <w:sz w:val="20"/>
                      <w:szCs w:val="20"/>
                      <w:rtl w:val="0"/>
                    </w:rPr>
                    <w:t xml:space="preserve">0,837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9">
                  <w:pPr>
                    <w:keepNext w:val="1"/>
                    <w:spacing w:after="60" w:before="0" w:lineRule="auto"/>
                    <w:rPr/>
                  </w:pPr>
                  <w:r w:rsidDel="00000000" w:rsidR="00000000" w:rsidRPr="00000000">
                    <w:rPr>
                      <w:rFonts w:ascii="Calibri" w:cs="Calibri" w:eastAsia="Calibri" w:hAnsi="Calibri"/>
                      <w:sz w:val="20"/>
                      <w:szCs w:val="20"/>
                      <w:rtl w:val="0"/>
                    </w:rPr>
                    <w:t xml:space="preserve">0,052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A">
                  <w:pPr>
                    <w:keepNext w:val="1"/>
                    <w:spacing w:after="60" w:before="0" w:lineRule="auto"/>
                    <w:rPr/>
                  </w:pPr>
                  <w:r w:rsidDel="00000000" w:rsidR="00000000" w:rsidRPr="00000000">
                    <w:rPr>
                      <w:rFonts w:ascii="Calibri" w:cs="Calibri" w:eastAsia="Calibri" w:hAnsi="Calibri"/>
                      <w:sz w:val="20"/>
                      <w:szCs w:val="20"/>
                      <w:rtl w:val="0"/>
                    </w:rPr>
                    <w:t xml:space="preserve">0,139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B">
                  <w:pPr>
                    <w:keepNext w:val="1"/>
                    <w:spacing w:after="60" w:before="0" w:lineRule="auto"/>
                    <w:rPr/>
                  </w:pPr>
                  <w:r w:rsidDel="00000000" w:rsidR="00000000" w:rsidRPr="00000000">
                    <w:rPr>
                      <w:rFonts w:ascii="Calibri" w:cs="Calibri" w:eastAsia="Calibri" w:hAnsi="Calibri"/>
                      <w:sz w:val="20"/>
                      <w:szCs w:val="20"/>
                      <w:rtl w:val="0"/>
                    </w:rPr>
                    <w:t xml:space="preserve">0,005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C">
                  <w:pPr>
                    <w:keepNext w:val="1"/>
                    <w:spacing w:after="60" w:before="0" w:lineRule="auto"/>
                    <w:rPr/>
                  </w:pPr>
                  <w:r w:rsidDel="00000000" w:rsidR="00000000" w:rsidRPr="00000000">
                    <w:rPr>
                      <w:rFonts w:ascii="Calibri" w:cs="Calibri" w:eastAsia="Calibri" w:hAnsi="Calibri"/>
                      <w:sz w:val="20"/>
                      <w:szCs w:val="20"/>
                      <w:rtl w:val="0"/>
                    </w:rPr>
                    <w:t xml:space="preserve">-0,002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1D">
                  <w:pPr>
                    <w:keepNext w:val="1"/>
                    <w:spacing w:after="60" w:before="0" w:lineRule="auto"/>
                    <w:rPr/>
                  </w:pPr>
                  <w:r w:rsidDel="00000000" w:rsidR="00000000" w:rsidRPr="00000000">
                    <w:rPr>
                      <w:rFonts w:ascii="Calibri" w:cs="Calibri" w:eastAsia="Calibri" w:hAnsi="Calibri"/>
                      <w:sz w:val="20"/>
                      <w:szCs w:val="20"/>
                      <w:rtl w:val="0"/>
                    </w:rPr>
                    <w:t xml:space="preserve">Kabul edilebilir değişim</w:t>
                  </w:r>
                  <w:r w:rsidDel="00000000" w:rsidR="00000000" w:rsidRPr="00000000">
                    <w:rPr>
                      <w:rtl w:val="0"/>
                    </w:rPr>
                  </w:r>
                </w:p>
              </w:tc>
            </w:tr>
          </w:tbl>
          <w:p w:rsidR="00000000" w:rsidDel="00000000" w:rsidP="00000000" w:rsidRDefault="00000000" w:rsidRPr="00000000" w14:paraId="000009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xok8cfelrnu1" w:id="124"/>
    <w:bookmarkEnd w:id="124"/>
    <w:p w:rsidR="00000000" w:rsidDel="00000000" w:rsidP="00000000" w:rsidRDefault="00000000" w:rsidRPr="00000000" w14:paraId="0000091F">
      <w:pPr>
        <w:pStyle w:val="Heading3"/>
        <w:rPr/>
      </w:pPr>
      <w:r w:rsidDel="00000000" w:rsidR="00000000" w:rsidRPr="00000000">
        <w:rPr>
          <w:rtl w:val="0"/>
        </w:rPr>
        <w:t xml:space="preserve">4.3.5 H5 — Diadik Tutarlılık</w:t>
      </w:r>
    </w:p>
    <w:p w:rsidR="00000000" w:rsidDel="00000000" w:rsidP="00000000" w:rsidRDefault="00000000" w:rsidRPr="00000000" w14:paraId="000009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Özetle: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ile çocuğun aynı ebeveynlik tutumlarına verdikleri yanıtlar arasındaki uyum düşüktür; yani anne ve çocuk aynı ilişkiyi büyük ölçüde farklı algılamaktadır. Bu düşük uyum, en güçlü ve dört alt ölçeği de kapsayan manifest kanıtta (ICC ve Bland–Altman) tutarlı biçimde gözlenmiş; ortak-yazgı, latent CFA ve k-katsayısı stratejileri ise yakınsama ve belirsizlik sınırlılıkları nedeniyle bu tabloyu güçlendirmekten çok kısmen tamamlamış, ayrıca bazı boyutlarda kontrol ailelerinde diyabet ailelerinden daha yüksek uyum saptanmıştır. Strateji-bazlı ayrıntılar </w:t>
      </w:r>
      <w:hyperlink w:anchor="lpv3qevwuz3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gruplu olarak sunulmaktadır.</w:t>
      </w:r>
    </w:p>
    <w:p w:rsidR="00000000" w:rsidDel="00000000" w:rsidP="00000000" w:rsidRDefault="00000000" w:rsidRPr="00000000" w14:paraId="000009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H5, anne EMBU-P puanı ile aynı ailedeki indeks çocuk EMBU-C puanı arasındaki uyum için beş paralel strateji ile incelenmiştir. Her strateji uyumun farklı bir yüzünü ölçmektedir: mutlak uyum, uyumsuzluk yüzeyi, paylaşılan aile latenti, ölçüm hatasını model içinde ayırmayı amaçlayan (modele bağlı) latent ilişki ve aktör/partner oranı. Stratejiler böyle farklı yüzleri ölçtüğünden, bir yön farkının (“DM &gt; Kontrol” veya tersi) “güçlü bulgu” sayılması için ön-kayıtlı olarak en az üç stratejinin aynı yönde uyuşması ölçütü benimsenmiştir; bu ölçütün karşılanıp karşılanmadığı alt bölüm sonunda değerlendirilmektedir.</w:t>
      </w:r>
    </w:p>
    <w:p w:rsidR="00000000" w:rsidDel="00000000" w:rsidP="00000000" w:rsidRDefault="00000000" w:rsidRPr="00000000" w14:paraId="000009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1 (ICC + Bland-Altman).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ile çocuğun puanlarının ne ölçüde örtüştüğünü ölçen sınıf-içi korelasyon (mutlak uyum; ICC(A,1)/ICC(2,1)), anne ↔ indeks çocuk düadında dört alt ölçek için kontrol grubunda 0,03–0,20, DM grubunda −0,01–0,08 ve havuzlanmış örneklemde 0,00–0,10 aralığındadır. Bu katsayının yüksek pozitif değerleri daha yüksek uyuma işaret eder; örneklem tahminleri ise sıfırın altına düşebilir ve bu durum sıfıra yakın veya uyumsuz varyans yapısı olarak yorumlanır (nitekim DM grubunda −0,01’e kadar negatif değerler gözlenmiştir). Buradaki düzey Cicchetti (1994) eşiklerinde en alt bant olan “fakir-zayıf” uyuma denk gelmektedir. Alt ölçek bazında manifest ICC dört boyutun tamamında kontrol &gt; DM yönündedir (sıcaklık kontrol 0,145 / DM 0,027; aşırı koruma kontrol 0,204 / DM 0,009; reddetme kontrol 0,029 / DM −0,006; karşılaştırma kontrol 0,103 / DM 0,084). Bland-Altman uyum sınırlarında ortalama fark sıfıra yakın, limit aralığı geniştir; dört alt ölçek ve üç düad tipi için tutarlılık haritası </w:t>
      </w:r>
      <w:hyperlink w:anchor="5u9bzk279lv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9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2 (Edwards-Parry yanıt yüzeyi analizi).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ve çocuk puanının uyuşmasının/uyuşmamasının çıktıyla nasıl ilişkilendiğini üç boyutlu bir yüzey olarak modelleyen bu yöntem yalnız sıcaklık ve reddetme alt ölçeklerinde tahmin edilmiştir. Yanıt yüzeyi çözümlemesinde çıktı değişkeni anne Beck Depresyon Envanteri toplam puanı, yordayıcılar ise anne (X) ve indeks çocuk (Y) alt ölçek ortalamalarıdır; ikinci dereceden yüzey Z = b0 + b1·X + b2·Y + b3·X² + b4·XY + b5·Y² olarak, X ile Y merkezlenip ölçeklenmeden (RSA varsayılanı) ham 1–4 Likert ortalama biriminde kestirilmiştir. Anne ile çocuk puanının uzaklaştığı uyumsuzluk hattı boyunca yüzey eğriliğini özetleyen a4 = b3 − b4 + b5 katsayısı için reddetme alt ölçeğinde havuzlanmış −13,96 (p = 0,012), kontrol −15,93 (p = 0,064) ve DM −7,07 (p = 0,430) değerleri raporlanmıştır; bu değerler Beck puanının EMBU-ortalama-karesi başına biriminde olduğundan ölçeğe duyarlıdır ve mutlak büyüklükleri değil işaret/anlamlılık örüntüsü yorumlanmalıdır. Tüm yüzey katsayılarının (b1–b5, a1–a4) tanımları teknik ekte verilmiştir. Bu yöntem tek bir grup uyum skoru üretmediğinden gruplar arası doğrudan bir uyum karşılaştırması vermez. Anne ve indeks çocuk algısının eşit olduğu uyum hattına göre yanıt yüzeyleri </w:t>
      </w:r>
      <w:hyperlink w:anchor="qs2i6l3kskr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3 (ortak yazgı modeli).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ve çocuğun ortak olarak paylaştığı latent bir “aile algısı” bileşenini ayrıştıran bu modelde reddetme alt ölçeği geçerli bir çözüme ulaşamadığından (yakınsamamıştır) yorumlanmamıştır. Çözüm veren üç alt ölçekte, bu ortak ebeveynlik bileşeni üzerindeki DM etkisi sıcaklıkta +0,03 (p = 0,486), aşırı korumada +0,18 (p = 0,043) ve karşılaştırmada +0,10 (p = 0,262) düzeyindedir.</w:t>
      </w:r>
    </w:p>
    <w:p w:rsidR="00000000" w:rsidDel="00000000" w:rsidP="00000000" w:rsidRDefault="00000000" w:rsidRPr="00000000" w14:paraId="000009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4 (Olsen-Kenny latent düad doğrulayıcı faktör analizi).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Ölçüm hatasını model içinde ayırmayı amaçlayan, modele bağlı latent anne-çocuk konkordansını latent düzeyde tahmin eden bu modelde, reddetme alt ölçeği için latent korelasyon havuzlanmış r = 0,19, kontrol r = 0,17 ve DM r = 0,29 düzeyindedir (DM − kontrol farkı 0,12 birim). Ancak DM-grubu modelinin veriye uyumu zayıf olduğundan bu tek yönlü sinyal temkinli okunmalıdır (RMSEA = 0,120; SRMR = 0,254; CFI = 0,984; χ²(15) = 40,81; p &lt; 0,001).</w:t>
      </w:r>
    </w:p>
    <w:p w:rsidR="00000000" w:rsidDel="00000000" w:rsidP="00000000" w:rsidRDefault="00000000" w:rsidRPr="00000000" w14:paraId="000009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Strateji 5 (Kenny k-katsayısı; APIM türevi aktör/partner oranı).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Kişinin kendi algısının, partnerinin algısına oranını özetleyen bu katsayılar yalnız havuzlanmış örneklemde tahmin edilebilmiştir: sıcaklık 1,01 (%95 GA [−12,05; 15,68]), aşırı koruma −0,16 ([−0,98; 1,51]), reddetme −0,19 ([−0,82; 1,45]) ve karşılaştırma 0,08 ([−5,04; 6,26]) düzeyindedir. Güven aralıklarının hepsi sıfırı kapsayacak kadar geniş olduğundan bu katsayılardan güvenilir bir sonuç çıkarılamamaktadır.</w:t>
      </w:r>
    </w:p>
    <w:p w:rsidR="00000000" w:rsidDel="00000000" w:rsidP="00000000" w:rsidRDefault="00000000" w:rsidRPr="00000000" w14:paraId="000009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ile çocuğun aynı tutumu belirgin biçimde farklı algıladığı durumların (bilgi-verici ayrışması) oranları aşağıda verilmektedir. Bir puanı “yüksek/düşük” saymak için kullanılan &gt; 0,5 SD eşiği ve etiketler yalnızca betimseldir; doğrulanmış klinik kesme noktaları değildir. Anne sıcaklık puanı yüksek / çocuk düşük kontrol %37, DM %33; anne reddetme puanı düşük / çocuk reddetme yüksek kontrol %17, DM %25; indeks ↔ kardeş ayrımcı muamele kontrol %45, DM %48. Bir yön farkının güçlü sayılabilmesi için önceden belirlenen “en az üç stratejinin aynı yönü göstermesi” (triangülasyon) şartı karşılanmamıştır: baskın ve çok-alt-ölçekli manifest kanıt (Strateji 1) dört boyutun tamamında kontrol &gt; DM yönündeyken (0/4 DM &gt; kontrol), DM &gt; kontrol yönündeki tek sinyal Strateji 4’te (yalnız reddetme, zayıf model uyumu) gözlenmektedir; Strateji 2 ve 5 gruba ayrılmış bir yön oyu üretmemekte, Strateji 3’te reddetme yakınsamamaktadır. Diadik tutarlılık stratejilerinin özet çıktıları </w:t>
      </w:r>
      <w:hyperlink w:anchor="lpv3qevwuz3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42"/>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lpv3qevwuz3h" w:id="125"/>
          <w:bookmarkEnd w:id="125"/>
          <w:p w:rsidR="00000000" w:rsidDel="00000000" w:rsidP="00000000" w:rsidRDefault="00000000" w:rsidRPr="00000000" w14:paraId="000009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H5 diadik tutarlılık stratejileri (satırlar beş analiz stratejisi ve klinik tutarsızlık örüntüleri altında gruplanmıştır).</w:t>
            </w:r>
          </w:p>
          <w:tbl>
            <w:tblPr>
              <w:tblStyle w:val="Table43"/>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929">
                  <w:pPr>
                    <w:keepNext w:val="1"/>
                    <w:spacing w:after="60" w:before="0" w:lineRule="auto"/>
                    <w:rPr/>
                  </w:pPr>
                  <w:r w:rsidDel="00000000" w:rsidR="00000000" w:rsidRPr="00000000">
                    <w:rPr>
                      <w:rFonts w:ascii="Calibri" w:cs="Calibri" w:eastAsia="Calibri" w:hAnsi="Calibri"/>
                      <w:sz w:val="20"/>
                      <w:szCs w:val="20"/>
                      <w:rtl w:val="0"/>
                    </w:rPr>
                    <w:t xml:space="preserve">Ölçek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92A">
                  <w:pPr>
                    <w:keepNext w:val="1"/>
                    <w:spacing w:after="60" w:before="0" w:lineRule="auto"/>
                    <w:rPr/>
                  </w:pPr>
                  <w:r w:rsidDel="00000000" w:rsidR="00000000" w:rsidRPr="00000000">
                    <w:rPr>
                      <w:rFonts w:ascii="Calibri" w:cs="Calibri" w:eastAsia="Calibri" w:hAnsi="Calibri"/>
                      <w:sz w:val="20"/>
                      <w:szCs w:val="20"/>
                      <w:rtl w:val="0"/>
                    </w:rPr>
                    <w:t xml:space="preserve">Grup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92B">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92C">
                  <w:pPr>
                    <w:keepNext w:val="1"/>
                    <w:spacing w:after="60" w:before="0" w:lineRule="auto"/>
                    <w:rPr/>
                  </w:pPr>
                  <w:r w:rsidDel="00000000" w:rsidR="00000000" w:rsidRPr="00000000">
                    <w:rPr>
                      <w:rFonts w:ascii="Calibri" w:cs="Calibri" w:eastAsia="Calibri" w:hAnsi="Calibri"/>
                      <w:sz w:val="20"/>
                      <w:szCs w:val="20"/>
                      <w:rtl w:val="0"/>
                    </w:rPr>
                    <w:t xml:space="preserve">Aralık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92D">
                  <w:pPr>
                    <w:keepNext w:val="1"/>
                    <w:spacing w:after="60" w:before="0" w:lineRule="auto"/>
                    <w:rPr/>
                  </w:pPr>
                  <w:r w:rsidDel="00000000" w:rsidR="00000000" w:rsidRPr="00000000">
                    <w:rPr>
                      <w:rFonts w:ascii="Calibri" w:cs="Calibri" w:eastAsia="Calibri" w:hAnsi="Calibri"/>
                      <w:sz w:val="20"/>
                      <w:szCs w:val="20"/>
                      <w:rtl w:val="0"/>
                    </w:rPr>
                    <w:t xml:space="preserve">Not</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2E">
                  <w:pPr>
                    <w:keepNext w:val="1"/>
                    <w:spacing w:after="60" w:before="0" w:lineRule="auto"/>
                    <w:rPr/>
                  </w:pPr>
                  <w:r w:rsidDel="00000000" w:rsidR="00000000" w:rsidRPr="00000000">
                    <w:rPr>
                      <w:rFonts w:ascii="Calibri" w:cs="Calibri" w:eastAsia="Calibri" w:hAnsi="Calibri"/>
                      <w:sz w:val="20"/>
                      <w:szCs w:val="20"/>
                      <w:rtl w:val="0"/>
                    </w:rPr>
                    <w:t xml:space="preserve">ICC + Bland-Altman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33">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4">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5">
                  <w:pPr>
                    <w:keepNext w:val="1"/>
                    <w:spacing w:after="60" w:before="0" w:lineRule="auto"/>
                    <w:rPr/>
                  </w:pPr>
                  <w:r w:rsidDel="00000000" w:rsidR="00000000" w:rsidRPr="00000000">
                    <w:rPr>
                      <w:rFonts w:ascii="Calibri" w:cs="Calibri" w:eastAsia="Calibri" w:hAnsi="Calibri"/>
                      <w:sz w:val="20"/>
                      <w:szCs w:val="20"/>
                      <w:rtl w:val="0"/>
                    </w:rPr>
                    <w:t xml:space="preserve">ICC=0,09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6">
                  <w:pPr>
                    <w:keepNext w:val="1"/>
                    <w:spacing w:after="60" w:before="0" w:lineRule="auto"/>
                    <w:rPr/>
                  </w:pPr>
                  <w:r w:rsidDel="00000000" w:rsidR="00000000" w:rsidRPr="00000000">
                    <w:rPr>
                      <w:rFonts w:ascii="Calibri" w:cs="Calibri" w:eastAsia="Calibri" w:hAnsi="Calibri"/>
                      <w:sz w:val="20"/>
                      <w:szCs w:val="20"/>
                      <w:rtl w:val="0"/>
                    </w:rPr>
                    <w:t xml:space="preserve">[-0,03, 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7">
                  <w:pPr>
                    <w:keepNext w:val="1"/>
                    <w:spacing w:after="60" w:before="0" w:lineRule="auto"/>
                    <w:rPr/>
                  </w:pPr>
                  <w:r w:rsidDel="00000000" w:rsidR="00000000" w:rsidRPr="00000000">
                    <w:rPr>
                      <w:rFonts w:ascii="Calibri" w:cs="Calibri" w:eastAsia="Calibri" w:hAnsi="Calibri"/>
                      <w:sz w:val="20"/>
                      <w:szCs w:val="20"/>
                      <w:rtl w:val="0"/>
                    </w:rPr>
                    <w:t xml:space="preserve">LoA [-1,17, 1,72]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38">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9">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A">
                  <w:pPr>
                    <w:keepNext w:val="1"/>
                    <w:spacing w:after="60" w:before="0" w:lineRule="auto"/>
                    <w:rPr/>
                  </w:pPr>
                  <w:r w:rsidDel="00000000" w:rsidR="00000000" w:rsidRPr="00000000">
                    <w:rPr>
                      <w:rFonts w:ascii="Calibri" w:cs="Calibri" w:eastAsia="Calibri" w:hAnsi="Calibri"/>
                      <w:sz w:val="20"/>
                      <w:szCs w:val="20"/>
                      <w:rtl w:val="0"/>
                    </w:rPr>
                    <w:t xml:space="preserve">ICC=0,14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B">
                  <w:pPr>
                    <w:keepNext w:val="1"/>
                    <w:spacing w:after="60" w:before="0" w:lineRule="auto"/>
                    <w:rPr/>
                  </w:pPr>
                  <w:r w:rsidDel="00000000" w:rsidR="00000000" w:rsidRPr="00000000">
                    <w:rPr>
                      <w:rFonts w:ascii="Calibri" w:cs="Calibri" w:eastAsia="Calibri" w:hAnsi="Calibri"/>
                      <w:sz w:val="20"/>
                      <w:szCs w:val="20"/>
                      <w:rtl w:val="0"/>
                    </w:rPr>
                    <w:t xml:space="preserve">[-0,02, 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C">
                  <w:pPr>
                    <w:keepNext w:val="1"/>
                    <w:spacing w:after="60" w:before="0" w:lineRule="auto"/>
                    <w:rPr/>
                  </w:pPr>
                  <w:r w:rsidDel="00000000" w:rsidR="00000000" w:rsidRPr="00000000">
                    <w:rPr>
                      <w:rFonts w:ascii="Calibri" w:cs="Calibri" w:eastAsia="Calibri" w:hAnsi="Calibri"/>
                      <w:sz w:val="20"/>
                      <w:szCs w:val="20"/>
                      <w:rtl w:val="0"/>
                    </w:rPr>
                    <w:t xml:space="preserve">LoA [-1,05, 1,62]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3D">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E">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3F">
                  <w:pPr>
                    <w:keepNext w:val="1"/>
                    <w:spacing w:after="60" w:before="0" w:lineRule="auto"/>
                    <w:rPr/>
                  </w:pPr>
                  <w:r w:rsidDel="00000000" w:rsidR="00000000" w:rsidRPr="00000000">
                    <w:rPr>
                      <w:rFonts w:ascii="Calibri" w:cs="Calibri" w:eastAsia="Calibri" w:hAnsi="Calibri"/>
                      <w:sz w:val="20"/>
                      <w:szCs w:val="20"/>
                      <w:rtl w:val="0"/>
                    </w:rPr>
                    <w:t xml:space="preserve">ICC=0,03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0">
                  <w:pPr>
                    <w:keepNext w:val="1"/>
                    <w:spacing w:after="60" w:before="0" w:lineRule="auto"/>
                    <w:rPr/>
                  </w:pPr>
                  <w:r w:rsidDel="00000000" w:rsidR="00000000" w:rsidRPr="00000000">
                    <w:rPr>
                      <w:rFonts w:ascii="Calibri" w:cs="Calibri" w:eastAsia="Calibri" w:hAnsi="Calibri"/>
                      <w:sz w:val="20"/>
                      <w:szCs w:val="20"/>
                      <w:rtl w:val="0"/>
                    </w:rPr>
                    <w:t xml:space="preserve">[-0,13, 0,19]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1">
                  <w:pPr>
                    <w:keepNext w:val="1"/>
                    <w:spacing w:after="60" w:before="0" w:lineRule="auto"/>
                    <w:rPr/>
                  </w:pPr>
                  <w:r w:rsidDel="00000000" w:rsidR="00000000" w:rsidRPr="00000000">
                    <w:rPr>
                      <w:rFonts w:ascii="Calibri" w:cs="Calibri" w:eastAsia="Calibri" w:hAnsi="Calibri"/>
                      <w:sz w:val="20"/>
                      <w:szCs w:val="20"/>
                      <w:rtl w:val="0"/>
                    </w:rPr>
                    <w:t xml:space="preserve">LoA [-1,29, 1,82]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42">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3">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4">
                  <w:pPr>
                    <w:keepNext w:val="1"/>
                    <w:spacing w:after="60" w:before="0" w:lineRule="auto"/>
                    <w:rPr/>
                  </w:pPr>
                  <w:r w:rsidDel="00000000" w:rsidR="00000000" w:rsidRPr="00000000">
                    <w:rPr>
                      <w:rFonts w:ascii="Calibri" w:cs="Calibri" w:eastAsia="Calibri" w:hAnsi="Calibri"/>
                      <w:sz w:val="20"/>
                      <w:szCs w:val="20"/>
                      <w:rtl w:val="0"/>
                    </w:rPr>
                    <w:t xml:space="preserve">ICC=0,10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5">
                  <w:pPr>
                    <w:keepNext w:val="1"/>
                    <w:spacing w:after="60" w:before="0" w:lineRule="auto"/>
                    <w:rPr/>
                  </w:pPr>
                  <w:r w:rsidDel="00000000" w:rsidR="00000000" w:rsidRPr="00000000">
                    <w:rPr>
                      <w:rFonts w:ascii="Calibri" w:cs="Calibri" w:eastAsia="Calibri" w:hAnsi="Calibri"/>
                      <w:sz w:val="20"/>
                      <w:szCs w:val="20"/>
                      <w:rtl w:val="0"/>
                    </w:rPr>
                    <w:t xml:space="preserve">[-0,01, 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6">
                  <w:pPr>
                    <w:keepNext w:val="1"/>
                    <w:spacing w:after="60" w:before="0" w:lineRule="auto"/>
                    <w:rPr/>
                  </w:pPr>
                  <w:r w:rsidDel="00000000" w:rsidR="00000000" w:rsidRPr="00000000">
                    <w:rPr>
                      <w:rFonts w:ascii="Calibri" w:cs="Calibri" w:eastAsia="Calibri" w:hAnsi="Calibri"/>
                      <w:sz w:val="20"/>
                      <w:szCs w:val="20"/>
                      <w:rtl w:val="0"/>
                    </w:rPr>
                    <w:t xml:space="preserve">LoA [-2,07, 1,42]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47">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8">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9">
                  <w:pPr>
                    <w:keepNext w:val="1"/>
                    <w:spacing w:after="60" w:before="0" w:lineRule="auto"/>
                    <w:rPr/>
                  </w:pPr>
                  <w:r w:rsidDel="00000000" w:rsidR="00000000" w:rsidRPr="00000000">
                    <w:rPr>
                      <w:rFonts w:ascii="Calibri" w:cs="Calibri" w:eastAsia="Calibri" w:hAnsi="Calibri"/>
                      <w:sz w:val="20"/>
                      <w:szCs w:val="20"/>
                      <w:rtl w:val="0"/>
                    </w:rPr>
                    <w:t xml:space="preserve">ICC=0,20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A">
                  <w:pPr>
                    <w:keepNext w:val="1"/>
                    <w:spacing w:after="60" w:before="0" w:lineRule="auto"/>
                    <w:rPr/>
                  </w:pPr>
                  <w:r w:rsidDel="00000000" w:rsidR="00000000" w:rsidRPr="00000000">
                    <w:rPr>
                      <w:rFonts w:ascii="Calibri" w:cs="Calibri" w:eastAsia="Calibri" w:hAnsi="Calibri"/>
                      <w:sz w:val="20"/>
                      <w:szCs w:val="20"/>
                      <w:rtl w:val="0"/>
                    </w:rPr>
                    <w:t xml:space="preserve">[0,04, 0,36]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B">
                  <w:pPr>
                    <w:keepNext w:val="1"/>
                    <w:spacing w:after="60" w:before="0" w:lineRule="auto"/>
                    <w:rPr/>
                  </w:pPr>
                  <w:r w:rsidDel="00000000" w:rsidR="00000000" w:rsidRPr="00000000">
                    <w:rPr>
                      <w:rFonts w:ascii="Calibri" w:cs="Calibri" w:eastAsia="Calibri" w:hAnsi="Calibri"/>
                      <w:sz w:val="20"/>
                      <w:szCs w:val="20"/>
                      <w:rtl w:val="0"/>
                    </w:rPr>
                    <w:t xml:space="preserve">LoA [-1,88, 1,39]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4C">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D">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E">
                  <w:pPr>
                    <w:keepNext w:val="1"/>
                    <w:spacing w:after="60" w:before="0" w:lineRule="auto"/>
                    <w:rPr/>
                  </w:pPr>
                  <w:r w:rsidDel="00000000" w:rsidR="00000000" w:rsidRPr="00000000">
                    <w:rPr>
                      <w:rFonts w:ascii="Calibri" w:cs="Calibri" w:eastAsia="Calibri" w:hAnsi="Calibri"/>
                      <w:sz w:val="20"/>
                      <w:szCs w:val="20"/>
                      <w:rtl w:val="0"/>
                    </w:rPr>
                    <w:t xml:space="preserve">ICC=0,01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4F">
                  <w:pPr>
                    <w:keepNext w:val="1"/>
                    <w:spacing w:after="60" w:before="0" w:lineRule="auto"/>
                    <w:rPr/>
                  </w:pPr>
                  <w:r w:rsidDel="00000000" w:rsidR="00000000" w:rsidRPr="00000000">
                    <w:rPr>
                      <w:rFonts w:ascii="Calibri" w:cs="Calibri" w:eastAsia="Calibri" w:hAnsi="Calibri"/>
                      <w:sz w:val="20"/>
                      <w:szCs w:val="20"/>
                      <w:rtl w:val="0"/>
                    </w:rPr>
                    <w:t xml:space="preserve">[-0,14, 0,16]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0">
                  <w:pPr>
                    <w:keepNext w:val="1"/>
                    <w:spacing w:after="60" w:before="0" w:lineRule="auto"/>
                    <w:rPr/>
                  </w:pPr>
                  <w:r w:rsidDel="00000000" w:rsidR="00000000" w:rsidRPr="00000000">
                    <w:rPr>
                      <w:rFonts w:ascii="Calibri" w:cs="Calibri" w:eastAsia="Calibri" w:hAnsi="Calibri"/>
                      <w:sz w:val="20"/>
                      <w:szCs w:val="20"/>
                      <w:rtl w:val="0"/>
                    </w:rPr>
                    <w:t xml:space="preserve">LoA [-2,26, 1,44]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51">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2">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3">
                  <w:pPr>
                    <w:keepNext w:val="1"/>
                    <w:spacing w:after="60" w:before="0" w:lineRule="auto"/>
                    <w:rPr/>
                  </w:pPr>
                  <w:r w:rsidDel="00000000" w:rsidR="00000000" w:rsidRPr="00000000">
                    <w:rPr>
                      <w:rFonts w:ascii="Calibri" w:cs="Calibri" w:eastAsia="Calibri" w:hAnsi="Calibri"/>
                      <w:sz w:val="20"/>
                      <w:szCs w:val="20"/>
                      <w:rtl w:val="0"/>
                    </w:rPr>
                    <w:t xml:space="preserve">ICC=-0,00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4">
                  <w:pPr>
                    <w:keepNext w:val="1"/>
                    <w:spacing w:after="60" w:before="0" w:lineRule="auto"/>
                    <w:rPr/>
                  </w:pPr>
                  <w:r w:rsidDel="00000000" w:rsidR="00000000" w:rsidRPr="00000000">
                    <w:rPr>
                      <w:rFonts w:ascii="Calibri" w:cs="Calibri" w:eastAsia="Calibri" w:hAnsi="Calibri"/>
                      <w:sz w:val="20"/>
                      <w:szCs w:val="20"/>
                      <w:rtl w:val="0"/>
                    </w:rPr>
                    <w:t xml:space="preserve">[-0,11, 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5">
                  <w:pPr>
                    <w:keepNext w:val="1"/>
                    <w:spacing w:after="60" w:before="0" w:lineRule="auto"/>
                    <w:rPr/>
                  </w:pPr>
                  <w:r w:rsidDel="00000000" w:rsidR="00000000" w:rsidRPr="00000000">
                    <w:rPr>
                      <w:rFonts w:ascii="Calibri" w:cs="Calibri" w:eastAsia="Calibri" w:hAnsi="Calibri"/>
                      <w:sz w:val="20"/>
                      <w:szCs w:val="20"/>
                      <w:rtl w:val="0"/>
                    </w:rPr>
                    <w:t xml:space="preserve">LoA [-1,21, 0,79]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56">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7">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8">
                  <w:pPr>
                    <w:keepNext w:val="1"/>
                    <w:spacing w:after="60" w:before="0" w:lineRule="auto"/>
                    <w:rPr/>
                  </w:pPr>
                  <w:r w:rsidDel="00000000" w:rsidR="00000000" w:rsidRPr="00000000">
                    <w:rPr>
                      <w:rFonts w:ascii="Calibri" w:cs="Calibri" w:eastAsia="Calibri" w:hAnsi="Calibri"/>
                      <w:sz w:val="20"/>
                      <w:szCs w:val="20"/>
                      <w:rtl w:val="0"/>
                    </w:rPr>
                    <w:t xml:space="preserve">ICC=0,03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9">
                  <w:pPr>
                    <w:keepNext w:val="1"/>
                    <w:spacing w:after="60" w:before="0" w:lineRule="auto"/>
                    <w:rPr/>
                  </w:pPr>
                  <w:r w:rsidDel="00000000" w:rsidR="00000000" w:rsidRPr="00000000">
                    <w:rPr>
                      <w:rFonts w:ascii="Calibri" w:cs="Calibri" w:eastAsia="Calibri" w:hAnsi="Calibri"/>
                      <w:sz w:val="20"/>
                      <w:szCs w:val="20"/>
                      <w:rtl w:val="0"/>
                    </w:rPr>
                    <w:t xml:space="preserve">[-0,14, 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A">
                  <w:pPr>
                    <w:keepNext w:val="1"/>
                    <w:spacing w:after="60" w:before="0" w:lineRule="auto"/>
                    <w:rPr/>
                  </w:pPr>
                  <w:r w:rsidDel="00000000" w:rsidR="00000000" w:rsidRPr="00000000">
                    <w:rPr>
                      <w:rFonts w:ascii="Calibri" w:cs="Calibri" w:eastAsia="Calibri" w:hAnsi="Calibri"/>
                      <w:sz w:val="20"/>
                      <w:szCs w:val="20"/>
                      <w:rtl w:val="0"/>
                    </w:rPr>
                    <w:t xml:space="preserve">LoA [-1,06, 0,83]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5B">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C">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D">
                  <w:pPr>
                    <w:keepNext w:val="1"/>
                    <w:spacing w:after="60" w:before="0" w:lineRule="auto"/>
                    <w:rPr/>
                  </w:pPr>
                  <w:r w:rsidDel="00000000" w:rsidR="00000000" w:rsidRPr="00000000">
                    <w:rPr>
                      <w:rFonts w:ascii="Calibri" w:cs="Calibri" w:eastAsia="Calibri" w:hAnsi="Calibri"/>
                      <w:sz w:val="20"/>
                      <w:szCs w:val="20"/>
                      <w:rtl w:val="0"/>
                    </w:rPr>
                    <w:t xml:space="preserve">ICC=-0,01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E">
                  <w:pPr>
                    <w:keepNext w:val="1"/>
                    <w:spacing w:after="60" w:before="0" w:lineRule="auto"/>
                    <w:rPr/>
                  </w:pPr>
                  <w:r w:rsidDel="00000000" w:rsidR="00000000" w:rsidRPr="00000000">
                    <w:rPr>
                      <w:rFonts w:ascii="Calibri" w:cs="Calibri" w:eastAsia="Calibri" w:hAnsi="Calibri"/>
                      <w:sz w:val="20"/>
                      <w:szCs w:val="20"/>
                      <w:rtl w:val="0"/>
                    </w:rPr>
                    <w:t xml:space="preserve">[-0,13, 0,13]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5F">
                  <w:pPr>
                    <w:keepNext w:val="1"/>
                    <w:spacing w:after="60" w:before="0" w:lineRule="auto"/>
                    <w:rPr/>
                  </w:pPr>
                  <w:r w:rsidDel="00000000" w:rsidR="00000000" w:rsidRPr="00000000">
                    <w:rPr>
                      <w:rFonts w:ascii="Calibri" w:cs="Calibri" w:eastAsia="Calibri" w:hAnsi="Calibri"/>
                      <w:sz w:val="20"/>
                      <w:szCs w:val="20"/>
                      <w:rtl w:val="0"/>
                    </w:rPr>
                    <w:t xml:space="preserve">LoA [-1,33, 0,70]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60">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1">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2">
                  <w:pPr>
                    <w:keepNext w:val="1"/>
                    <w:spacing w:after="60" w:before="0" w:lineRule="auto"/>
                    <w:rPr/>
                  </w:pPr>
                  <w:r w:rsidDel="00000000" w:rsidR="00000000" w:rsidRPr="00000000">
                    <w:rPr>
                      <w:rFonts w:ascii="Calibri" w:cs="Calibri" w:eastAsia="Calibri" w:hAnsi="Calibri"/>
                      <w:sz w:val="20"/>
                      <w:szCs w:val="20"/>
                      <w:rtl w:val="0"/>
                    </w:rPr>
                    <w:t xml:space="preserve">ICC=0,10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3">
                  <w:pPr>
                    <w:keepNext w:val="1"/>
                    <w:spacing w:after="60" w:before="0" w:lineRule="auto"/>
                    <w:rPr/>
                  </w:pPr>
                  <w:r w:rsidDel="00000000" w:rsidR="00000000" w:rsidRPr="00000000">
                    <w:rPr>
                      <w:rFonts w:ascii="Calibri" w:cs="Calibri" w:eastAsia="Calibri" w:hAnsi="Calibri"/>
                      <w:sz w:val="20"/>
                      <w:szCs w:val="20"/>
                      <w:rtl w:val="0"/>
                    </w:rPr>
                    <w:t xml:space="preserve">[-0,02, 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4">
                  <w:pPr>
                    <w:keepNext w:val="1"/>
                    <w:spacing w:after="60" w:before="0" w:lineRule="auto"/>
                    <w:rPr/>
                  </w:pPr>
                  <w:r w:rsidDel="00000000" w:rsidR="00000000" w:rsidRPr="00000000">
                    <w:rPr>
                      <w:rFonts w:ascii="Calibri" w:cs="Calibri" w:eastAsia="Calibri" w:hAnsi="Calibri"/>
                      <w:sz w:val="20"/>
                      <w:szCs w:val="20"/>
                      <w:rtl w:val="0"/>
                    </w:rPr>
                    <w:t xml:space="preserve">LoA [-1,90, 1,36]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65">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6">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7">
                  <w:pPr>
                    <w:keepNext w:val="1"/>
                    <w:spacing w:after="60" w:before="0" w:lineRule="auto"/>
                    <w:rPr/>
                  </w:pPr>
                  <w:r w:rsidDel="00000000" w:rsidR="00000000" w:rsidRPr="00000000">
                    <w:rPr>
                      <w:rFonts w:ascii="Calibri" w:cs="Calibri" w:eastAsia="Calibri" w:hAnsi="Calibri"/>
                      <w:sz w:val="20"/>
                      <w:szCs w:val="20"/>
                      <w:rtl w:val="0"/>
                    </w:rPr>
                    <w:t xml:space="preserve">ICC=0,10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8">
                  <w:pPr>
                    <w:keepNext w:val="1"/>
                    <w:spacing w:after="60" w:before="0" w:lineRule="auto"/>
                    <w:rPr/>
                  </w:pPr>
                  <w:r w:rsidDel="00000000" w:rsidR="00000000" w:rsidRPr="00000000">
                    <w:rPr>
                      <w:rFonts w:ascii="Calibri" w:cs="Calibri" w:eastAsia="Calibri" w:hAnsi="Calibri"/>
                      <w:sz w:val="20"/>
                      <w:szCs w:val="20"/>
                      <w:rtl w:val="0"/>
                    </w:rPr>
                    <w:t xml:space="preserve">[-0,07, 0,27]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9">
                  <w:pPr>
                    <w:keepNext w:val="1"/>
                    <w:spacing w:after="60" w:before="0" w:lineRule="auto"/>
                    <w:rPr/>
                  </w:pPr>
                  <w:r w:rsidDel="00000000" w:rsidR="00000000" w:rsidRPr="00000000">
                    <w:rPr>
                      <w:rFonts w:ascii="Calibri" w:cs="Calibri" w:eastAsia="Calibri" w:hAnsi="Calibri"/>
                      <w:sz w:val="20"/>
                      <w:szCs w:val="20"/>
                      <w:rtl w:val="0"/>
                    </w:rPr>
                    <w:t xml:space="preserve">LoA [-1,83, 1,39]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6A">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B">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C">
                  <w:pPr>
                    <w:keepNext w:val="1"/>
                    <w:spacing w:after="60" w:before="0" w:lineRule="auto"/>
                    <w:rPr/>
                  </w:pPr>
                  <w:r w:rsidDel="00000000" w:rsidR="00000000" w:rsidRPr="00000000">
                    <w:rPr>
                      <w:rFonts w:ascii="Calibri" w:cs="Calibri" w:eastAsia="Calibri" w:hAnsi="Calibri"/>
                      <w:sz w:val="20"/>
                      <w:szCs w:val="20"/>
                      <w:rtl w:val="0"/>
                    </w:rPr>
                    <w:t xml:space="preserve">ICC=0,08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D">
                  <w:pPr>
                    <w:keepNext w:val="1"/>
                    <w:spacing w:after="60" w:before="0" w:lineRule="auto"/>
                    <w:rPr/>
                  </w:pPr>
                  <w:r w:rsidDel="00000000" w:rsidR="00000000" w:rsidRPr="00000000">
                    <w:rPr>
                      <w:rFonts w:ascii="Calibri" w:cs="Calibri" w:eastAsia="Calibri" w:hAnsi="Calibri"/>
                      <w:sz w:val="20"/>
                      <w:szCs w:val="20"/>
                      <w:rtl w:val="0"/>
                    </w:rPr>
                    <w:t xml:space="preserve">[-0,08, 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6E">
                  <w:pPr>
                    <w:keepNext w:val="1"/>
                    <w:spacing w:after="60" w:before="0" w:lineRule="auto"/>
                    <w:rPr/>
                  </w:pPr>
                  <w:r w:rsidDel="00000000" w:rsidR="00000000" w:rsidRPr="00000000">
                    <w:rPr>
                      <w:rFonts w:ascii="Calibri" w:cs="Calibri" w:eastAsia="Calibri" w:hAnsi="Calibri"/>
                      <w:sz w:val="20"/>
                      <w:szCs w:val="20"/>
                      <w:rtl w:val="0"/>
                    </w:rPr>
                    <w:t xml:space="preserve">LoA [-1,97, 1,34]</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6F">
                  <w:pPr>
                    <w:keepNext w:val="1"/>
                    <w:spacing w:after="60" w:before="0" w:lineRule="auto"/>
                    <w:rPr/>
                  </w:pPr>
                  <w:r w:rsidDel="00000000" w:rsidR="00000000" w:rsidRPr="00000000">
                    <w:rPr>
                      <w:rFonts w:ascii="Calibri" w:cs="Calibri" w:eastAsia="Calibri" w:hAnsi="Calibri"/>
                      <w:sz w:val="20"/>
                      <w:szCs w:val="20"/>
                      <w:rtl w:val="0"/>
                    </w:rPr>
                    <w:t xml:space="preserve">Yanıt yüzeyi (a4)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74">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5">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6">
                  <w:pPr>
                    <w:keepNext w:val="1"/>
                    <w:spacing w:after="60" w:before="0" w:lineRule="auto"/>
                    <w:rPr/>
                  </w:pPr>
                  <w:r w:rsidDel="00000000" w:rsidR="00000000" w:rsidRPr="00000000">
                    <w:rPr>
                      <w:rFonts w:ascii="Calibri" w:cs="Calibri" w:eastAsia="Calibri" w:hAnsi="Calibri"/>
                      <w:sz w:val="20"/>
                      <w:szCs w:val="20"/>
                      <w:rtl w:val="0"/>
                    </w:rPr>
                    <w:t xml:space="preserve">0,52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7">
                  <w:pPr>
                    <w:keepNext w:val="1"/>
                    <w:spacing w:after="60" w:before="0" w:lineRule="auto"/>
                    <w:rPr/>
                  </w:pPr>
                  <w:r w:rsidDel="00000000" w:rsidR="00000000" w:rsidRPr="00000000">
                    <w:rPr>
                      <w:rFonts w:ascii="Calibri" w:cs="Calibri" w:eastAsia="Calibri" w:hAnsi="Calibri"/>
                      <w:sz w:val="20"/>
                      <w:szCs w:val="20"/>
                      <w:rtl w:val="0"/>
                    </w:rPr>
                    <w:t xml:space="preserve">[-2,67, 3,70]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8">
                  <w:pPr>
                    <w:keepNext w:val="1"/>
                    <w:spacing w:after="60" w:before="0" w:lineRule="auto"/>
                    <w:rPr/>
                  </w:pPr>
                  <w:r w:rsidDel="00000000" w:rsidR="00000000" w:rsidRPr="00000000">
                    <w:rPr>
                      <w:rFonts w:ascii="Calibri" w:cs="Calibri" w:eastAsia="Calibri" w:hAnsi="Calibri"/>
                      <w:sz w:val="20"/>
                      <w:szCs w:val="20"/>
                      <w:rtl w:val="0"/>
                    </w:rPr>
                    <w:t xml:space="preserve">0,751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79">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A">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B">
                  <w:pPr>
                    <w:keepNext w:val="1"/>
                    <w:spacing w:after="60" w:before="0" w:lineRule="auto"/>
                    <w:rPr/>
                  </w:pPr>
                  <w:r w:rsidDel="00000000" w:rsidR="00000000" w:rsidRPr="00000000">
                    <w:rPr>
                      <w:rFonts w:ascii="Calibri" w:cs="Calibri" w:eastAsia="Calibri" w:hAnsi="Calibri"/>
                      <w:sz w:val="20"/>
                      <w:szCs w:val="20"/>
                      <w:rtl w:val="0"/>
                    </w:rPr>
                    <w:t xml:space="preserve">-1,40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C">
                  <w:pPr>
                    <w:keepNext w:val="1"/>
                    <w:spacing w:after="60" w:before="0" w:lineRule="auto"/>
                    <w:rPr/>
                  </w:pPr>
                  <w:r w:rsidDel="00000000" w:rsidR="00000000" w:rsidRPr="00000000">
                    <w:rPr>
                      <w:rFonts w:ascii="Calibri" w:cs="Calibri" w:eastAsia="Calibri" w:hAnsi="Calibri"/>
                      <w:sz w:val="20"/>
                      <w:szCs w:val="20"/>
                      <w:rtl w:val="0"/>
                    </w:rPr>
                    <w:t xml:space="preserve">[-10,50, 7,70]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D">
                  <w:pPr>
                    <w:keepNext w:val="1"/>
                    <w:spacing w:after="60" w:before="0" w:lineRule="auto"/>
                    <w:rPr/>
                  </w:pPr>
                  <w:r w:rsidDel="00000000" w:rsidR="00000000" w:rsidRPr="00000000">
                    <w:rPr>
                      <w:rFonts w:ascii="Calibri" w:cs="Calibri" w:eastAsia="Calibri" w:hAnsi="Calibri"/>
                      <w:sz w:val="20"/>
                      <w:szCs w:val="20"/>
                      <w:rtl w:val="0"/>
                    </w:rPr>
                    <w:t xml:space="preserve">0,762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7E">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7F">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0">
                  <w:pPr>
                    <w:keepNext w:val="1"/>
                    <w:spacing w:after="60" w:before="0" w:lineRule="auto"/>
                    <w:rPr/>
                  </w:pPr>
                  <w:r w:rsidDel="00000000" w:rsidR="00000000" w:rsidRPr="00000000">
                    <w:rPr>
                      <w:rFonts w:ascii="Calibri" w:cs="Calibri" w:eastAsia="Calibri" w:hAnsi="Calibri"/>
                      <w:sz w:val="20"/>
                      <w:szCs w:val="20"/>
                      <w:rtl w:val="0"/>
                    </w:rPr>
                    <w:t xml:space="preserve">0,83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1">
                  <w:pPr>
                    <w:keepNext w:val="1"/>
                    <w:spacing w:after="60" w:before="0" w:lineRule="auto"/>
                    <w:rPr/>
                  </w:pPr>
                  <w:r w:rsidDel="00000000" w:rsidR="00000000" w:rsidRPr="00000000">
                    <w:rPr>
                      <w:rFonts w:ascii="Calibri" w:cs="Calibri" w:eastAsia="Calibri" w:hAnsi="Calibri"/>
                      <w:sz w:val="20"/>
                      <w:szCs w:val="20"/>
                      <w:rtl w:val="0"/>
                    </w:rPr>
                    <w:t xml:space="preserve">[-2,84, 4,50]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2">
                  <w:pPr>
                    <w:keepNext w:val="1"/>
                    <w:spacing w:after="60" w:before="0" w:lineRule="auto"/>
                    <w:rPr/>
                  </w:pPr>
                  <w:r w:rsidDel="00000000" w:rsidR="00000000" w:rsidRPr="00000000">
                    <w:rPr>
                      <w:rFonts w:ascii="Calibri" w:cs="Calibri" w:eastAsia="Calibri" w:hAnsi="Calibri"/>
                      <w:sz w:val="20"/>
                      <w:szCs w:val="20"/>
                      <w:rtl w:val="0"/>
                    </w:rPr>
                    <w:t xml:space="preserve">0,657</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83">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4">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5">
                  <w:pPr>
                    <w:keepNext w:val="1"/>
                    <w:spacing w:after="60" w:before="0" w:lineRule="auto"/>
                    <w:rPr/>
                  </w:pPr>
                  <w:r w:rsidDel="00000000" w:rsidR="00000000" w:rsidRPr="00000000">
                    <w:rPr>
                      <w:rFonts w:ascii="Calibri" w:cs="Calibri" w:eastAsia="Calibri" w:hAnsi="Calibri"/>
                      <w:sz w:val="20"/>
                      <w:szCs w:val="20"/>
                      <w:rtl w:val="0"/>
                    </w:rPr>
                    <w:t xml:space="preserve">-13,96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6">
                  <w:pPr>
                    <w:keepNext w:val="1"/>
                    <w:spacing w:after="60" w:before="0" w:lineRule="auto"/>
                    <w:rPr/>
                  </w:pPr>
                  <w:r w:rsidDel="00000000" w:rsidR="00000000" w:rsidRPr="00000000">
                    <w:rPr>
                      <w:rFonts w:ascii="Calibri" w:cs="Calibri" w:eastAsia="Calibri" w:hAnsi="Calibri"/>
                      <w:sz w:val="20"/>
                      <w:szCs w:val="20"/>
                      <w:rtl w:val="0"/>
                    </w:rPr>
                    <w:t xml:space="preserve">[-24,81, -3,12]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7">
                  <w:pPr>
                    <w:keepNext w:val="1"/>
                    <w:spacing w:after="60" w:before="0" w:lineRule="auto"/>
                    <w:rPr/>
                  </w:pPr>
                  <w:r w:rsidDel="00000000" w:rsidR="00000000" w:rsidRPr="00000000">
                    <w:rPr>
                      <w:rFonts w:ascii="Calibri" w:cs="Calibri" w:eastAsia="Calibri" w:hAnsi="Calibri"/>
                      <w:sz w:val="20"/>
                      <w:szCs w:val="20"/>
                      <w:rtl w:val="0"/>
                    </w:rPr>
                    <w:t xml:space="preserve">0,012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88">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9">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A">
                  <w:pPr>
                    <w:keepNext w:val="1"/>
                    <w:spacing w:after="60" w:before="0" w:lineRule="auto"/>
                    <w:rPr/>
                  </w:pPr>
                  <w:r w:rsidDel="00000000" w:rsidR="00000000" w:rsidRPr="00000000">
                    <w:rPr>
                      <w:rFonts w:ascii="Calibri" w:cs="Calibri" w:eastAsia="Calibri" w:hAnsi="Calibri"/>
                      <w:sz w:val="20"/>
                      <w:szCs w:val="20"/>
                      <w:rtl w:val="0"/>
                    </w:rPr>
                    <w:t xml:space="preserve">-15,93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B">
                  <w:pPr>
                    <w:keepNext w:val="1"/>
                    <w:spacing w:after="60" w:before="0" w:lineRule="auto"/>
                    <w:rPr/>
                  </w:pPr>
                  <w:r w:rsidDel="00000000" w:rsidR="00000000" w:rsidRPr="00000000">
                    <w:rPr>
                      <w:rFonts w:ascii="Calibri" w:cs="Calibri" w:eastAsia="Calibri" w:hAnsi="Calibri"/>
                      <w:sz w:val="20"/>
                      <w:szCs w:val="20"/>
                      <w:rtl w:val="0"/>
                    </w:rPr>
                    <w:t xml:space="preserve">[-32,76, 0,91]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C">
                  <w:pPr>
                    <w:keepNext w:val="1"/>
                    <w:spacing w:after="60" w:before="0" w:lineRule="auto"/>
                    <w:rPr/>
                  </w:pPr>
                  <w:r w:rsidDel="00000000" w:rsidR="00000000" w:rsidRPr="00000000">
                    <w:rPr>
                      <w:rFonts w:ascii="Calibri" w:cs="Calibri" w:eastAsia="Calibri" w:hAnsi="Calibri"/>
                      <w:sz w:val="20"/>
                      <w:szCs w:val="20"/>
                      <w:rtl w:val="0"/>
                    </w:rPr>
                    <w:t xml:space="preserve">0,064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8D">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E">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8F">
                  <w:pPr>
                    <w:keepNext w:val="1"/>
                    <w:spacing w:after="60" w:before="0" w:lineRule="auto"/>
                    <w:rPr/>
                  </w:pPr>
                  <w:r w:rsidDel="00000000" w:rsidR="00000000" w:rsidRPr="00000000">
                    <w:rPr>
                      <w:rFonts w:ascii="Calibri" w:cs="Calibri" w:eastAsia="Calibri" w:hAnsi="Calibri"/>
                      <w:sz w:val="20"/>
                      <w:szCs w:val="20"/>
                      <w:rtl w:val="0"/>
                    </w:rPr>
                    <w:t xml:space="preserve">-7,07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0">
                  <w:pPr>
                    <w:keepNext w:val="1"/>
                    <w:spacing w:after="60" w:before="0" w:lineRule="auto"/>
                    <w:rPr/>
                  </w:pPr>
                  <w:r w:rsidDel="00000000" w:rsidR="00000000" w:rsidRPr="00000000">
                    <w:rPr>
                      <w:rFonts w:ascii="Calibri" w:cs="Calibri" w:eastAsia="Calibri" w:hAnsi="Calibri"/>
                      <w:sz w:val="20"/>
                      <w:szCs w:val="20"/>
                      <w:rtl w:val="0"/>
                    </w:rPr>
                    <w:t xml:space="preserve">[-24,65, 10,50]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1">
                  <w:pPr>
                    <w:keepNext w:val="1"/>
                    <w:spacing w:after="60" w:before="0" w:lineRule="auto"/>
                    <w:rPr/>
                  </w:pPr>
                  <w:r w:rsidDel="00000000" w:rsidR="00000000" w:rsidRPr="00000000">
                    <w:rPr>
                      <w:rFonts w:ascii="Calibri" w:cs="Calibri" w:eastAsia="Calibri" w:hAnsi="Calibri"/>
                      <w:sz w:val="20"/>
                      <w:szCs w:val="20"/>
                      <w:rtl w:val="0"/>
                    </w:rPr>
                    <w:t xml:space="preserve">0,430</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92">
                  <w:pPr>
                    <w:keepNext w:val="1"/>
                    <w:spacing w:after="60" w:before="0" w:lineRule="auto"/>
                    <w:rPr/>
                  </w:pPr>
                  <w:r w:rsidDel="00000000" w:rsidR="00000000" w:rsidRPr="00000000">
                    <w:rPr>
                      <w:rFonts w:ascii="Calibri" w:cs="Calibri" w:eastAsia="Calibri" w:hAnsi="Calibri"/>
                      <w:sz w:val="20"/>
                      <w:szCs w:val="20"/>
                      <w:rtl w:val="0"/>
                    </w:rPr>
                    <w:t xml:space="preserve">Ortak yazgı (DM etkisi)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97">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8">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9">
                  <w:pPr>
                    <w:keepNext w:val="1"/>
                    <w:spacing w:after="60" w:before="0" w:lineRule="auto"/>
                    <w:rPr/>
                  </w:pPr>
                  <w:r w:rsidDel="00000000" w:rsidR="00000000" w:rsidRPr="00000000">
                    <w:rPr>
                      <w:rFonts w:ascii="Calibri" w:cs="Calibri" w:eastAsia="Calibri" w:hAnsi="Calibri"/>
                      <w:sz w:val="20"/>
                      <w:szCs w:val="20"/>
                      <w:rtl w:val="0"/>
                    </w:rPr>
                    <w:t xml:space="preserve">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A">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B">
                  <w:pPr>
                    <w:keepNext w:val="1"/>
                    <w:spacing w:after="60" w:before="0" w:lineRule="auto"/>
                    <w:rPr/>
                  </w:pPr>
                  <w:r w:rsidDel="00000000" w:rsidR="00000000" w:rsidRPr="00000000">
                    <w:rPr>
                      <w:rFonts w:ascii="Calibri" w:cs="Calibri" w:eastAsia="Calibri" w:hAnsi="Calibri"/>
                      <w:sz w:val="20"/>
                      <w:szCs w:val="20"/>
                      <w:rtl w:val="0"/>
                    </w:rPr>
                    <w:t xml:space="preserve">0,486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9C">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D">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E">
                  <w:pPr>
                    <w:keepNext w:val="1"/>
                    <w:spacing w:after="60" w:before="0" w:lineRule="auto"/>
                    <w:rPr/>
                  </w:pPr>
                  <w:r w:rsidDel="00000000" w:rsidR="00000000" w:rsidRPr="00000000">
                    <w:rPr>
                      <w:rFonts w:ascii="Calibri" w:cs="Calibri" w:eastAsia="Calibri" w:hAnsi="Calibri"/>
                      <w:sz w:val="20"/>
                      <w:szCs w:val="20"/>
                      <w:rtl w:val="0"/>
                    </w:rPr>
                    <w:t xml:space="preserve">0,18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9F">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0">
                  <w:pPr>
                    <w:keepNext w:val="1"/>
                    <w:spacing w:after="60" w:before="0" w:lineRule="auto"/>
                    <w:rPr/>
                  </w:pPr>
                  <w:r w:rsidDel="00000000" w:rsidR="00000000" w:rsidRPr="00000000">
                    <w:rPr>
                      <w:rFonts w:ascii="Calibri" w:cs="Calibri" w:eastAsia="Calibri" w:hAnsi="Calibri"/>
                      <w:sz w:val="20"/>
                      <w:szCs w:val="20"/>
                      <w:rtl w:val="0"/>
                    </w:rPr>
                    <w:t xml:space="preserve">0,043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A1">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2">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3">
                  <w:pPr>
                    <w:keepNext w:val="1"/>
                    <w:spacing w:after="60" w:before="0" w:lineRule="auto"/>
                    <w:rPr/>
                  </w:pPr>
                  <w:r w:rsidDel="00000000" w:rsidR="00000000" w:rsidRPr="00000000">
                    <w:rPr>
                      <w:rFonts w:ascii="Calibri" w:cs="Calibri" w:eastAsia="Calibri" w:hAnsi="Calibri"/>
                      <w:sz w:val="20"/>
                      <w:szCs w:val="20"/>
                      <w:rtl w:val="0"/>
                    </w:rPr>
                    <w:t xml:space="preserve">-0,05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4">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5">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A6">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7">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8">
                  <w:pPr>
                    <w:keepNext w:val="1"/>
                    <w:spacing w:after="60" w:before="0" w:lineRule="auto"/>
                    <w:rPr/>
                  </w:pPr>
                  <w:r w:rsidDel="00000000" w:rsidR="00000000" w:rsidRPr="00000000">
                    <w:rPr>
                      <w:rFonts w:ascii="Calibri" w:cs="Calibri" w:eastAsia="Calibri" w:hAnsi="Calibri"/>
                      <w:sz w:val="20"/>
                      <w:szCs w:val="20"/>
                      <w:rtl w:val="0"/>
                    </w:rPr>
                    <w:t xml:space="preserve">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9">
                  <w:pPr>
                    <w:keepNext w:val="1"/>
                    <w:spacing w:after="60" w:before="0" w:lineRule="auto"/>
                    <w:rPr/>
                  </w:pPr>
                  <w:r w:rsidDel="00000000" w:rsidR="00000000" w:rsidRPr="00000000">
                    <w:rPr>
                      <w:rFonts w:ascii="Calibri" w:cs="Calibri" w:eastAsia="Calibri" w:hAnsi="Calibri"/>
                      <w:sz w:val="20"/>
                      <w:szCs w:val="20"/>
                      <w:rtl w:val="0"/>
                    </w:rPr>
                    <w:t xml:space="preserv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AA">
                  <w:pPr>
                    <w:keepNext w:val="1"/>
                    <w:spacing w:after="60" w:before="0" w:lineRule="auto"/>
                    <w:rPr/>
                  </w:pPr>
                  <w:r w:rsidDel="00000000" w:rsidR="00000000" w:rsidRPr="00000000">
                    <w:rPr>
                      <w:rFonts w:ascii="Calibri" w:cs="Calibri" w:eastAsia="Calibri" w:hAnsi="Calibri"/>
                      <w:sz w:val="20"/>
                      <w:szCs w:val="20"/>
                      <w:rtl w:val="0"/>
                    </w:rPr>
                    <w:t xml:space="preserve">0,262</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AB">
                  <w:pPr>
                    <w:keepNext w:val="1"/>
                    <w:spacing w:after="60" w:before="0" w:lineRule="auto"/>
                    <w:rPr/>
                  </w:pPr>
                  <w:r w:rsidDel="00000000" w:rsidR="00000000" w:rsidRPr="00000000">
                    <w:rPr>
                      <w:rFonts w:ascii="Calibri" w:cs="Calibri" w:eastAsia="Calibri" w:hAnsi="Calibri"/>
                      <w:sz w:val="20"/>
                      <w:szCs w:val="20"/>
                      <w:rtl w:val="0"/>
                    </w:rPr>
                    <w:t xml:space="preserve">Olsen-Kenny latent CFA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B0">
                  <w:pPr>
                    <w:keepNext w:val="1"/>
                    <w:spacing w:after="60" w:before="0" w:lineRule="auto"/>
                    <w:rPr/>
                  </w:pPr>
                  <w:r w:rsidDel="00000000" w:rsidR="00000000" w:rsidRPr="00000000">
                    <w:rPr>
                      <w:rFonts w:ascii="Calibri" w:cs="Calibri" w:eastAsia="Calibri" w:hAnsi="Calibri"/>
                      <w:sz w:val="20"/>
                      <w:szCs w:val="20"/>
                      <w:rtl w:val="0"/>
                    </w:rPr>
                    <w:t xml:space="preserve">Reddetme latent konkordans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1">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2">
                  <w:pPr>
                    <w:keepNext w:val="1"/>
                    <w:spacing w:after="60" w:before="0" w:lineRule="auto"/>
                    <w:rPr/>
                  </w:pPr>
                  <w:r w:rsidDel="00000000" w:rsidR="00000000" w:rsidRPr="00000000">
                    <w:rPr>
                      <w:rFonts w:ascii="Calibri" w:cs="Calibri" w:eastAsia="Calibri" w:hAnsi="Calibri"/>
                      <w:sz w:val="20"/>
                      <w:szCs w:val="20"/>
                      <w:rtl w:val="0"/>
                    </w:rPr>
                    <w:t xml:space="preserve">r=0,19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3">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4">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B5">
                  <w:pPr>
                    <w:keepNext w:val="1"/>
                    <w:spacing w:after="60" w:before="0" w:lineRule="auto"/>
                    <w:rPr/>
                  </w:pPr>
                  <w:r w:rsidDel="00000000" w:rsidR="00000000" w:rsidRPr="00000000">
                    <w:rPr>
                      <w:rFonts w:ascii="Calibri" w:cs="Calibri" w:eastAsia="Calibri" w:hAnsi="Calibri"/>
                      <w:sz w:val="20"/>
                      <w:szCs w:val="20"/>
                      <w:rtl w:val="0"/>
                    </w:rPr>
                    <w:t xml:space="preserve">Reddetme latent konkordans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6">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7">
                  <w:pPr>
                    <w:keepNext w:val="1"/>
                    <w:spacing w:after="60" w:before="0" w:lineRule="auto"/>
                    <w:rPr/>
                  </w:pPr>
                  <w:r w:rsidDel="00000000" w:rsidR="00000000" w:rsidRPr="00000000">
                    <w:rPr>
                      <w:rFonts w:ascii="Calibri" w:cs="Calibri" w:eastAsia="Calibri" w:hAnsi="Calibri"/>
                      <w:sz w:val="20"/>
                      <w:szCs w:val="20"/>
                      <w:rtl w:val="0"/>
                    </w:rPr>
                    <w:t xml:space="preserve">r=0,17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8">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9">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BA">
                  <w:pPr>
                    <w:keepNext w:val="1"/>
                    <w:spacing w:after="60" w:before="0" w:lineRule="auto"/>
                    <w:rPr/>
                  </w:pPr>
                  <w:r w:rsidDel="00000000" w:rsidR="00000000" w:rsidRPr="00000000">
                    <w:rPr>
                      <w:rFonts w:ascii="Calibri" w:cs="Calibri" w:eastAsia="Calibri" w:hAnsi="Calibri"/>
                      <w:sz w:val="20"/>
                      <w:szCs w:val="20"/>
                      <w:rtl w:val="0"/>
                    </w:rPr>
                    <w:t xml:space="preserve">Reddetme latent konkordans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B">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C">
                  <w:pPr>
                    <w:keepNext w:val="1"/>
                    <w:spacing w:after="60" w:before="0" w:lineRule="auto"/>
                    <w:rPr/>
                  </w:pPr>
                  <w:r w:rsidDel="00000000" w:rsidR="00000000" w:rsidRPr="00000000">
                    <w:rPr>
                      <w:rFonts w:ascii="Calibri" w:cs="Calibri" w:eastAsia="Calibri" w:hAnsi="Calibri"/>
                      <w:sz w:val="20"/>
                      <w:szCs w:val="20"/>
                      <w:rtl w:val="0"/>
                    </w:rPr>
                    <w:t xml:space="preserve">r=0,29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D">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BE">
                  <w:pPr>
                    <w:keepNext w:val="1"/>
                    <w:spacing w:after="60" w:before="0" w:lineRule="auto"/>
                    <w:rPr/>
                  </w:pP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BF">
                  <w:pPr>
                    <w:keepNext w:val="1"/>
                    <w:spacing w:after="60" w:before="0" w:lineRule="auto"/>
                    <w:rPr/>
                  </w:pPr>
                  <w:r w:rsidDel="00000000" w:rsidR="00000000" w:rsidRPr="00000000">
                    <w:rPr>
                      <w:rFonts w:ascii="Calibri" w:cs="Calibri" w:eastAsia="Calibri" w:hAnsi="Calibri"/>
                      <w:sz w:val="20"/>
                      <w:szCs w:val="20"/>
                      <w:rtl w:val="0"/>
                    </w:rPr>
                    <w:t xml:space="preserve">Kenny k-katsayısı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C4">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5">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6">
                  <w:pPr>
                    <w:keepNext w:val="1"/>
                    <w:spacing w:after="60" w:before="0" w:lineRule="auto"/>
                    <w:rPr/>
                  </w:pPr>
                  <w:r w:rsidDel="00000000" w:rsidR="00000000" w:rsidRPr="00000000">
                    <w:rPr>
                      <w:rFonts w:ascii="Calibri" w:cs="Calibri" w:eastAsia="Calibri" w:hAnsi="Calibri"/>
                      <w:sz w:val="20"/>
                      <w:szCs w:val="20"/>
                      <w:rtl w:val="0"/>
                    </w:rPr>
                    <w:t xml:space="preserve">k=1,01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7">
                  <w:pPr>
                    <w:keepNext w:val="1"/>
                    <w:spacing w:after="60" w:before="0" w:lineRule="auto"/>
                    <w:rPr/>
                  </w:pPr>
                  <w:r w:rsidDel="00000000" w:rsidR="00000000" w:rsidRPr="00000000">
                    <w:rPr>
                      <w:rFonts w:ascii="Calibri" w:cs="Calibri" w:eastAsia="Calibri" w:hAnsi="Calibri"/>
                      <w:sz w:val="20"/>
                      <w:szCs w:val="20"/>
                      <w:rtl w:val="0"/>
                    </w:rPr>
                    <w:t xml:space="preserve">[-12,05, 15,68]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8">
                  <w:pPr>
                    <w:keepNext w:val="1"/>
                    <w:spacing w:after="60" w:before="0" w:lineRule="auto"/>
                    <w:rPr/>
                  </w:pPr>
                  <w:r w:rsidDel="00000000" w:rsidR="00000000" w:rsidRPr="00000000">
                    <w:rPr>
                      <w:rFonts w:ascii="Calibri" w:cs="Calibri" w:eastAsia="Calibri" w:hAnsi="Calibri"/>
                      <w:sz w:val="20"/>
                      <w:szCs w:val="20"/>
                      <w:rtl w:val="0"/>
                    </w:rPr>
                    <w:t xml:space="preserve">Tahmin edildi; GA karara elverişsiz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C9">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A">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B">
                  <w:pPr>
                    <w:keepNext w:val="1"/>
                    <w:spacing w:after="60" w:before="0" w:lineRule="auto"/>
                    <w:rPr/>
                  </w:pPr>
                  <w:r w:rsidDel="00000000" w:rsidR="00000000" w:rsidRPr="00000000">
                    <w:rPr>
                      <w:rFonts w:ascii="Calibri" w:cs="Calibri" w:eastAsia="Calibri" w:hAnsi="Calibri"/>
                      <w:sz w:val="20"/>
                      <w:szCs w:val="20"/>
                      <w:rtl w:val="0"/>
                    </w:rPr>
                    <w:t xml:space="preserve">k=-0,16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C">
                  <w:pPr>
                    <w:keepNext w:val="1"/>
                    <w:spacing w:after="60" w:before="0" w:lineRule="auto"/>
                    <w:rPr/>
                  </w:pPr>
                  <w:r w:rsidDel="00000000" w:rsidR="00000000" w:rsidRPr="00000000">
                    <w:rPr>
                      <w:rFonts w:ascii="Calibri" w:cs="Calibri" w:eastAsia="Calibri" w:hAnsi="Calibri"/>
                      <w:sz w:val="20"/>
                      <w:szCs w:val="20"/>
                      <w:rtl w:val="0"/>
                    </w:rPr>
                    <w:t xml:space="preserve">[-0,98, 1,51]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D">
                  <w:pPr>
                    <w:keepNext w:val="1"/>
                    <w:spacing w:after="60" w:before="0" w:lineRule="auto"/>
                    <w:rPr/>
                  </w:pPr>
                  <w:r w:rsidDel="00000000" w:rsidR="00000000" w:rsidRPr="00000000">
                    <w:rPr>
                      <w:rFonts w:ascii="Calibri" w:cs="Calibri" w:eastAsia="Calibri" w:hAnsi="Calibri"/>
                      <w:sz w:val="20"/>
                      <w:szCs w:val="20"/>
                      <w:rtl w:val="0"/>
                    </w:rPr>
                    <w:t xml:space="preserve">Tahmin edildi; GA karara elverişsiz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CE">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CF">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0">
                  <w:pPr>
                    <w:keepNext w:val="1"/>
                    <w:spacing w:after="60" w:before="0" w:lineRule="auto"/>
                    <w:rPr/>
                  </w:pPr>
                  <w:r w:rsidDel="00000000" w:rsidR="00000000" w:rsidRPr="00000000">
                    <w:rPr>
                      <w:rFonts w:ascii="Calibri" w:cs="Calibri" w:eastAsia="Calibri" w:hAnsi="Calibri"/>
                      <w:sz w:val="20"/>
                      <w:szCs w:val="20"/>
                      <w:rtl w:val="0"/>
                    </w:rPr>
                    <w:t xml:space="preserve">k=-0,19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1">
                  <w:pPr>
                    <w:keepNext w:val="1"/>
                    <w:spacing w:after="60" w:before="0" w:lineRule="auto"/>
                    <w:rPr/>
                  </w:pPr>
                  <w:r w:rsidDel="00000000" w:rsidR="00000000" w:rsidRPr="00000000">
                    <w:rPr>
                      <w:rFonts w:ascii="Calibri" w:cs="Calibri" w:eastAsia="Calibri" w:hAnsi="Calibri"/>
                      <w:sz w:val="20"/>
                      <w:szCs w:val="20"/>
                      <w:rtl w:val="0"/>
                    </w:rPr>
                    <w:t xml:space="preserve">[-0,82, 1,45]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2">
                  <w:pPr>
                    <w:keepNext w:val="1"/>
                    <w:spacing w:after="60" w:before="0" w:lineRule="auto"/>
                    <w:rPr/>
                  </w:pPr>
                  <w:r w:rsidDel="00000000" w:rsidR="00000000" w:rsidRPr="00000000">
                    <w:rPr>
                      <w:rFonts w:ascii="Calibri" w:cs="Calibri" w:eastAsia="Calibri" w:hAnsi="Calibri"/>
                      <w:sz w:val="20"/>
                      <w:szCs w:val="20"/>
                      <w:rtl w:val="0"/>
                    </w:rPr>
                    <w:t xml:space="preserve">Tahmin edildi; GA karara elverişsiz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D3">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4">
                  <w:pPr>
                    <w:keepNext w:val="1"/>
                    <w:spacing w:after="60" w:before="0" w:lineRule="auto"/>
                    <w:rPr/>
                  </w:pPr>
                  <w:r w:rsidDel="00000000" w:rsidR="00000000" w:rsidRPr="00000000">
                    <w:rPr>
                      <w:rFonts w:ascii="Calibri" w:cs="Calibri" w:eastAsia="Calibri" w:hAnsi="Calibri"/>
                      <w:sz w:val="20"/>
                      <w:szCs w:val="20"/>
                      <w:rtl w:val="0"/>
                    </w:rPr>
                    <w:t xml:space="preserve">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5">
                  <w:pPr>
                    <w:keepNext w:val="1"/>
                    <w:spacing w:after="60" w:before="0" w:lineRule="auto"/>
                    <w:rPr/>
                  </w:pPr>
                  <w:r w:rsidDel="00000000" w:rsidR="00000000" w:rsidRPr="00000000">
                    <w:rPr>
                      <w:rFonts w:ascii="Calibri" w:cs="Calibri" w:eastAsia="Calibri" w:hAnsi="Calibri"/>
                      <w:sz w:val="20"/>
                      <w:szCs w:val="20"/>
                      <w:rtl w:val="0"/>
                    </w:rPr>
                    <w:t xml:space="preserve">k=0,08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6">
                  <w:pPr>
                    <w:keepNext w:val="1"/>
                    <w:spacing w:after="60" w:before="0" w:lineRule="auto"/>
                    <w:rPr/>
                  </w:pPr>
                  <w:r w:rsidDel="00000000" w:rsidR="00000000" w:rsidRPr="00000000">
                    <w:rPr>
                      <w:rFonts w:ascii="Calibri" w:cs="Calibri" w:eastAsia="Calibri" w:hAnsi="Calibri"/>
                      <w:sz w:val="20"/>
                      <w:szCs w:val="20"/>
                      <w:rtl w:val="0"/>
                    </w:rPr>
                    <w:t xml:space="preserve">[-5,04, 6,26]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7">
                  <w:pPr>
                    <w:keepNext w:val="1"/>
                    <w:spacing w:after="60" w:before="0" w:lineRule="auto"/>
                    <w:rPr/>
                  </w:pPr>
                  <w:r w:rsidDel="00000000" w:rsidR="00000000" w:rsidRPr="00000000">
                    <w:rPr>
                      <w:rFonts w:ascii="Calibri" w:cs="Calibri" w:eastAsia="Calibri" w:hAnsi="Calibri"/>
                      <w:sz w:val="20"/>
                      <w:szCs w:val="20"/>
                      <w:rtl w:val="0"/>
                    </w:rPr>
                    <w:t xml:space="preserve">Tahmin edildi; GA karara elverişsiz</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9D8">
                  <w:pPr>
                    <w:keepNext w:val="1"/>
                    <w:spacing w:after="60" w:before="0" w:lineRule="auto"/>
                    <w:rPr/>
                  </w:pPr>
                  <w:r w:rsidDel="00000000" w:rsidR="00000000" w:rsidRPr="00000000">
                    <w:rPr>
                      <w:rFonts w:ascii="Calibri" w:cs="Calibri" w:eastAsia="Calibri" w:hAnsi="Calibri"/>
                      <w:sz w:val="20"/>
                      <w:szCs w:val="20"/>
                      <w:rtl w:val="0"/>
                    </w:rPr>
                    <w:t xml:space="preserve">Klinik tutarsızlık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DD">
                  <w:pPr>
                    <w:keepNext w:val="1"/>
                    <w:spacing w:after="60" w:before="0" w:lineRule="auto"/>
                    <w:rPr/>
                  </w:pPr>
                  <w:r w:rsidDel="00000000" w:rsidR="00000000" w:rsidRPr="00000000">
                    <w:rPr>
                      <w:rFonts w:ascii="Calibri" w:cs="Calibri" w:eastAsia="Calibri" w:hAnsi="Calibri"/>
                      <w:sz w:val="20"/>
                      <w:szCs w:val="20"/>
                      <w:rtl w:val="0"/>
                    </w:rPr>
                    <w:t xml:space="preserve">Anne sıcaklık puanı yüksek / çocuk düşük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E">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DF">
                  <w:pPr>
                    <w:keepNext w:val="1"/>
                    <w:spacing w:after="60" w:before="0" w:lineRule="auto"/>
                    <w:rPr/>
                  </w:pPr>
                  <w:r w:rsidDel="00000000" w:rsidR="00000000" w:rsidRPr="00000000">
                    <w:rPr>
                      <w:rFonts w:ascii="Calibri" w:cs="Calibri" w:eastAsia="Calibri" w:hAnsi="Calibri"/>
                      <w:sz w:val="20"/>
                      <w:szCs w:val="20"/>
                      <w:rtl w:val="0"/>
                    </w:rPr>
                    <w:t xml:space="preserve">37,2%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0">
                  <w:pPr>
                    <w:keepNext w:val="1"/>
                    <w:spacing w:after="60" w:before="0" w:lineRule="auto"/>
                    <w:rPr/>
                  </w:pPr>
                  <w:r w:rsidDel="00000000" w:rsidR="00000000" w:rsidRPr="00000000">
                    <w:rPr>
                      <w:rFonts w:ascii="Calibri" w:cs="Calibri" w:eastAsia="Calibri" w:hAnsi="Calibri"/>
                      <w:sz w:val="20"/>
                      <w:szCs w:val="20"/>
                      <w:rtl w:val="0"/>
                    </w:rPr>
                    <w:t xml:space="preserve">45/121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1">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E2">
                  <w:pPr>
                    <w:keepNext w:val="1"/>
                    <w:spacing w:after="60" w:before="0" w:lineRule="auto"/>
                    <w:rPr/>
                  </w:pPr>
                  <w:r w:rsidDel="00000000" w:rsidR="00000000" w:rsidRPr="00000000">
                    <w:rPr>
                      <w:rFonts w:ascii="Calibri" w:cs="Calibri" w:eastAsia="Calibri" w:hAnsi="Calibri"/>
                      <w:sz w:val="20"/>
                      <w:szCs w:val="20"/>
                      <w:rtl w:val="0"/>
                    </w:rPr>
                    <w:t xml:space="preserve">Anne sıcaklık puanı yüksek / çocuk düşük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3">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4">
                  <w:pPr>
                    <w:keepNext w:val="1"/>
                    <w:spacing w:after="60" w:before="0" w:lineRule="auto"/>
                    <w:rPr/>
                  </w:pPr>
                  <w:r w:rsidDel="00000000" w:rsidR="00000000" w:rsidRPr="00000000">
                    <w:rPr>
                      <w:rFonts w:ascii="Calibri" w:cs="Calibri" w:eastAsia="Calibri" w:hAnsi="Calibri"/>
                      <w:sz w:val="20"/>
                      <w:szCs w:val="20"/>
                      <w:rtl w:val="0"/>
                    </w:rPr>
                    <w:t xml:space="preserve">33,3%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5">
                  <w:pPr>
                    <w:keepNext w:val="1"/>
                    <w:spacing w:after="60" w:before="0" w:lineRule="auto"/>
                    <w:rPr/>
                  </w:pPr>
                  <w:r w:rsidDel="00000000" w:rsidR="00000000" w:rsidRPr="00000000">
                    <w:rPr>
                      <w:rFonts w:ascii="Calibri" w:cs="Calibri" w:eastAsia="Calibri" w:hAnsi="Calibri"/>
                      <w:sz w:val="20"/>
                      <w:szCs w:val="20"/>
                      <w:rtl w:val="0"/>
                    </w:rPr>
                    <w:t xml:space="preserve">40/120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6">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E7">
                  <w:pPr>
                    <w:keepNext w:val="1"/>
                    <w:spacing w:after="60" w:before="0" w:lineRule="auto"/>
                    <w:rPr/>
                  </w:pPr>
                  <w:r w:rsidDel="00000000" w:rsidR="00000000" w:rsidRPr="00000000">
                    <w:rPr>
                      <w:rFonts w:ascii="Calibri" w:cs="Calibri" w:eastAsia="Calibri" w:hAnsi="Calibri"/>
                      <w:sz w:val="20"/>
                      <w:szCs w:val="20"/>
                      <w:rtl w:val="0"/>
                    </w:rPr>
                    <w:t xml:space="preserve">Anne reddetme puanı düşük / çocuk yüksek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8">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9">
                  <w:pPr>
                    <w:keepNext w:val="1"/>
                    <w:spacing w:after="60" w:before="0" w:lineRule="auto"/>
                    <w:rPr/>
                  </w:pPr>
                  <w:r w:rsidDel="00000000" w:rsidR="00000000" w:rsidRPr="00000000">
                    <w:rPr>
                      <w:rFonts w:ascii="Calibri" w:cs="Calibri" w:eastAsia="Calibri" w:hAnsi="Calibri"/>
                      <w:sz w:val="20"/>
                      <w:szCs w:val="20"/>
                      <w:rtl w:val="0"/>
                    </w:rPr>
                    <w:t xml:space="preserve">16,5%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A">
                  <w:pPr>
                    <w:keepNext w:val="1"/>
                    <w:spacing w:after="60" w:before="0" w:lineRule="auto"/>
                    <w:rPr/>
                  </w:pPr>
                  <w:r w:rsidDel="00000000" w:rsidR="00000000" w:rsidRPr="00000000">
                    <w:rPr>
                      <w:rFonts w:ascii="Calibri" w:cs="Calibri" w:eastAsia="Calibri" w:hAnsi="Calibri"/>
                      <w:sz w:val="20"/>
                      <w:szCs w:val="20"/>
                      <w:rtl w:val="0"/>
                    </w:rPr>
                    <w:t xml:space="preserve">20/121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B">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EC">
                  <w:pPr>
                    <w:keepNext w:val="1"/>
                    <w:spacing w:after="60" w:before="0" w:lineRule="auto"/>
                    <w:rPr/>
                  </w:pPr>
                  <w:r w:rsidDel="00000000" w:rsidR="00000000" w:rsidRPr="00000000">
                    <w:rPr>
                      <w:rFonts w:ascii="Calibri" w:cs="Calibri" w:eastAsia="Calibri" w:hAnsi="Calibri"/>
                      <w:sz w:val="20"/>
                      <w:szCs w:val="20"/>
                      <w:rtl w:val="0"/>
                    </w:rPr>
                    <w:t xml:space="preserve">Anne reddetme puanı düşük / çocuk yüksek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D">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E">
                  <w:pPr>
                    <w:keepNext w:val="1"/>
                    <w:spacing w:after="60" w:before="0" w:lineRule="auto"/>
                    <w:rPr/>
                  </w:pPr>
                  <w:r w:rsidDel="00000000" w:rsidR="00000000" w:rsidRPr="00000000">
                    <w:rPr>
                      <w:rFonts w:ascii="Calibri" w:cs="Calibri" w:eastAsia="Calibri" w:hAnsi="Calibri"/>
                      <w:sz w:val="20"/>
                      <w:szCs w:val="20"/>
                      <w:rtl w:val="0"/>
                    </w:rPr>
                    <w:t xml:space="preserve">25,0%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EF">
                  <w:pPr>
                    <w:keepNext w:val="1"/>
                    <w:spacing w:after="60" w:before="0" w:lineRule="auto"/>
                    <w:rPr/>
                  </w:pPr>
                  <w:r w:rsidDel="00000000" w:rsidR="00000000" w:rsidRPr="00000000">
                    <w:rPr>
                      <w:rFonts w:ascii="Calibri" w:cs="Calibri" w:eastAsia="Calibri" w:hAnsi="Calibri"/>
                      <w:sz w:val="20"/>
                      <w:szCs w:val="20"/>
                      <w:rtl w:val="0"/>
                    </w:rPr>
                    <w:t xml:space="preserve">30/120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0">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F1">
                  <w:pPr>
                    <w:keepNext w:val="1"/>
                    <w:spacing w:after="60" w:before="0" w:lineRule="auto"/>
                    <w:rPr/>
                  </w:pPr>
                  <w:r w:rsidDel="00000000" w:rsidR="00000000" w:rsidRPr="00000000">
                    <w:rPr>
                      <w:rFonts w:ascii="Calibri" w:cs="Calibri" w:eastAsia="Calibri" w:hAnsi="Calibri"/>
                      <w:sz w:val="20"/>
                      <w:szCs w:val="20"/>
                      <w:rtl w:val="0"/>
                    </w:rPr>
                    <w:t xml:space="preserve">İndeks-Kardeş arası fark (DPT)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2">
                  <w:pPr>
                    <w:keepNext w:val="1"/>
                    <w:spacing w:after="60" w:before="0" w:lineRule="auto"/>
                    <w:rPr/>
                  </w:pPr>
                  <w:r w:rsidDel="00000000" w:rsidR="00000000" w:rsidRPr="00000000">
                    <w:rPr>
                      <w:rFonts w:ascii="Calibri" w:cs="Calibri" w:eastAsia="Calibri" w:hAnsi="Calibri"/>
                      <w:sz w:val="20"/>
                      <w:szCs w:val="20"/>
                      <w:rtl w:val="0"/>
                    </w:rPr>
                    <w:t xml:space="preserve">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3">
                  <w:pPr>
                    <w:keepNext w:val="1"/>
                    <w:spacing w:after="60" w:before="0" w:lineRule="auto"/>
                    <w:rPr/>
                  </w:pPr>
                  <w:r w:rsidDel="00000000" w:rsidR="00000000" w:rsidRPr="00000000">
                    <w:rPr>
                      <w:rFonts w:ascii="Calibri" w:cs="Calibri" w:eastAsia="Calibri" w:hAnsi="Calibri"/>
                      <w:sz w:val="20"/>
                      <w:szCs w:val="20"/>
                      <w:rtl w:val="0"/>
                    </w:rPr>
                    <w:t xml:space="preserve">44,6%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4">
                  <w:pPr>
                    <w:keepNext w:val="1"/>
                    <w:spacing w:after="60" w:before="0" w:lineRule="auto"/>
                    <w:rPr/>
                  </w:pPr>
                  <w:r w:rsidDel="00000000" w:rsidR="00000000" w:rsidRPr="00000000">
                    <w:rPr>
                      <w:rFonts w:ascii="Calibri" w:cs="Calibri" w:eastAsia="Calibri" w:hAnsi="Calibri"/>
                      <w:sz w:val="20"/>
                      <w:szCs w:val="20"/>
                      <w:rtl w:val="0"/>
                    </w:rPr>
                    <w:t xml:space="preserve">54/121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5">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9F6">
                  <w:pPr>
                    <w:keepNext w:val="1"/>
                    <w:spacing w:after="60" w:before="0" w:lineRule="auto"/>
                    <w:rPr/>
                  </w:pPr>
                  <w:r w:rsidDel="00000000" w:rsidR="00000000" w:rsidRPr="00000000">
                    <w:rPr>
                      <w:rFonts w:ascii="Calibri" w:cs="Calibri" w:eastAsia="Calibri" w:hAnsi="Calibri"/>
                      <w:sz w:val="20"/>
                      <w:szCs w:val="20"/>
                      <w:rtl w:val="0"/>
                    </w:rPr>
                    <w:t xml:space="preserve">İndeks-Kardeş arası fark (DPT)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7">
                  <w:pPr>
                    <w:keepNext w:val="1"/>
                    <w:spacing w:after="60" w:before="0" w:lineRule="auto"/>
                    <w:rPr/>
                  </w:pPr>
                  <w:r w:rsidDel="00000000" w:rsidR="00000000" w:rsidRPr="00000000">
                    <w:rPr>
                      <w:rFonts w:ascii="Calibri" w:cs="Calibri" w:eastAsia="Calibri" w:hAnsi="Calibri"/>
                      <w:sz w:val="20"/>
                      <w:szCs w:val="20"/>
                      <w:rtl w:val="0"/>
                    </w:rPr>
                    <w:t xml:space="preserve">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8">
                  <w:pPr>
                    <w:keepNext w:val="1"/>
                    <w:spacing w:after="60" w:before="0" w:lineRule="auto"/>
                    <w:rPr/>
                  </w:pPr>
                  <w:r w:rsidDel="00000000" w:rsidR="00000000" w:rsidRPr="00000000">
                    <w:rPr>
                      <w:rFonts w:ascii="Calibri" w:cs="Calibri" w:eastAsia="Calibri" w:hAnsi="Calibri"/>
                      <w:sz w:val="20"/>
                      <w:szCs w:val="20"/>
                      <w:rtl w:val="0"/>
                    </w:rPr>
                    <w:t xml:space="preserve">48,3%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9">
                  <w:pPr>
                    <w:keepNext w:val="1"/>
                    <w:spacing w:after="60" w:before="0" w:lineRule="auto"/>
                    <w:rPr/>
                  </w:pPr>
                  <w:r w:rsidDel="00000000" w:rsidR="00000000" w:rsidRPr="00000000">
                    <w:rPr>
                      <w:rFonts w:ascii="Calibri" w:cs="Calibri" w:eastAsia="Calibri" w:hAnsi="Calibri"/>
                      <w:sz w:val="20"/>
                      <w:szCs w:val="20"/>
                      <w:rtl w:val="0"/>
                    </w:rPr>
                    <w:t xml:space="preserve">58/120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9FA">
                  <w:pPr>
                    <w:keepNext w:val="1"/>
                    <w:spacing w:after="60" w:before="0" w:lineRule="auto"/>
                    <w:rPr/>
                  </w:pPr>
                  <w:r w:rsidDel="00000000" w:rsidR="00000000" w:rsidRPr="00000000">
                    <w:rPr>
                      <w:rFonts w:ascii="Calibri" w:cs="Calibri" w:eastAsia="Calibri" w:hAnsi="Calibri"/>
                      <w:sz w:val="20"/>
                      <w:szCs w:val="20"/>
                      <w:rtl w:val="0"/>
                    </w:rPr>
                    <w:t xml:space="preserve">eşik=0,5</w:t>
                  </w:r>
                  <w:r w:rsidDel="00000000" w:rsidR="00000000" w:rsidRPr="00000000">
                    <w:rPr>
                      <w:rtl w:val="0"/>
                    </w:rPr>
                  </w:r>
                </w:p>
              </w:tc>
            </w:tr>
          </w:tbl>
          <w:p w:rsidR="00000000" w:rsidDel="00000000" w:rsidP="00000000" w:rsidRDefault="00000000" w:rsidRPr="00000000" w14:paraId="000009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5u9bzk279lv3" w:id="126"/>
          <w:bookmarkEnd w:id="126"/>
          <w:p w:rsidR="00000000" w:rsidDel="00000000" w:rsidP="00000000" w:rsidRDefault="00000000" w:rsidRPr="00000000" w14:paraId="000009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4306606"/>
                  <wp:effectExtent b="0" l="0" r="0" t="0"/>
                  <wp:docPr id="33" name="image33.png"/>
                  <a:graphic>
                    <a:graphicData uri="http://schemas.openxmlformats.org/drawingml/2006/picture">
                      <pic:pic>
                        <pic:nvPicPr>
                          <pic:cNvPr id="0" name="image33.png"/>
                          <pic:cNvPicPr preferRelativeResize="0"/>
                        </pic:nvPicPr>
                        <pic:blipFill>
                          <a:blip r:embed="rId18"/>
                          <a:srcRect b="0" l="0" r="0" t="0"/>
                          <a:stretch>
                            <a:fillRect/>
                          </a:stretch>
                        </pic:blipFill>
                        <pic:spPr>
                          <a:xfrm>
                            <a:off x="0" y="0"/>
                            <a:ext cx="5522976" cy="4306606"/>
                          </a:xfrm>
                          <a:prstGeom prst="rect"/>
                          <a:ln/>
                        </pic:spPr>
                      </pic:pic>
                    </a:graphicData>
                  </a:graphic>
                </wp:inline>
              </w:drawing>
            </w:r>
            <w:r w:rsidDel="00000000" w:rsidR="00000000" w:rsidRPr="00000000">
              <w:rPr>
                <w:rtl w:val="0"/>
              </w:rPr>
            </w:r>
          </w:p>
          <w:p w:rsidR="00000000" w:rsidDel="00000000" w:rsidP="00000000" w:rsidRDefault="00000000" w:rsidRPr="00000000" w14:paraId="000009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H5 Bland-Altman tutarlılık haritası. Paneller dört EMBU alt ölçeği ile üç düad tipini, renkler DM ve kontrol gruplarını göstermektedir.</w:t>
            </w:r>
          </w:p>
        </w:tc>
      </w:tr>
    </w:tbl>
    <w:p w:rsidR="00000000" w:rsidDel="00000000" w:rsidP="00000000" w:rsidRDefault="00000000" w:rsidRPr="00000000" w14:paraId="000009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4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qs2i6l3kskrz" w:id="127"/>
          <w:bookmarkEnd w:id="127"/>
          <w:p w:rsidR="00000000" w:rsidDel="00000000" w:rsidP="00000000" w:rsidRDefault="00000000" w:rsidRPr="00000000" w14:paraId="000009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522976" cy="3360540"/>
                  <wp:effectExtent b="0" l="0" r="0" t="0"/>
                  <wp:docPr id="14" name="image23.png"/>
                  <a:graphic>
                    <a:graphicData uri="http://schemas.openxmlformats.org/drawingml/2006/picture">
                      <pic:pic>
                        <pic:nvPicPr>
                          <pic:cNvPr id="0" name="image23.png"/>
                          <pic:cNvPicPr preferRelativeResize="0"/>
                        </pic:nvPicPr>
                        <pic:blipFill>
                          <a:blip r:embed="rId19"/>
                          <a:srcRect b="0" l="0" r="0" t="0"/>
                          <a:stretch>
                            <a:fillRect/>
                          </a:stretch>
                        </pic:blipFill>
                        <pic:spPr>
                          <a:xfrm>
                            <a:off x="0" y="0"/>
                            <a:ext cx="5522976" cy="3360540"/>
                          </a:xfrm>
                          <a:prstGeom prst="rect"/>
                          <a:ln/>
                        </pic:spPr>
                      </pic:pic>
                    </a:graphicData>
                  </a:graphic>
                </wp:inline>
              </w:drawing>
            </w:r>
            <w:r w:rsidDel="00000000" w:rsidR="00000000" w:rsidRPr="00000000">
              <w:rPr>
                <w:rtl w:val="0"/>
              </w:rPr>
            </w:r>
          </w:p>
          <w:p w:rsidR="00000000" w:rsidDel="00000000" w:rsidP="00000000" w:rsidRDefault="00000000" w:rsidRPr="00000000" w14:paraId="00000A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H5 yanıt yüzeyi analizi yüzeyleri. Noktalı çizgi anne ve indeks çocuk algısının eşit olduğu uyum hattını göstermektedir.</w:t>
            </w:r>
          </w:p>
        </w:tc>
      </w:tr>
    </w:tbl>
    <w:bookmarkStart w:colFirst="0" w:colLast="0" w:name="ntbuz9asfq63" w:id="128"/>
    <w:bookmarkEnd w:id="128"/>
    <w:p w:rsidR="00000000" w:rsidDel="00000000" w:rsidP="00000000" w:rsidRDefault="00000000" w:rsidRPr="00000000" w14:paraId="00000A01">
      <w:pPr>
        <w:pStyle w:val="Heading2"/>
        <w:rPr/>
      </w:pPr>
      <w:r w:rsidDel="00000000" w:rsidR="00000000" w:rsidRPr="00000000">
        <w:rPr>
          <w:rtl w:val="0"/>
        </w:rPr>
        <w:t xml:space="preserve">4.4 [KEŞİFSEL] Genişletilmiş Analiz Katmanları</w:t>
      </w:r>
    </w:p>
    <w:p w:rsidR="00000000" w:rsidDel="00000000" w:rsidP="00000000" w:rsidRDefault="00000000" w:rsidRPr="00000000" w14:paraId="00000A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bulgular ön-kayıtlı planın ikincil amaçlar bölümünde yer alan keşifsel katmanlardır; doğrulayıcı sonuç olarak yorumlanmaz ve dış-validasyon olmadan klinik öneri düzeyine çıkarılmaz.</w:t>
      </w:r>
    </w:p>
    <w:bookmarkStart w:colFirst="0" w:colLast="0" w:name="e974v7bnxdw7" w:id="129"/>
    <w:bookmarkEnd w:id="129"/>
    <w:p w:rsidR="00000000" w:rsidDel="00000000" w:rsidP="00000000" w:rsidRDefault="00000000" w:rsidRPr="00000000" w14:paraId="00000A03">
      <w:pPr>
        <w:pStyle w:val="Heading3"/>
        <w:rPr/>
      </w:pPr>
      <w:r w:rsidDel="00000000" w:rsidR="00000000" w:rsidRPr="00000000">
        <w:rPr>
          <w:rtl w:val="0"/>
        </w:rPr>
        <w:t xml:space="preserve">4.4.1 [KEŞİFSEL] Aracılık</w:t>
      </w:r>
    </w:p>
    <w:p w:rsidR="00000000" w:rsidDel="00000000" w:rsidP="00000000" w:rsidRDefault="00000000" w:rsidRPr="00000000" w14:paraId="00000A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 EMBU-P reddetme → EMBU-C reddetme zinciri üç katmanda test edilmiştir. Tek-aracı modelinde (BCa bootstrap, n = 1000) a-yolu β = 0,0056 (p = 0,020) anlamlı, b-yolu β = 0,0909 (p = 0,161) anlamsız, dolaylı etki β = 0,0005 (%95 GA [-0,0001, 0,0020]) sıfırı içermektedir. Çok düzeyli modelde a-yolu anlamlı (β = 0,0055; p = 0,018), dolaylı etki anlamsızdır. Koşullu süreç modelinde (Hayes Model 14) grup moderasyonu (a3 = 0,0462; p = 0,226) ve aracılı moderasyon indeksi (IMM = 0,0042; p = 0,373) anlamlı değildir. Imai-Keele-Tingley duyarlılık çözümlemesinde tüm sonuç değişkenlerinde kritik ρ &lt; 0,05 düzeyinde kalmıştır. Bu nedenle dolaylı etki yerine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doğrudan etki değerlendirilmiş ve reddetme yolunda üç modelin üçünde de (3/3) pozitif, anlamlı doğrudan etki bulunmuştur. Aracılık sonuçları </w:t>
      </w:r>
      <w:hyperlink w:anchor="ke3tsn88cno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4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ke3tsn88cno6" w:id="130"/>
          <w:bookmarkEnd w:id="130"/>
          <w:p w:rsidR="00000000" w:rsidDel="00000000" w:rsidP="00000000" w:rsidRDefault="00000000" w:rsidRPr="00000000" w14:paraId="00000A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Aracılık ve koşullu süreç sonuçları.</w:t>
            </w:r>
          </w:p>
          <w:tbl>
            <w:tblPr>
              <w:tblStyle w:val="Table46"/>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A06">
                  <w:pPr>
                    <w:keepNext w:val="1"/>
                    <w:spacing w:after="60" w:before="0" w:lineRule="auto"/>
                    <w:rPr/>
                  </w:pPr>
                  <w:r w:rsidDel="00000000" w:rsidR="00000000" w:rsidRPr="00000000">
                    <w:rPr>
                      <w:rFonts w:ascii="Calibri" w:cs="Calibri" w:eastAsia="Calibri" w:hAnsi="Calibri"/>
                      <w:sz w:val="20"/>
                      <w:szCs w:val="20"/>
                      <w:rtl w:val="0"/>
                    </w:rPr>
                    <w:t xml:space="preserve">Model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7">
                  <w:pPr>
                    <w:keepNext w:val="1"/>
                    <w:spacing w:after="60" w:before="0" w:lineRule="auto"/>
                    <w:rPr/>
                  </w:pPr>
                  <w:r w:rsidDel="00000000" w:rsidR="00000000" w:rsidRPr="00000000">
                    <w:rPr>
                      <w:rFonts w:ascii="Calibri" w:cs="Calibri" w:eastAsia="Calibri" w:hAnsi="Calibri"/>
                      <w:sz w:val="20"/>
                      <w:szCs w:val="20"/>
                      <w:rtl w:val="0"/>
                    </w:rPr>
                    <w:t xml:space="preserve">Parametre</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8">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9">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0A">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0B">
                  <w:pPr>
                    <w:keepNext w:val="1"/>
                    <w:spacing w:after="60" w:before="0" w:lineRule="auto"/>
                    <w:rPr/>
                  </w:pPr>
                  <w:r w:rsidDel="00000000" w:rsidR="00000000" w:rsidRPr="00000000">
                    <w:rPr>
                      <w:rFonts w:ascii="Calibri" w:cs="Calibri" w:eastAsia="Calibri" w:hAnsi="Calibri"/>
                      <w:sz w:val="20"/>
                      <w:szCs w:val="20"/>
                      <w:rtl w:val="0"/>
                    </w:rPr>
                    <w:t xml:space="preserve">Tek aracılı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C">
                  <w:pPr>
                    <w:keepNext w:val="1"/>
                    <w:spacing w:after="60" w:before="0" w:lineRule="auto"/>
                    <w:rPr/>
                  </w:pPr>
                  <w:r w:rsidDel="00000000" w:rsidR="00000000" w:rsidRPr="00000000">
                    <w:rPr>
                      <w:rFonts w:ascii="Calibri" w:cs="Calibri" w:eastAsia="Calibri" w:hAnsi="Calibri"/>
                      <w:sz w:val="20"/>
                      <w:szCs w:val="20"/>
                      <w:rtl w:val="0"/>
                    </w:rPr>
                    <w:t xml:space="preserve">a (X→M)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D">
                  <w:pPr>
                    <w:keepNext w:val="1"/>
                    <w:spacing w:after="60" w:before="0" w:lineRule="auto"/>
                    <w:rPr/>
                  </w:pPr>
                  <w:r w:rsidDel="00000000" w:rsidR="00000000" w:rsidRPr="00000000">
                    <w:rPr>
                      <w:rFonts w:ascii="Calibri" w:cs="Calibri" w:eastAsia="Calibri" w:hAnsi="Calibri"/>
                      <w:sz w:val="20"/>
                      <w:szCs w:val="20"/>
                      <w:rtl w:val="0"/>
                    </w:rPr>
                    <w:t xml:space="preserve">0,0056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E">
                  <w:pPr>
                    <w:keepNext w:val="1"/>
                    <w:spacing w:after="60" w:before="0" w:lineRule="auto"/>
                    <w:rPr/>
                  </w:pPr>
                  <w:r w:rsidDel="00000000" w:rsidR="00000000" w:rsidRPr="00000000">
                    <w:rPr>
                      <w:rFonts w:ascii="Calibri" w:cs="Calibri" w:eastAsia="Calibri" w:hAnsi="Calibri"/>
                      <w:sz w:val="20"/>
                      <w:szCs w:val="20"/>
                      <w:rtl w:val="0"/>
                    </w:rPr>
                    <w:t xml:space="preserve">[0,0009, 0,0103]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0F">
                  <w:pPr>
                    <w:keepNext w:val="1"/>
                    <w:spacing w:after="60" w:before="0" w:lineRule="auto"/>
                    <w:rPr/>
                  </w:pPr>
                  <w:r w:rsidDel="00000000" w:rsidR="00000000" w:rsidRPr="00000000">
                    <w:rPr>
                      <w:rFonts w:ascii="Calibri" w:cs="Calibri" w:eastAsia="Calibri" w:hAnsi="Calibri"/>
                      <w:sz w:val="20"/>
                      <w:szCs w:val="20"/>
                      <w:rtl w:val="0"/>
                    </w:rPr>
                    <w:t xml:space="preserve">0,020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10">
                  <w:pPr>
                    <w:keepNext w:val="1"/>
                    <w:spacing w:after="60" w:before="0" w:lineRule="auto"/>
                    <w:rPr/>
                  </w:pPr>
                  <w:r w:rsidDel="00000000" w:rsidR="00000000" w:rsidRPr="00000000">
                    <w:rPr>
                      <w:rFonts w:ascii="Calibri" w:cs="Calibri" w:eastAsia="Calibri" w:hAnsi="Calibri"/>
                      <w:sz w:val="20"/>
                      <w:szCs w:val="20"/>
                      <w:rtl w:val="0"/>
                    </w:rPr>
                    <w:t xml:space="preserve">Tek aracılı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1">
                  <w:pPr>
                    <w:keepNext w:val="1"/>
                    <w:spacing w:after="60" w:before="0" w:lineRule="auto"/>
                    <w:rPr/>
                  </w:pPr>
                  <w:r w:rsidDel="00000000" w:rsidR="00000000" w:rsidRPr="00000000">
                    <w:rPr>
                      <w:rFonts w:ascii="Calibri" w:cs="Calibri" w:eastAsia="Calibri" w:hAnsi="Calibri"/>
                      <w:sz w:val="20"/>
                      <w:szCs w:val="20"/>
                      <w:rtl w:val="0"/>
                    </w:rPr>
                    <w:t xml:space="preserve">b (M→Y)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2">
                  <w:pPr>
                    <w:keepNext w:val="1"/>
                    <w:spacing w:after="60" w:before="0" w:lineRule="auto"/>
                    <w:rPr/>
                  </w:pPr>
                  <w:r w:rsidDel="00000000" w:rsidR="00000000" w:rsidRPr="00000000">
                    <w:rPr>
                      <w:rFonts w:ascii="Calibri" w:cs="Calibri" w:eastAsia="Calibri" w:hAnsi="Calibri"/>
                      <w:sz w:val="20"/>
                      <w:szCs w:val="20"/>
                      <w:rtl w:val="0"/>
                    </w:rPr>
                    <w:t xml:space="preserve">0,0909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3">
                  <w:pPr>
                    <w:keepNext w:val="1"/>
                    <w:spacing w:after="60" w:before="0" w:lineRule="auto"/>
                    <w:rPr/>
                  </w:pPr>
                  <w:r w:rsidDel="00000000" w:rsidR="00000000" w:rsidRPr="00000000">
                    <w:rPr>
                      <w:rFonts w:ascii="Calibri" w:cs="Calibri" w:eastAsia="Calibri" w:hAnsi="Calibri"/>
                      <w:sz w:val="20"/>
                      <w:szCs w:val="20"/>
                      <w:rtl w:val="0"/>
                    </w:rPr>
                    <w:t xml:space="preserve">[-0,0364, 0,2154]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4">
                  <w:pPr>
                    <w:keepNext w:val="1"/>
                    <w:spacing w:after="60" w:before="0" w:lineRule="auto"/>
                    <w:rPr/>
                  </w:pPr>
                  <w:r w:rsidDel="00000000" w:rsidR="00000000" w:rsidRPr="00000000">
                    <w:rPr>
                      <w:rFonts w:ascii="Calibri" w:cs="Calibri" w:eastAsia="Calibri" w:hAnsi="Calibri"/>
                      <w:sz w:val="20"/>
                      <w:szCs w:val="20"/>
                      <w:rtl w:val="0"/>
                    </w:rPr>
                    <w:t xml:space="preserve">0,161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15">
                  <w:pPr>
                    <w:keepNext w:val="1"/>
                    <w:spacing w:after="60" w:before="0" w:lineRule="auto"/>
                    <w:rPr/>
                  </w:pPr>
                  <w:r w:rsidDel="00000000" w:rsidR="00000000" w:rsidRPr="00000000">
                    <w:rPr>
                      <w:rFonts w:ascii="Calibri" w:cs="Calibri" w:eastAsia="Calibri" w:hAnsi="Calibri"/>
                      <w:sz w:val="20"/>
                      <w:szCs w:val="20"/>
                      <w:rtl w:val="0"/>
                    </w:rPr>
                    <w:t xml:space="preserve">Tek aracılı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6">
                  <w:pPr>
                    <w:keepNext w:val="1"/>
                    <w:spacing w:after="60" w:before="0" w:lineRule="auto"/>
                    <w:rPr/>
                  </w:pPr>
                  <w:r w:rsidDel="00000000" w:rsidR="00000000" w:rsidRPr="00000000">
                    <w:rPr>
                      <w:rFonts w:ascii="Calibri" w:cs="Calibri" w:eastAsia="Calibri" w:hAnsi="Calibri"/>
                      <w:sz w:val="20"/>
                      <w:szCs w:val="20"/>
                      <w:rtl w:val="0"/>
                    </w:rPr>
                    <w:t xml:space="preserve">c′ (doğrudan)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7">
                  <w:pPr>
                    <w:keepNext w:val="1"/>
                    <w:spacing w:after="60" w:before="0" w:lineRule="auto"/>
                    <w:rPr/>
                  </w:pPr>
                  <w:r w:rsidDel="00000000" w:rsidR="00000000" w:rsidRPr="00000000">
                    <w:rPr>
                      <w:rFonts w:ascii="Calibri" w:cs="Calibri" w:eastAsia="Calibri" w:hAnsi="Calibri"/>
                      <w:sz w:val="20"/>
                      <w:szCs w:val="20"/>
                      <w:rtl w:val="0"/>
                    </w:rPr>
                    <w:t xml:space="preserve">0,1424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8">
                  <w:pPr>
                    <w:keepNext w:val="1"/>
                    <w:spacing w:after="60" w:before="0" w:lineRule="auto"/>
                    <w:rPr/>
                  </w:pPr>
                  <w:r w:rsidDel="00000000" w:rsidR="00000000" w:rsidRPr="00000000">
                    <w:rPr>
                      <w:rFonts w:ascii="Calibri" w:cs="Calibri" w:eastAsia="Calibri" w:hAnsi="Calibri"/>
                      <w:sz w:val="20"/>
                      <w:szCs w:val="20"/>
                      <w:rtl w:val="0"/>
                    </w:rPr>
                    <w:t xml:space="preserve">[0,0591, 0,2138]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9">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1A">
                  <w:pPr>
                    <w:keepNext w:val="1"/>
                    <w:spacing w:after="60" w:before="0" w:lineRule="auto"/>
                    <w:rPr/>
                  </w:pPr>
                  <w:r w:rsidDel="00000000" w:rsidR="00000000" w:rsidRPr="00000000">
                    <w:rPr>
                      <w:rFonts w:ascii="Calibri" w:cs="Calibri" w:eastAsia="Calibri" w:hAnsi="Calibri"/>
                      <w:sz w:val="20"/>
                      <w:szCs w:val="20"/>
                      <w:rtl w:val="0"/>
                    </w:rPr>
                    <w:t xml:space="preserve">Tek aracılı</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B">
                  <w:pPr>
                    <w:keepNext w:val="1"/>
                    <w:spacing w:after="60" w:before="0" w:lineRule="auto"/>
                    <w:rPr/>
                  </w:pPr>
                  <w:r w:rsidDel="00000000" w:rsidR="00000000" w:rsidRPr="00000000">
                    <w:rPr>
                      <w:rFonts w:ascii="Calibri" w:cs="Calibri" w:eastAsia="Calibri" w:hAnsi="Calibri"/>
                      <w:sz w:val="20"/>
                      <w:szCs w:val="20"/>
                      <w:rtl w:val="0"/>
                    </w:rPr>
                    <w:t xml:space="preserve">Dolaylı (a×b)</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C">
                  <w:pPr>
                    <w:keepNext w:val="1"/>
                    <w:spacing w:after="60" w:before="0" w:lineRule="auto"/>
                    <w:rPr/>
                  </w:pPr>
                  <w:r w:rsidDel="00000000" w:rsidR="00000000" w:rsidRPr="00000000">
                    <w:rPr>
                      <w:rFonts w:ascii="Calibri" w:cs="Calibri" w:eastAsia="Calibri" w:hAnsi="Calibri"/>
                      <w:sz w:val="20"/>
                      <w:szCs w:val="20"/>
                      <w:rtl w:val="0"/>
                    </w:rPr>
                    <w:t xml:space="preserve">5e-04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D">
                  <w:pPr>
                    <w:keepNext w:val="1"/>
                    <w:spacing w:after="60" w:before="0" w:lineRule="auto"/>
                    <w:rPr/>
                  </w:pPr>
                  <w:r w:rsidDel="00000000" w:rsidR="00000000" w:rsidRPr="00000000">
                    <w:rPr>
                      <w:rFonts w:ascii="Calibri" w:cs="Calibri" w:eastAsia="Calibri" w:hAnsi="Calibri"/>
                      <w:sz w:val="20"/>
                      <w:szCs w:val="20"/>
                      <w:rtl w:val="0"/>
                    </w:rPr>
                    <w:t xml:space="preserve">[-0,0001, 0,0020]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1E">
                  <w:pPr>
                    <w:keepNext w:val="1"/>
                    <w:spacing w:after="60" w:before="0" w:lineRule="auto"/>
                    <w:rPr/>
                  </w:pPr>
                  <w:r w:rsidDel="00000000" w:rsidR="00000000" w:rsidRPr="00000000">
                    <w:rPr>
                      <w:rFonts w:ascii="Calibri" w:cs="Calibri" w:eastAsia="Calibri" w:hAnsi="Calibri"/>
                      <w:sz w:val="20"/>
                      <w:szCs w:val="20"/>
                      <w:rtl w:val="0"/>
                    </w:rPr>
                    <w:t xml:space="preserve">0,304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1F">
                  <w:pPr>
                    <w:keepNext w:val="1"/>
                    <w:spacing w:after="60" w:before="0" w:lineRule="auto"/>
                    <w:rPr/>
                  </w:pPr>
                  <w:r w:rsidDel="00000000" w:rsidR="00000000" w:rsidRPr="00000000">
                    <w:rPr>
                      <w:rFonts w:ascii="Calibri" w:cs="Calibri" w:eastAsia="Calibri" w:hAnsi="Calibri"/>
                      <w:sz w:val="20"/>
                      <w:szCs w:val="20"/>
                      <w:rtl w:val="0"/>
                    </w:rPr>
                    <w:t xml:space="preserve">Çok düzeyli aracılık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0">
                  <w:pPr>
                    <w:keepNext w:val="1"/>
                    <w:spacing w:after="60" w:before="0" w:lineRule="auto"/>
                    <w:rPr/>
                  </w:pPr>
                  <w:r w:rsidDel="00000000" w:rsidR="00000000" w:rsidRPr="00000000">
                    <w:rPr>
                      <w:rFonts w:ascii="Calibri" w:cs="Calibri" w:eastAsia="Calibri" w:hAnsi="Calibri"/>
                      <w:sz w:val="20"/>
                      <w:szCs w:val="20"/>
                      <w:rtl w:val="0"/>
                    </w:rPr>
                    <w:t xml:space="preserve">a (X→M)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1">
                  <w:pPr>
                    <w:keepNext w:val="1"/>
                    <w:spacing w:after="60" w:before="0" w:lineRule="auto"/>
                    <w:rPr/>
                  </w:pPr>
                  <w:r w:rsidDel="00000000" w:rsidR="00000000" w:rsidRPr="00000000">
                    <w:rPr>
                      <w:rFonts w:ascii="Calibri" w:cs="Calibri" w:eastAsia="Calibri" w:hAnsi="Calibri"/>
                      <w:sz w:val="20"/>
                      <w:szCs w:val="20"/>
                      <w:rtl w:val="0"/>
                    </w:rPr>
                    <w:t xml:space="preserve">0,0055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2">
                  <w:pPr>
                    <w:keepNext w:val="1"/>
                    <w:spacing w:after="60" w:before="0" w:lineRule="auto"/>
                    <w:rPr/>
                  </w:pPr>
                  <w:r w:rsidDel="00000000" w:rsidR="00000000" w:rsidRPr="00000000">
                    <w:rPr>
                      <w:rFonts w:ascii="Calibri" w:cs="Calibri" w:eastAsia="Calibri" w:hAnsi="Calibri"/>
                      <w:sz w:val="20"/>
                      <w:szCs w:val="20"/>
                      <w:rtl w:val="0"/>
                    </w:rPr>
                    <w:t xml:space="preserve">[0,0009, 0,0101]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3">
                  <w:pPr>
                    <w:keepNext w:val="1"/>
                    <w:spacing w:after="60" w:before="0" w:lineRule="auto"/>
                    <w:rPr/>
                  </w:pPr>
                  <w:r w:rsidDel="00000000" w:rsidR="00000000" w:rsidRPr="00000000">
                    <w:rPr>
                      <w:rFonts w:ascii="Calibri" w:cs="Calibri" w:eastAsia="Calibri" w:hAnsi="Calibri"/>
                      <w:sz w:val="20"/>
                      <w:szCs w:val="20"/>
                      <w:rtl w:val="0"/>
                    </w:rPr>
                    <w:t xml:space="preserve">0,018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24">
                  <w:pPr>
                    <w:keepNext w:val="1"/>
                    <w:spacing w:after="60" w:before="0" w:lineRule="auto"/>
                    <w:rPr/>
                  </w:pPr>
                  <w:r w:rsidDel="00000000" w:rsidR="00000000" w:rsidRPr="00000000">
                    <w:rPr>
                      <w:rFonts w:ascii="Calibri" w:cs="Calibri" w:eastAsia="Calibri" w:hAnsi="Calibri"/>
                      <w:sz w:val="20"/>
                      <w:szCs w:val="20"/>
                      <w:rtl w:val="0"/>
                    </w:rPr>
                    <w:t xml:space="preserve">Çok düzeyli aracılık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5">
                  <w:pPr>
                    <w:keepNext w:val="1"/>
                    <w:spacing w:after="60" w:before="0" w:lineRule="auto"/>
                    <w:rPr/>
                  </w:pPr>
                  <w:r w:rsidDel="00000000" w:rsidR="00000000" w:rsidRPr="00000000">
                    <w:rPr>
                      <w:rFonts w:ascii="Calibri" w:cs="Calibri" w:eastAsia="Calibri" w:hAnsi="Calibri"/>
                      <w:sz w:val="20"/>
                      <w:szCs w:val="20"/>
                      <w:rtl w:val="0"/>
                    </w:rPr>
                    <w:t xml:space="preserve">b (M→Y)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6">
                  <w:pPr>
                    <w:keepNext w:val="1"/>
                    <w:spacing w:after="60" w:before="0" w:lineRule="auto"/>
                    <w:rPr/>
                  </w:pPr>
                  <w:r w:rsidDel="00000000" w:rsidR="00000000" w:rsidRPr="00000000">
                    <w:rPr>
                      <w:rFonts w:ascii="Calibri" w:cs="Calibri" w:eastAsia="Calibri" w:hAnsi="Calibri"/>
                      <w:sz w:val="20"/>
                      <w:szCs w:val="20"/>
                      <w:rtl w:val="0"/>
                    </w:rPr>
                    <w:t xml:space="preserve">0,0965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7">
                  <w:pPr>
                    <w:keepNext w:val="1"/>
                    <w:spacing w:after="60" w:before="0" w:lineRule="auto"/>
                    <w:rPr/>
                  </w:pPr>
                  <w:r w:rsidDel="00000000" w:rsidR="00000000" w:rsidRPr="00000000">
                    <w:rPr>
                      <w:rFonts w:ascii="Calibri" w:cs="Calibri" w:eastAsia="Calibri" w:hAnsi="Calibri"/>
                      <w:sz w:val="20"/>
                      <w:szCs w:val="20"/>
                      <w:rtl w:val="0"/>
                    </w:rPr>
                    <w:t xml:space="preserve">[-0,0384, 0,2315]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8">
                  <w:pPr>
                    <w:keepNext w:val="1"/>
                    <w:spacing w:after="60" w:before="0" w:lineRule="auto"/>
                    <w:rPr/>
                  </w:pPr>
                  <w:r w:rsidDel="00000000" w:rsidR="00000000" w:rsidRPr="00000000">
                    <w:rPr>
                      <w:rFonts w:ascii="Calibri" w:cs="Calibri" w:eastAsia="Calibri" w:hAnsi="Calibri"/>
                      <w:sz w:val="20"/>
                      <w:szCs w:val="20"/>
                      <w:rtl w:val="0"/>
                    </w:rPr>
                    <w:t xml:space="preserve">0,161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29">
                  <w:pPr>
                    <w:keepNext w:val="1"/>
                    <w:spacing w:after="60" w:before="0" w:lineRule="auto"/>
                    <w:rPr/>
                  </w:pPr>
                  <w:r w:rsidDel="00000000" w:rsidR="00000000" w:rsidRPr="00000000">
                    <w:rPr>
                      <w:rFonts w:ascii="Calibri" w:cs="Calibri" w:eastAsia="Calibri" w:hAnsi="Calibri"/>
                      <w:sz w:val="20"/>
                      <w:szCs w:val="20"/>
                      <w:rtl w:val="0"/>
                    </w:rPr>
                    <w:t xml:space="preserve">Çok düzeyli aracılık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A">
                  <w:pPr>
                    <w:keepNext w:val="1"/>
                    <w:spacing w:after="60" w:before="0" w:lineRule="auto"/>
                    <w:rPr/>
                  </w:pPr>
                  <w:r w:rsidDel="00000000" w:rsidR="00000000" w:rsidRPr="00000000">
                    <w:rPr>
                      <w:rFonts w:ascii="Calibri" w:cs="Calibri" w:eastAsia="Calibri" w:hAnsi="Calibri"/>
                      <w:sz w:val="20"/>
                      <w:szCs w:val="20"/>
                      <w:rtl w:val="0"/>
                    </w:rPr>
                    <w:t xml:space="preserve">c′ (doğrudan)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B">
                  <w:pPr>
                    <w:keepNext w:val="1"/>
                    <w:spacing w:after="60" w:before="0" w:lineRule="auto"/>
                    <w:rPr/>
                  </w:pPr>
                  <w:r w:rsidDel="00000000" w:rsidR="00000000" w:rsidRPr="00000000">
                    <w:rPr>
                      <w:rFonts w:ascii="Calibri" w:cs="Calibri" w:eastAsia="Calibri" w:hAnsi="Calibri"/>
                      <w:sz w:val="20"/>
                      <w:szCs w:val="20"/>
                      <w:rtl w:val="0"/>
                    </w:rPr>
                    <w:t xml:space="preserve">0,1439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C">
                  <w:pPr>
                    <w:keepNext w:val="1"/>
                    <w:spacing w:after="60" w:before="0" w:lineRule="auto"/>
                    <w:rPr/>
                  </w:pPr>
                  <w:r w:rsidDel="00000000" w:rsidR="00000000" w:rsidRPr="00000000">
                    <w:rPr>
                      <w:rFonts w:ascii="Calibri" w:cs="Calibri" w:eastAsia="Calibri" w:hAnsi="Calibri"/>
                      <w:sz w:val="20"/>
                      <w:szCs w:val="20"/>
                      <w:rtl w:val="0"/>
                    </w:rPr>
                    <w:t xml:space="preserve">[0,0684, 0,2194]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D">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2E">
                  <w:pPr>
                    <w:keepNext w:val="1"/>
                    <w:spacing w:after="60" w:before="0" w:lineRule="auto"/>
                    <w:rPr/>
                  </w:pPr>
                  <w:r w:rsidDel="00000000" w:rsidR="00000000" w:rsidRPr="00000000">
                    <w:rPr>
                      <w:rFonts w:ascii="Calibri" w:cs="Calibri" w:eastAsia="Calibri" w:hAnsi="Calibri"/>
                      <w:sz w:val="20"/>
                      <w:szCs w:val="20"/>
                      <w:rtl w:val="0"/>
                    </w:rPr>
                    <w:t xml:space="preserve">Çok düzeyli aracılık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2F">
                  <w:pPr>
                    <w:keepNext w:val="1"/>
                    <w:spacing w:after="60" w:before="0" w:lineRule="auto"/>
                    <w:rPr/>
                  </w:pPr>
                  <w:r w:rsidDel="00000000" w:rsidR="00000000" w:rsidRPr="00000000">
                    <w:rPr>
                      <w:rFonts w:ascii="Calibri" w:cs="Calibri" w:eastAsia="Calibri" w:hAnsi="Calibri"/>
                      <w:sz w:val="20"/>
                      <w:szCs w:val="20"/>
                      <w:rtl w:val="0"/>
                    </w:rPr>
                    <w:t xml:space="preserve">Dolaylı (a×b)</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0">
                  <w:pPr>
                    <w:keepNext w:val="1"/>
                    <w:spacing w:after="60" w:before="0" w:lineRule="auto"/>
                    <w:rPr/>
                  </w:pPr>
                  <w:r w:rsidDel="00000000" w:rsidR="00000000" w:rsidRPr="00000000">
                    <w:rPr>
                      <w:rFonts w:ascii="Calibri" w:cs="Calibri" w:eastAsia="Calibri" w:hAnsi="Calibri"/>
                      <w:sz w:val="20"/>
                      <w:szCs w:val="20"/>
                      <w:rtl w:val="0"/>
                    </w:rPr>
                    <w:t xml:space="preserve">5e-04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1">
                  <w:pPr>
                    <w:keepNext w:val="1"/>
                    <w:spacing w:after="60" w:before="0" w:lineRule="auto"/>
                    <w:rPr/>
                  </w:pPr>
                  <w:r w:rsidDel="00000000" w:rsidR="00000000" w:rsidRPr="00000000">
                    <w:rPr>
                      <w:rFonts w:ascii="Calibri" w:cs="Calibri" w:eastAsia="Calibri" w:hAnsi="Calibri"/>
                      <w:sz w:val="20"/>
                      <w:szCs w:val="20"/>
                      <w:rtl w:val="0"/>
                    </w:rPr>
                    <w:t xml:space="preserve">[-0,0003, 0,0014]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2">
                  <w:pPr>
                    <w:keepNext w:val="1"/>
                    <w:spacing w:after="60" w:before="0" w:lineRule="auto"/>
                    <w:rPr/>
                  </w:pPr>
                  <w:r w:rsidDel="00000000" w:rsidR="00000000" w:rsidRPr="00000000">
                    <w:rPr>
                      <w:rFonts w:ascii="Calibri" w:cs="Calibri" w:eastAsia="Calibri" w:hAnsi="Calibri"/>
                      <w:sz w:val="20"/>
                      <w:szCs w:val="20"/>
                      <w:rtl w:val="0"/>
                    </w:rPr>
                    <w:t xml:space="preserve">0,228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33">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4">
                  <w:pPr>
                    <w:keepNext w:val="1"/>
                    <w:spacing w:after="60" w:before="0" w:lineRule="auto"/>
                    <w:rPr/>
                  </w:pPr>
                  <w:r w:rsidDel="00000000" w:rsidR="00000000" w:rsidRPr="00000000">
                    <w:rPr>
                      <w:rFonts w:ascii="Calibri" w:cs="Calibri" w:eastAsia="Calibri" w:hAnsi="Calibri"/>
                      <w:sz w:val="20"/>
                      <w:szCs w:val="20"/>
                      <w:rtl w:val="0"/>
                    </w:rPr>
                    <w:t xml:space="preserve">a1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5">
                  <w:pPr>
                    <w:keepNext w:val="1"/>
                    <w:spacing w:after="60" w:before="0" w:lineRule="auto"/>
                    <w:rPr/>
                  </w:pPr>
                  <w:r w:rsidDel="00000000" w:rsidR="00000000" w:rsidRPr="00000000">
                    <w:rPr>
                      <w:rFonts w:ascii="Calibri" w:cs="Calibri" w:eastAsia="Calibri" w:hAnsi="Calibri"/>
                      <w:sz w:val="20"/>
                      <w:szCs w:val="20"/>
                      <w:rtl w:val="0"/>
                    </w:rPr>
                    <w:t xml:space="preserve">0,0203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6">
                  <w:pPr>
                    <w:keepNext w:val="1"/>
                    <w:spacing w:after="60" w:before="0" w:lineRule="auto"/>
                    <w:rPr/>
                  </w:pPr>
                  <w:r w:rsidDel="00000000" w:rsidR="00000000" w:rsidRPr="00000000">
                    <w:rPr>
                      <w:rFonts w:ascii="Calibri" w:cs="Calibri" w:eastAsia="Calibri" w:hAnsi="Calibri"/>
                      <w:sz w:val="20"/>
                      <w:szCs w:val="20"/>
                      <w:rtl w:val="0"/>
                    </w:rPr>
                    <w:t xml:space="preserve">[-0,0313, 0,0839]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7">
                  <w:pPr>
                    <w:keepNext w:val="1"/>
                    <w:spacing w:after="60" w:before="0" w:lineRule="auto"/>
                    <w:rPr/>
                  </w:pPr>
                  <w:r w:rsidDel="00000000" w:rsidR="00000000" w:rsidRPr="00000000">
                    <w:rPr>
                      <w:rFonts w:ascii="Calibri" w:cs="Calibri" w:eastAsia="Calibri" w:hAnsi="Calibri"/>
                      <w:sz w:val="20"/>
                      <w:szCs w:val="20"/>
                      <w:rtl w:val="0"/>
                    </w:rPr>
                    <w:t xml:space="preserve">0,491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38">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9">
                  <w:pPr>
                    <w:keepNext w:val="1"/>
                    <w:spacing w:after="60" w:before="0" w:lineRule="auto"/>
                    <w:rPr/>
                  </w:pPr>
                  <w:r w:rsidDel="00000000" w:rsidR="00000000" w:rsidRPr="00000000">
                    <w:rPr>
                      <w:rFonts w:ascii="Calibri" w:cs="Calibri" w:eastAsia="Calibri" w:hAnsi="Calibri"/>
                      <w:sz w:val="20"/>
                      <w:szCs w:val="20"/>
                      <w:rtl w:val="0"/>
                    </w:rPr>
                    <w:t xml:space="preserve">a3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A">
                  <w:pPr>
                    <w:keepNext w:val="1"/>
                    <w:spacing w:after="60" w:before="0" w:lineRule="auto"/>
                    <w:rPr/>
                  </w:pPr>
                  <w:r w:rsidDel="00000000" w:rsidR="00000000" w:rsidRPr="00000000">
                    <w:rPr>
                      <w:rFonts w:ascii="Calibri" w:cs="Calibri" w:eastAsia="Calibri" w:hAnsi="Calibri"/>
                      <w:sz w:val="20"/>
                      <w:szCs w:val="20"/>
                      <w:rtl w:val="0"/>
                    </w:rPr>
                    <w:t xml:space="preserve">0,0462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B">
                  <w:pPr>
                    <w:keepNext w:val="1"/>
                    <w:spacing w:after="60" w:before="0" w:lineRule="auto"/>
                    <w:rPr/>
                  </w:pPr>
                  <w:r w:rsidDel="00000000" w:rsidR="00000000" w:rsidRPr="00000000">
                    <w:rPr>
                      <w:rFonts w:ascii="Calibri" w:cs="Calibri" w:eastAsia="Calibri" w:hAnsi="Calibri"/>
                      <w:sz w:val="20"/>
                      <w:szCs w:val="20"/>
                      <w:rtl w:val="0"/>
                    </w:rPr>
                    <w:t xml:space="preserve">[-0,0294, 0,1212]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C">
                  <w:pPr>
                    <w:keepNext w:val="1"/>
                    <w:spacing w:after="60" w:before="0" w:lineRule="auto"/>
                    <w:rPr/>
                  </w:pPr>
                  <w:r w:rsidDel="00000000" w:rsidR="00000000" w:rsidRPr="00000000">
                    <w:rPr>
                      <w:rFonts w:ascii="Calibri" w:cs="Calibri" w:eastAsia="Calibri" w:hAnsi="Calibri"/>
                      <w:sz w:val="20"/>
                      <w:szCs w:val="20"/>
                      <w:rtl w:val="0"/>
                    </w:rPr>
                    <w:t xml:space="preserve">0,226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3D">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E">
                  <w:pPr>
                    <w:keepNext w:val="1"/>
                    <w:spacing w:after="60" w:before="0" w:lineRule="auto"/>
                    <w:rPr/>
                  </w:pPr>
                  <w:r w:rsidDel="00000000" w:rsidR="00000000" w:rsidRPr="00000000">
                    <w:rPr>
                      <w:rFonts w:ascii="Calibri" w:cs="Calibri" w:eastAsia="Calibri" w:hAnsi="Calibri"/>
                      <w:sz w:val="20"/>
                      <w:szCs w:val="20"/>
                      <w:rtl w:val="0"/>
                    </w:rPr>
                    <w:t xml:space="preserve">b (M→Y)</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3F">
                  <w:pPr>
                    <w:keepNext w:val="1"/>
                    <w:spacing w:after="60" w:before="0" w:lineRule="auto"/>
                    <w:rPr/>
                  </w:pPr>
                  <w:r w:rsidDel="00000000" w:rsidR="00000000" w:rsidRPr="00000000">
                    <w:rPr>
                      <w:rFonts w:ascii="Calibri" w:cs="Calibri" w:eastAsia="Calibri" w:hAnsi="Calibri"/>
                      <w:sz w:val="20"/>
                      <w:szCs w:val="20"/>
                      <w:rtl w:val="0"/>
                    </w:rPr>
                    <w:t xml:space="preserve">0,0909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0">
                  <w:pPr>
                    <w:keepNext w:val="1"/>
                    <w:spacing w:after="60" w:before="0" w:lineRule="auto"/>
                    <w:rPr/>
                  </w:pPr>
                  <w:r w:rsidDel="00000000" w:rsidR="00000000" w:rsidRPr="00000000">
                    <w:rPr>
                      <w:rFonts w:ascii="Calibri" w:cs="Calibri" w:eastAsia="Calibri" w:hAnsi="Calibri"/>
                      <w:sz w:val="20"/>
                      <w:szCs w:val="20"/>
                      <w:rtl w:val="0"/>
                    </w:rPr>
                    <w:t xml:space="preserve">[-0,0364, 0,2154]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1">
                  <w:pPr>
                    <w:keepNext w:val="1"/>
                    <w:spacing w:after="60" w:before="0" w:lineRule="auto"/>
                    <w:rPr/>
                  </w:pPr>
                  <w:r w:rsidDel="00000000" w:rsidR="00000000" w:rsidRPr="00000000">
                    <w:rPr>
                      <w:rFonts w:ascii="Calibri" w:cs="Calibri" w:eastAsia="Calibri" w:hAnsi="Calibri"/>
                      <w:sz w:val="20"/>
                      <w:szCs w:val="20"/>
                      <w:rtl w:val="0"/>
                    </w:rPr>
                    <w:t xml:space="preserve">0,161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42">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3">
                  <w:pPr>
                    <w:keepNext w:val="1"/>
                    <w:spacing w:after="60" w:before="0" w:lineRule="auto"/>
                    <w:rPr/>
                  </w:pPr>
                  <w:r w:rsidDel="00000000" w:rsidR="00000000" w:rsidRPr="00000000">
                    <w:rPr>
                      <w:rFonts w:ascii="Calibri" w:cs="Calibri" w:eastAsia="Calibri" w:hAnsi="Calibri"/>
                      <w:sz w:val="20"/>
                      <w:szCs w:val="20"/>
                      <w:rtl w:val="0"/>
                    </w:rPr>
                    <w:t xml:space="preserve">c′ (doğrudan)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4">
                  <w:pPr>
                    <w:keepNext w:val="1"/>
                    <w:spacing w:after="60" w:before="0" w:lineRule="auto"/>
                    <w:rPr/>
                  </w:pPr>
                  <w:r w:rsidDel="00000000" w:rsidR="00000000" w:rsidRPr="00000000">
                    <w:rPr>
                      <w:rFonts w:ascii="Calibri" w:cs="Calibri" w:eastAsia="Calibri" w:hAnsi="Calibri"/>
                      <w:sz w:val="20"/>
                      <w:szCs w:val="20"/>
                      <w:rtl w:val="0"/>
                    </w:rPr>
                    <w:t xml:space="preserve">0,1424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5">
                  <w:pPr>
                    <w:keepNext w:val="1"/>
                    <w:spacing w:after="60" w:before="0" w:lineRule="auto"/>
                    <w:rPr/>
                  </w:pPr>
                  <w:r w:rsidDel="00000000" w:rsidR="00000000" w:rsidRPr="00000000">
                    <w:rPr>
                      <w:rFonts w:ascii="Calibri" w:cs="Calibri" w:eastAsia="Calibri" w:hAnsi="Calibri"/>
                      <w:sz w:val="20"/>
                      <w:szCs w:val="20"/>
                      <w:rtl w:val="0"/>
                    </w:rPr>
                    <w:t xml:space="preserve">[0,0591, 0,2138]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6">
                  <w:pPr>
                    <w:keepNext w:val="1"/>
                    <w:spacing w:after="60" w:before="0" w:lineRule="auto"/>
                    <w:rPr/>
                  </w:pPr>
                  <w:r w:rsidDel="00000000" w:rsidR="00000000" w:rsidRPr="00000000">
                    <w:rPr>
                      <w:rFonts w:ascii="Calibri" w:cs="Calibri" w:eastAsia="Calibri" w:hAnsi="Calibri"/>
                      <w:sz w:val="20"/>
                      <w:szCs w:val="20"/>
                      <w:rtl w:val="0"/>
                    </w:rPr>
                    <w:t xml:space="preserve">&lt;0,001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47">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8">
                  <w:pPr>
                    <w:keepNext w:val="1"/>
                    <w:spacing w:after="60" w:before="0" w:lineRule="auto"/>
                    <w:rPr/>
                  </w:pPr>
                  <w:r w:rsidDel="00000000" w:rsidR="00000000" w:rsidRPr="00000000">
                    <w:rPr>
                      <w:rFonts w:ascii="Calibri" w:cs="Calibri" w:eastAsia="Calibri" w:hAnsi="Calibri"/>
                      <w:sz w:val="20"/>
                      <w:szCs w:val="20"/>
                      <w:rtl w:val="0"/>
                    </w:rPr>
                    <w:t xml:space="preserve">Koşullu dolaylı (kontrol)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9">
                  <w:pPr>
                    <w:keepNext w:val="1"/>
                    <w:spacing w:after="60" w:before="0" w:lineRule="auto"/>
                    <w:rPr/>
                  </w:pPr>
                  <w:r w:rsidDel="00000000" w:rsidR="00000000" w:rsidRPr="00000000">
                    <w:rPr>
                      <w:rFonts w:ascii="Calibri" w:cs="Calibri" w:eastAsia="Calibri" w:hAnsi="Calibri"/>
                      <w:sz w:val="20"/>
                      <w:szCs w:val="20"/>
                      <w:rtl w:val="0"/>
                    </w:rPr>
                    <w:t xml:space="preserve">0,0018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A">
                  <w:pPr>
                    <w:keepNext w:val="1"/>
                    <w:spacing w:after="60" w:before="0" w:lineRule="auto"/>
                    <w:rPr/>
                  </w:pPr>
                  <w:r w:rsidDel="00000000" w:rsidR="00000000" w:rsidRPr="00000000">
                    <w:rPr>
                      <w:rFonts w:ascii="Calibri" w:cs="Calibri" w:eastAsia="Calibri" w:hAnsi="Calibri"/>
                      <w:sz w:val="20"/>
                      <w:szCs w:val="20"/>
                      <w:rtl w:val="0"/>
                    </w:rPr>
                    <w:t xml:space="preserve">[-0,0019, 0,0158]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B">
                  <w:pPr>
                    <w:keepNext w:val="1"/>
                    <w:spacing w:after="60" w:before="0" w:lineRule="auto"/>
                    <w:rPr/>
                  </w:pPr>
                  <w:r w:rsidDel="00000000" w:rsidR="00000000" w:rsidRPr="00000000">
                    <w:rPr>
                      <w:rFonts w:ascii="Calibri" w:cs="Calibri" w:eastAsia="Calibri" w:hAnsi="Calibri"/>
                      <w:sz w:val="20"/>
                      <w:szCs w:val="20"/>
                      <w:rtl w:val="0"/>
                    </w:rPr>
                    <w:t xml:space="preserve">0,639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4C">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D">
                  <w:pPr>
                    <w:keepNext w:val="1"/>
                    <w:spacing w:after="60" w:before="0" w:lineRule="auto"/>
                    <w:rPr/>
                  </w:pPr>
                  <w:r w:rsidDel="00000000" w:rsidR="00000000" w:rsidRPr="00000000">
                    <w:rPr>
                      <w:rFonts w:ascii="Calibri" w:cs="Calibri" w:eastAsia="Calibri" w:hAnsi="Calibri"/>
                      <w:sz w:val="20"/>
                      <w:szCs w:val="20"/>
                      <w:rtl w:val="0"/>
                    </w:rPr>
                    <w:t xml:space="preserve">Koşullu dolaylı (DM)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E">
                  <w:pPr>
                    <w:keepNext w:val="1"/>
                    <w:spacing w:after="60" w:before="0" w:lineRule="auto"/>
                    <w:rPr/>
                  </w:pPr>
                  <w:r w:rsidDel="00000000" w:rsidR="00000000" w:rsidRPr="00000000">
                    <w:rPr>
                      <w:rFonts w:ascii="Calibri" w:cs="Calibri" w:eastAsia="Calibri" w:hAnsi="Calibri"/>
                      <w:sz w:val="20"/>
                      <w:szCs w:val="20"/>
                      <w:rtl w:val="0"/>
                    </w:rPr>
                    <w:t xml:space="preserve">0,006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4F">
                  <w:pPr>
                    <w:keepNext w:val="1"/>
                    <w:spacing w:after="60" w:before="0" w:lineRule="auto"/>
                    <w:rPr/>
                  </w:pPr>
                  <w:r w:rsidDel="00000000" w:rsidR="00000000" w:rsidRPr="00000000">
                    <w:rPr>
                      <w:rFonts w:ascii="Calibri" w:cs="Calibri" w:eastAsia="Calibri" w:hAnsi="Calibri"/>
                      <w:sz w:val="20"/>
                      <w:szCs w:val="20"/>
                      <w:rtl w:val="0"/>
                    </w:rPr>
                    <w:t xml:space="preserve">[-0,0016, 0,0186]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0">
                  <w:pPr>
                    <w:keepNext w:val="1"/>
                    <w:spacing w:after="60" w:before="0" w:lineRule="auto"/>
                    <w:rPr/>
                  </w:pPr>
                  <w:r w:rsidDel="00000000" w:rsidR="00000000" w:rsidRPr="00000000">
                    <w:rPr>
                      <w:rFonts w:ascii="Calibri" w:cs="Calibri" w:eastAsia="Calibri" w:hAnsi="Calibri"/>
                      <w:sz w:val="20"/>
                      <w:szCs w:val="20"/>
                      <w:rtl w:val="0"/>
                    </w:rPr>
                    <w:t xml:space="preserve">0,224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51">
                  <w:pPr>
                    <w:keepNext w:val="1"/>
                    <w:spacing w:after="60" w:before="0" w:lineRule="auto"/>
                    <w:rPr/>
                  </w:pPr>
                  <w:r w:rsidDel="00000000" w:rsidR="00000000" w:rsidRPr="00000000">
                    <w:rPr>
                      <w:rFonts w:ascii="Calibri" w:cs="Calibri" w:eastAsia="Calibri" w:hAnsi="Calibri"/>
                      <w:sz w:val="20"/>
                      <w:szCs w:val="20"/>
                      <w:rtl w:val="0"/>
                    </w:rPr>
                    <w:t xml:space="preserve">Koşullu süreç</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2">
                  <w:pPr>
                    <w:keepNext w:val="1"/>
                    <w:spacing w:after="60" w:before="0" w:lineRule="auto"/>
                    <w:rPr/>
                  </w:pPr>
                  <w:r w:rsidDel="00000000" w:rsidR="00000000" w:rsidRPr="00000000">
                    <w:rPr>
                      <w:rFonts w:ascii="Calibri" w:cs="Calibri" w:eastAsia="Calibri" w:hAnsi="Calibri"/>
                      <w:sz w:val="20"/>
                      <w:szCs w:val="20"/>
                      <w:rtl w:val="0"/>
                    </w:rPr>
                    <w:t xml:space="preserve">Aracılı moderasyon indeksi</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3">
                  <w:pPr>
                    <w:keepNext w:val="1"/>
                    <w:spacing w:after="60" w:before="0" w:lineRule="auto"/>
                    <w:rPr/>
                  </w:pPr>
                  <w:r w:rsidDel="00000000" w:rsidR="00000000" w:rsidRPr="00000000">
                    <w:rPr>
                      <w:rFonts w:ascii="Calibri" w:cs="Calibri" w:eastAsia="Calibri" w:hAnsi="Calibri"/>
                      <w:sz w:val="20"/>
                      <w:szCs w:val="20"/>
                      <w:rtl w:val="0"/>
                    </w:rPr>
                    <w:t xml:space="preserve">0,0042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4">
                  <w:pPr>
                    <w:keepNext w:val="1"/>
                    <w:spacing w:after="60" w:before="0" w:lineRule="auto"/>
                    <w:rPr/>
                  </w:pPr>
                  <w:r w:rsidDel="00000000" w:rsidR="00000000" w:rsidRPr="00000000">
                    <w:rPr>
                      <w:rFonts w:ascii="Calibri" w:cs="Calibri" w:eastAsia="Calibri" w:hAnsi="Calibri"/>
                      <w:sz w:val="20"/>
                      <w:szCs w:val="20"/>
                      <w:rtl w:val="0"/>
                    </w:rPr>
                    <w:t xml:space="preserve">[-0,0018, 0,0187]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55">
                  <w:pPr>
                    <w:keepNext w:val="1"/>
                    <w:spacing w:after="60" w:before="0" w:lineRule="auto"/>
                    <w:rPr/>
                  </w:pPr>
                  <w:r w:rsidDel="00000000" w:rsidR="00000000" w:rsidRPr="00000000">
                    <w:rPr>
                      <w:rFonts w:ascii="Calibri" w:cs="Calibri" w:eastAsia="Calibri" w:hAnsi="Calibri"/>
                      <w:sz w:val="20"/>
                      <w:szCs w:val="20"/>
                      <w:rtl w:val="0"/>
                    </w:rPr>
                    <w:t xml:space="preserve">0,373</w:t>
                  </w:r>
                  <w:r w:rsidDel="00000000" w:rsidR="00000000" w:rsidRPr="00000000">
                    <w:rPr>
                      <w:rtl w:val="0"/>
                    </w:rPr>
                  </w:r>
                </w:p>
              </w:tc>
            </w:tr>
          </w:tbl>
          <w:p w:rsidR="00000000" w:rsidDel="00000000" w:rsidP="00000000" w:rsidRDefault="00000000" w:rsidRPr="00000000" w14:paraId="00000A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531zzd2c4q6s" w:id="131"/>
    <w:bookmarkEnd w:id="131"/>
    <w:p w:rsidR="00000000" w:rsidDel="00000000" w:rsidP="00000000" w:rsidRDefault="00000000" w:rsidRPr="00000000" w14:paraId="00000A57">
      <w:pPr>
        <w:pStyle w:val="Heading3"/>
        <w:rPr/>
      </w:pPr>
      <w:r w:rsidDel="00000000" w:rsidR="00000000" w:rsidRPr="00000000">
        <w:rPr>
          <w:rtl w:val="0"/>
        </w:rPr>
        <w:t xml:space="preserve">4.4.2 [KEŞİFSEL] Latent Profil ve Sınıf Analizi</w:t>
      </w:r>
    </w:p>
    <w:p w:rsidR="00000000" w:rsidDel="00000000" w:rsidP="00000000" w:rsidRDefault="00000000" w:rsidRPr="00000000" w14:paraId="00000A5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total, dört EMBU-P alt ölçeği ve latent SES üzerinde tidyLPA (mclust arka ucu; eşit varyanslı, sıfır kovaryanslı model) ile 1–5 profil karşılaştırması yürütülmüştür; kestirim, rastgele başlangıçlara bağlı yerel-maksimum riski taşımayan model-temelli hiyerarşik (deterministik) başlangıç ataması kullandığından log-olabilirlik en iyi çözümde tektir. Kategorik göstergeli poLCA duyarlılık çözümlemesinde ise en iyi log-olabilirliğin tekrarlanabilirliği ve yerel-maksimum kaçınması için sınıf başına 30 rastgele başlangıç (nrep = 30) uygulanmıştır. BIC sayısal minimumu 4-profil çözümündedir (BIC = 3949,1); bu çözüm 3-profile kıyasla marjinal olarak daha düşük BIC, hafifçe daha yüksek entropi (0,84’e karşı 0,81) ve anlamlı bir olabilirlik-oranı sınaması (BLRT p = 0,010) vermektedir. Ancak iki çözüm arasındaki BIC farkı Raftery (1995) ΔBIC ≤ 2 parsimoni eşiğinde kalmaktadır (ΔBIC ≈ 2,0); model seçimi bu nedenle 3 ile 4 profil arasında belirsizdir. Parsimoni, yorumlanabilirlik ve üst üste binmeyen profiller gerekçesiyle keşifsel sunum için 3-profil çözümü benimsenmiştir. Bu çözüm kesin bir seçilmiş tipoloji değil, 4 ile 3 profil arasında model-seçim belirsizliği taşıyan, parsimoniye dayalı keşifsel sunum çözümü olarak yorumlanmalıdır. Parsimoni penceresindeki çözümlerin sınıf ve atama tanıları şöyledir: 3-profil çözümünde sınıf büyüklükleri n = 148 (%62,2); 23 (%9,7); 67 (%28,2) (en küçük sınıf n = 23); ortalama atama-sonrası olasılık 0,92 ve sınıflandırma hatası 0,08. 4-profil çözümünde sınıf büyüklükleri n = 142 (%59,7); 21 (%8,8); 66 (%27,7); 9 (%3,8) (en küçük sınıf n = 9); ortalama atama-sonrası olasılık 0,92 ve sınıflandırma hatası 0,08. Bu tanılar, iki çözüm arasındaki model-seçim belirsizliğinin sınıf büyüklüğü ve atama kesinliği düzleminde değerlendirilmesine olanak tanır. Kategorik göstergeli poLCA analizinde BIC 2-sınıf çözümünü desteklemiş (BIC = 2641,0; sınıf oranları %63,4 ve %36,6; entropy = 0,60); modal sınıf regresyonunda DM grubu sınıf üyeliğini anlamlı değiştirmemiştir (OR = 0,99; %95 GA [0,57; 1,71]; p = 0,962). Bifaktör S-1 modeli sınır altı uyum vermiş ve yalnızca keşifsel düzeyde raporlanmıştır. BIC, entropy ve BLRT p değerlerinin profil sayısına göre profilini gösteren model seçim tanıları </w:t>
      </w:r>
      <w:hyperlink w:anchor="fyrnkfbbwrug">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görselleştirilmiş; sayısal model seçim tanıları </w:t>
      </w:r>
      <w:hyperlink w:anchor="v26waa9ucnf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4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v26waa9ucnf0" w:id="132"/>
          <w:bookmarkEnd w:id="132"/>
          <w:p w:rsidR="00000000" w:rsidDel="00000000" w:rsidP="00000000" w:rsidRDefault="00000000" w:rsidRPr="00000000" w14:paraId="00000A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Latent profil, latent sınıf ve Bifaktör S-1 model seçim tanıları.</w:t>
            </w:r>
          </w:p>
          <w:tbl>
            <w:tblPr>
              <w:tblStyle w:val="Table48"/>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A5A">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B">
                  <w:pPr>
                    <w:keepNext w:val="1"/>
                    <w:spacing w:after="60" w:before="0" w:lineRule="auto"/>
                    <w:rPr/>
                  </w:pPr>
                  <w:r w:rsidDel="00000000" w:rsidR="00000000" w:rsidRPr="00000000">
                    <w:rPr>
                      <w:rFonts w:ascii="Calibri" w:cs="Calibri" w:eastAsia="Calibri" w:hAnsi="Calibri"/>
                      <w:sz w:val="20"/>
                      <w:szCs w:val="20"/>
                      <w:rtl w:val="0"/>
                    </w:rPr>
                    <w:t xml:space="preserve">Model</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C">
                  <w:pPr>
                    <w:keepNext w:val="1"/>
                    <w:spacing w:after="60" w:before="0" w:lineRule="auto"/>
                    <w:rPr/>
                  </w:pPr>
                  <w:r w:rsidDel="00000000" w:rsidR="00000000" w:rsidRPr="00000000">
                    <w:rPr>
                      <w:rFonts w:ascii="Calibri" w:cs="Calibri" w:eastAsia="Calibri" w:hAnsi="Calibri"/>
                      <w:sz w:val="20"/>
                      <w:szCs w:val="20"/>
                      <w:rtl w:val="0"/>
                    </w:rPr>
                    <w:t xml:space="preserve">BIC</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D">
                  <w:pPr>
                    <w:keepNext w:val="1"/>
                    <w:spacing w:after="60" w:before="0" w:lineRule="auto"/>
                    <w:rPr/>
                  </w:pPr>
                  <w:r w:rsidDel="00000000" w:rsidR="00000000" w:rsidRPr="00000000">
                    <w:rPr>
                      <w:rFonts w:ascii="Calibri" w:cs="Calibri" w:eastAsia="Calibri" w:hAnsi="Calibri"/>
                      <w:sz w:val="20"/>
                      <w:szCs w:val="20"/>
                      <w:rtl w:val="0"/>
                    </w:rPr>
                    <w:t xml:space="preserve">Entropi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E">
                  <w:pPr>
                    <w:keepNext w:val="1"/>
                    <w:spacing w:after="60" w:before="0" w:lineRule="auto"/>
                    <w:rPr/>
                  </w:pPr>
                  <w:r w:rsidDel="00000000" w:rsidR="00000000" w:rsidRPr="00000000">
                    <w:rPr>
                      <w:rFonts w:ascii="Calibri" w:cs="Calibri" w:eastAsia="Calibri" w:hAnsi="Calibri"/>
                      <w:sz w:val="20"/>
                      <w:szCs w:val="20"/>
                      <w:rtl w:val="0"/>
                    </w:rPr>
                    <w:t xml:space="preserve">BLRT 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5F">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60">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1">
                  <w:pPr>
                    <w:keepNext w:val="1"/>
                    <w:spacing w:after="60" w:before="0" w:lineRule="auto"/>
                    <w:rPr/>
                  </w:pPr>
                  <w:r w:rsidDel="00000000" w:rsidR="00000000" w:rsidRPr="00000000">
                    <w:rPr>
                      <w:rFonts w:ascii="Calibri" w:cs="Calibri" w:eastAsia="Calibri" w:hAnsi="Calibri"/>
                      <w:sz w:val="20"/>
                      <w:szCs w:val="20"/>
                      <w:rtl w:val="0"/>
                    </w:rPr>
                    <w:t xml:space="preserve">1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2">
                  <w:pPr>
                    <w:keepNext w:val="1"/>
                    <w:spacing w:after="60" w:before="0" w:lineRule="auto"/>
                    <w:rPr/>
                  </w:pPr>
                  <w:r w:rsidDel="00000000" w:rsidR="00000000" w:rsidRPr="00000000">
                    <w:rPr>
                      <w:rFonts w:ascii="Calibri" w:cs="Calibri" w:eastAsia="Calibri" w:hAnsi="Calibri"/>
                      <w:sz w:val="20"/>
                      <w:szCs w:val="20"/>
                      <w:rtl w:val="0"/>
                    </w:rPr>
                    <w:t xml:space="preserve">4112,1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3">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5">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66">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7">
                  <w:pPr>
                    <w:keepNext w:val="1"/>
                    <w:spacing w:after="60" w:before="0" w:lineRule="auto"/>
                    <w:rPr/>
                  </w:pPr>
                  <w:r w:rsidDel="00000000" w:rsidR="00000000" w:rsidRPr="00000000">
                    <w:rPr>
                      <w:rFonts w:ascii="Calibri" w:cs="Calibri" w:eastAsia="Calibri" w:hAnsi="Calibri"/>
                      <w:sz w:val="20"/>
                      <w:szCs w:val="20"/>
                      <w:rtl w:val="0"/>
                    </w:rPr>
                    <w:t xml:space="preserve">2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8">
                  <w:pPr>
                    <w:keepNext w:val="1"/>
                    <w:spacing w:after="60" w:before="0" w:lineRule="auto"/>
                    <w:rPr/>
                  </w:pPr>
                  <w:r w:rsidDel="00000000" w:rsidR="00000000" w:rsidRPr="00000000">
                    <w:rPr>
                      <w:rFonts w:ascii="Calibri" w:cs="Calibri" w:eastAsia="Calibri" w:hAnsi="Calibri"/>
                      <w:sz w:val="20"/>
                      <w:szCs w:val="20"/>
                      <w:rtl w:val="0"/>
                    </w:rPr>
                    <w:t xml:space="preserve">3975,4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9">
                  <w:pPr>
                    <w:keepNext w:val="1"/>
                    <w:spacing w:after="60" w:before="0" w:lineRule="auto"/>
                    <w:rPr/>
                  </w:pPr>
                  <w:r w:rsidDel="00000000" w:rsidR="00000000" w:rsidRPr="00000000">
                    <w:rPr>
                      <w:rFonts w:ascii="Calibri" w:cs="Calibri" w:eastAsia="Calibri" w:hAnsi="Calibri"/>
                      <w:sz w:val="20"/>
                      <w:szCs w:val="20"/>
                      <w:rtl w:val="0"/>
                    </w:rPr>
                    <w:t xml:space="preserve">0,93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A">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B">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6C">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D">
                  <w:pPr>
                    <w:keepNext w:val="1"/>
                    <w:spacing w:after="60" w:before="0" w:lineRule="auto"/>
                    <w:rPr/>
                  </w:pPr>
                  <w:r w:rsidDel="00000000" w:rsidR="00000000" w:rsidRPr="00000000">
                    <w:rPr>
                      <w:rFonts w:ascii="Calibri" w:cs="Calibri" w:eastAsia="Calibri" w:hAnsi="Calibri"/>
                      <w:sz w:val="20"/>
                      <w:szCs w:val="20"/>
                      <w:rtl w:val="0"/>
                    </w:rPr>
                    <w:t xml:space="preserve">3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E">
                  <w:pPr>
                    <w:keepNext w:val="1"/>
                    <w:spacing w:after="60" w:before="0" w:lineRule="auto"/>
                    <w:rPr/>
                  </w:pPr>
                  <w:r w:rsidDel="00000000" w:rsidR="00000000" w:rsidRPr="00000000">
                    <w:rPr>
                      <w:rFonts w:ascii="Calibri" w:cs="Calibri" w:eastAsia="Calibri" w:hAnsi="Calibri"/>
                      <w:sz w:val="20"/>
                      <w:szCs w:val="20"/>
                      <w:rtl w:val="0"/>
                    </w:rPr>
                    <w:t xml:space="preserve">3951,1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6F">
                  <w:pPr>
                    <w:keepNext w:val="1"/>
                    <w:spacing w:after="60" w:before="0" w:lineRule="auto"/>
                    <w:rPr/>
                  </w:pPr>
                  <w:r w:rsidDel="00000000" w:rsidR="00000000" w:rsidRPr="00000000">
                    <w:rPr>
                      <w:rFonts w:ascii="Calibri" w:cs="Calibri" w:eastAsia="Calibri" w:hAnsi="Calibri"/>
                      <w:sz w:val="20"/>
                      <w:szCs w:val="20"/>
                      <w:rtl w:val="0"/>
                    </w:rPr>
                    <w:t xml:space="preserve">0,81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0">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1">
                  <w:pPr>
                    <w:keepNext w:val="1"/>
                    <w:spacing w:after="60" w:before="0" w:lineRule="auto"/>
                    <w:rPr/>
                  </w:pPr>
                  <w:r w:rsidDel="00000000" w:rsidR="00000000" w:rsidRPr="00000000">
                    <w:rPr>
                      <w:rFonts w:ascii="Calibri" w:cs="Calibri" w:eastAsia="Calibri" w:hAnsi="Calibri"/>
                      <w:sz w:val="20"/>
                      <w:szCs w:val="20"/>
                      <w:rtl w:val="0"/>
                    </w:rPr>
                    <w:t xml:space="preserve">Seçilen (parsimoni; ΔBIC≤2)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72">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3">
                  <w:pPr>
                    <w:keepNext w:val="1"/>
                    <w:spacing w:after="60" w:before="0" w:lineRule="auto"/>
                    <w:rPr/>
                  </w:pPr>
                  <w:r w:rsidDel="00000000" w:rsidR="00000000" w:rsidRPr="00000000">
                    <w:rPr>
                      <w:rFonts w:ascii="Calibri" w:cs="Calibri" w:eastAsia="Calibri" w:hAnsi="Calibri"/>
                      <w:sz w:val="20"/>
                      <w:szCs w:val="20"/>
                      <w:rtl w:val="0"/>
                    </w:rPr>
                    <w:t xml:space="preserve">4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4">
                  <w:pPr>
                    <w:keepNext w:val="1"/>
                    <w:spacing w:after="60" w:before="0" w:lineRule="auto"/>
                    <w:rPr/>
                  </w:pPr>
                  <w:r w:rsidDel="00000000" w:rsidR="00000000" w:rsidRPr="00000000">
                    <w:rPr>
                      <w:rFonts w:ascii="Calibri" w:cs="Calibri" w:eastAsia="Calibri" w:hAnsi="Calibri"/>
                      <w:sz w:val="20"/>
                      <w:szCs w:val="20"/>
                      <w:rtl w:val="0"/>
                    </w:rPr>
                    <w:t xml:space="preserve">3949,1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5">
                  <w:pPr>
                    <w:keepNext w:val="1"/>
                    <w:spacing w:after="60" w:before="0" w:lineRule="auto"/>
                    <w:rPr/>
                  </w:pPr>
                  <w:r w:rsidDel="00000000" w:rsidR="00000000" w:rsidRPr="00000000">
                    <w:rPr>
                      <w:rFonts w:ascii="Calibri" w:cs="Calibri" w:eastAsia="Calibri" w:hAnsi="Calibri"/>
                      <w:sz w:val="20"/>
                      <w:szCs w:val="20"/>
                      <w:rtl w:val="0"/>
                    </w:rPr>
                    <w:t xml:space="preserve">0,84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6">
                  <w:pPr>
                    <w:keepNext w:val="1"/>
                    <w:spacing w:after="60" w:before="0" w:lineRule="auto"/>
                    <w:rPr/>
                  </w:pPr>
                  <w:r w:rsidDel="00000000" w:rsidR="00000000" w:rsidRPr="00000000">
                    <w:rPr>
                      <w:rFonts w:ascii="Calibri" w:cs="Calibri" w:eastAsia="Calibri" w:hAnsi="Calibri"/>
                      <w:sz w:val="20"/>
                      <w:szCs w:val="20"/>
                      <w:rtl w:val="0"/>
                    </w:rPr>
                    <w:t xml:space="preserve">0,01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7">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78">
                  <w:pPr>
                    <w:keepNext w:val="1"/>
                    <w:spacing w:after="60" w:before="0" w:lineRule="auto"/>
                    <w:rPr/>
                  </w:pPr>
                  <w:r w:rsidDel="00000000" w:rsidR="00000000" w:rsidRPr="00000000">
                    <w:rPr>
                      <w:rFonts w:ascii="Calibri" w:cs="Calibri" w:eastAsia="Calibri" w:hAnsi="Calibri"/>
                      <w:sz w:val="20"/>
                      <w:szCs w:val="20"/>
                      <w:rtl w:val="0"/>
                    </w:rPr>
                    <w:t xml:space="preserve">LPA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9">
                  <w:pPr>
                    <w:keepNext w:val="1"/>
                    <w:spacing w:after="60" w:before="0" w:lineRule="auto"/>
                    <w:rPr/>
                  </w:pPr>
                  <w:r w:rsidDel="00000000" w:rsidR="00000000" w:rsidRPr="00000000">
                    <w:rPr>
                      <w:rFonts w:ascii="Calibri" w:cs="Calibri" w:eastAsia="Calibri" w:hAnsi="Calibri"/>
                      <w:sz w:val="20"/>
                      <w:szCs w:val="20"/>
                      <w:rtl w:val="0"/>
                    </w:rPr>
                    <w:t xml:space="preserve">5 profil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A">
                  <w:pPr>
                    <w:keepNext w:val="1"/>
                    <w:spacing w:after="60" w:before="0" w:lineRule="auto"/>
                    <w:rPr/>
                  </w:pPr>
                  <w:r w:rsidDel="00000000" w:rsidR="00000000" w:rsidRPr="00000000">
                    <w:rPr>
                      <w:rFonts w:ascii="Calibri" w:cs="Calibri" w:eastAsia="Calibri" w:hAnsi="Calibri"/>
                      <w:sz w:val="20"/>
                      <w:szCs w:val="20"/>
                      <w:rtl w:val="0"/>
                    </w:rPr>
                    <w:t xml:space="preserve">3971,0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B">
                  <w:pPr>
                    <w:keepNext w:val="1"/>
                    <w:spacing w:after="60" w:before="0" w:lineRule="auto"/>
                    <w:rPr/>
                  </w:pPr>
                  <w:r w:rsidDel="00000000" w:rsidR="00000000" w:rsidRPr="00000000">
                    <w:rPr>
                      <w:rFonts w:ascii="Calibri" w:cs="Calibri" w:eastAsia="Calibri" w:hAnsi="Calibri"/>
                      <w:sz w:val="20"/>
                      <w:szCs w:val="20"/>
                      <w:rtl w:val="0"/>
                    </w:rPr>
                    <w:t xml:space="preserve">0,77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C">
                  <w:pPr>
                    <w:keepNext w:val="1"/>
                    <w:spacing w:after="60" w:before="0" w:lineRule="auto"/>
                    <w:rPr/>
                  </w:pPr>
                  <w:r w:rsidDel="00000000" w:rsidR="00000000" w:rsidRPr="00000000">
                    <w:rPr>
                      <w:rFonts w:ascii="Calibri" w:cs="Calibri" w:eastAsia="Calibri" w:hAnsi="Calibri"/>
                      <w:sz w:val="20"/>
                      <w:szCs w:val="20"/>
                      <w:rtl w:val="0"/>
                    </w:rPr>
                    <w:t xml:space="preserve">0,109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D">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7E">
                  <w:pPr>
                    <w:keepNext w:val="1"/>
                    <w:spacing w:after="60" w:before="0" w:lineRule="auto"/>
                    <w:rPr/>
                  </w:pPr>
                  <w:r w:rsidDel="00000000" w:rsidR="00000000" w:rsidRPr="00000000">
                    <w:rPr>
                      <w:rFonts w:ascii="Calibri" w:cs="Calibri" w:eastAsia="Calibri" w:hAnsi="Calibri"/>
                      <w:sz w:val="20"/>
                      <w:szCs w:val="20"/>
                      <w:rtl w:val="0"/>
                    </w:rPr>
                    <w:t xml:space="preserve">LCA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7F">
                  <w:pPr>
                    <w:keepNext w:val="1"/>
                    <w:spacing w:after="60" w:before="0" w:lineRule="auto"/>
                    <w:rPr/>
                  </w:pPr>
                  <w:r w:rsidDel="00000000" w:rsidR="00000000" w:rsidRPr="00000000">
                    <w:rPr>
                      <w:rFonts w:ascii="Calibri" w:cs="Calibri" w:eastAsia="Calibri" w:hAnsi="Calibri"/>
                      <w:sz w:val="20"/>
                      <w:szCs w:val="20"/>
                      <w:rtl w:val="0"/>
                    </w:rPr>
                    <w:t xml:space="preserve">1 sınıf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0">
                  <w:pPr>
                    <w:keepNext w:val="1"/>
                    <w:spacing w:after="60" w:before="0" w:lineRule="auto"/>
                    <w:rPr/>
                  </w:pPr>
                  <w:r w:rsidDel="00000000" w:rsidR="00000000" w:rsidRPr="00000000">
                    <w:rPr>
                      <w:rFonts w:ascii="Calibri" w:cs="Calibri" w:eastAsia="Calibri" w:hAnsi="Calibri"/>
                      <w:sz w:val="20"/>
                      <w:szCs w:val="20"/>
                      <w:rtl w:val="0"/>
                    </w:rPr>
                    <w:t xml:space="preserve">2668,6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3">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84">
                  <w:pPr>
                    <w:keepNext w:val="1"/>
                    <w:spacing w:after="60" w:before="0" w:lineRule="auto"/>
                    <w:rPr/>
                  </w:pPr>
                  <w:r w:rsidDel="00000000" w:rsidR="00000000" w:rsidRPr="00000000">
                    <w:rPr>
                      <w:rFonts w:ascii="Calibri" w:cs="Calibri" w:eastAsia="Calibri" w:hAnsi="Calibri"/>
                      <w:sz w:val="20"/>
                      <w:szCs w:val="20"/>
                      <w:rtl w:val="0"/>
                    </w:rPr>
                    <w:t xml:space="preserve">LCA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5">
                  <w:pPr>
                    <w:keepNext w:val="1"/>
                    <w:spacing w:after="60" w:before="0" w:lineRule="auto"/>
                    <w:rPr/>
                  </w:pPr>
                  <w:r w:rsidDel="00000000" w:rsidR="00000000" w:rsidRPr="00000000">
                    <w:rPr>
                      <w:rFonts w:ascii="Calibri" w:cs="Calibri" w:eastAsia="Calibri" w:hAnsi="Calibri"/>
                      <w:sz w:val="20"/>
                      <w:szCs w:val="20"/>
                      <w:rtl w:val="0"/>
                    </w:rPr>
                    <w:t xml:space="preserve">2 sınıf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6">
                  <w:pPr>
                    <w:keepNext w:val="1"/>
                    <w:spacing w:after="60" w:before="0" w:lineRule="auto"/>
                    <w:rPr/>
                  </w:pPr>
                  <w:r w:rsidDel="00000000" w:rsidR="00000000" w:rsidRPr="00000000">
                    <w:rPr>
                      <w:rFonts w:ascii="Calibri" w:cs="Calibri" w:eastAsia="Calibri" w:hAnsi="Calibri"/>
                      <w:sz w:val="20"/>
                      <w:szCs w:val="20"/>
                      <w:rtl w:val="0"/>
                    </w:rPr>
                    <w:t xml:space="preserve">2641,0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7">
                  <w:pPr>
                    <w:keepNext w:val="1"/>
                    <w:spacing w:after="60" w:before="0" w:lineRule="auto"/>
                    <w:rPr/>
                  </w:pPr>
                  <w:r w:rsidDel="00000000" w:rsidR="00000000" w:rsidRPr="00000000">
                    <w:rPr>
                      <w:rFonts w:ascii="Calibri" w:cs="Calibri" w:eastAsia="Calibri" w:hAnsi="Calibri"/>
                      <w:sz w:val="20"/>
                      <w:szCs w:val="20"/>
                      <w:rtl w:val="0"/>
                    </w:rPr>
                    <w:t xml:space="preserve">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9">
                  <w:pPr>
                    <w:keepNext w:val="1"/>
                    <w:spacing w:after="60" w:before="0" w:lineRule="auto"/>
                    <w:rPr/>
                  </w:pPr>
                  <w:r w:rsidDel="00000000" w:rsidR="00000000" w:rsidRPr="00000000">
                    <w:rPr>
                      <w:rFonts w:ascii="Calibri" w:cs="Calibri" w:eastAsia="Calibri" w:hAnsi="Calibri"/>
                      <w:sz w:val="20"/>
                      <w:szCs w:val="20"/>
                      <w:rtl w:val="0"/>
                    </w:rPr>
                    <w:t xml:space="preserve">Seçilen (duyarlılık)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8A">
                  <w:pPr>
                    <w:keepNext w:val="1"/>
                    <w:spacing w:after="60" w:before="0" w:lineRule="auto"/>
                    <w:rPr/>
                  </w:pPr>
                  <w:r w:rsidDel="00000000" w:rsidR="00000000" w:rsidRPr="00000000">
                    <w:rPr>
                      <w:rFonts w:ascii="Calibri" w:cs="Calibri" w:eastAsia="Calibri" w:hAnsi="Calibri"/>
                      <w:sz w:val="20"/>
                      <w:szCs w:val="20"/>
                      <w:rtl w:val="0"/>
                    </w:rPr>
                    <w:t xml:space="preserve">LCA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B">
                  <w:pPr>
                    <w:keepNext w:val="1"/>
                    <w:spacing w:after="60" w:before="0" w:lineRule="auto"/>
                    <w:rPr/>
                  </w:pPr>
                  <w:r w:rsidDel="00000000" w:rsidR="00000000" w:rsidRPr="00000000">
                    <w:rPr>
                      <w:rFonts w:ascii="Calibri" w:cs="Calibri" w:eastAsia="Calibri" w:hAnsi="Calibri"/>
                      <w:sz w:val="20"/>
                      <w:szCs w:val="20"/>
                      <w:rtl w:val="0"/>
                    </w:rPr>
                    <w:t xml:space="preserve">3 sınıf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C">
                  <w:pPr>
                    <w:keepNext w:val="1"/>
                    <w:spacing w:after="60" w:before="0" w:lineRule="auto"/>
                    <w:rPr/>
                  </w:pPr>
                  <w:r w:rsidDel="00000000" w:rsidR="00000000" w:rsidRPr="00000000">
                    <w:rPr>
                      <w:rFonts w:ascii="Calibri" w:cs="Calibri" w:eastAsia="Calibri" w:hAnsi="Calibri"/>
                      <w:sz w:val="20"/>
                      <w:szCs w:val="20"/>
                      <w:rtl w:val="0"/>
                    </w:rPr>
                    <w:t xml:space="preserve">2671,2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D">
                  <w:pPr>
                    <w:keepNext w:val="1"/>
                    <w:spacing w:after="60" w:before="0" w:lineRule="auto"/>
                    <w:rPr/>
                  </w:pPr>
                  <w:r w:rsidDel="00000000" w:rsidR="00000000" w:rsidRPr="00000000">
                    <w:rPr>
                      <w:rFonts w:ascii="Calibri" w:cs="Calibri" w:eastAsia="Calibri" w:hAnsi="Calibri"/>
                      <w:sz w:val="20"/>
                      <w:szCs w:val="20"/>
                      <w:rtl w:val="0"/>
                    </w:rPr>
                    <w:t xml:space="preserve">0,69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8F">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90">
                  <w:pPr>
                    <w:keepNext w:val="1"/>
                    <w:spacing w:after="60" w:before="0" w:lineRule="auto"/>
                    <w:rPr/>
                  </w:pPr>
                  <w:r w:rsidDel="00000000" w:rsidR="00000000" w:rsidRPr="00000000">
                    <w:rPr>
                      <w:rFonts w:ascii="Calibri" w:cs="Calibri" w:eastAsia="Calibri" w:hAnsi="Calibri"/>
                      <w:sz w:val="20"/>
                      <w:szCs w:val="20"/>
                      <w:rtl w:val="0"/>
                    </w:rPr>
                    <w:t xml:space="preserve">LCA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1">
                  <w:pPr>
                    <w:keepNext w:val="1"/>
                    <w:spacing w:after="60" w:before="0" w:lineRule="auto"/>
                    <w:rPr/>
                  </w:pPr>
                  <w:r w:rsidDel="00000000" w:rsidR="00000000" w:rsidRPr="00000000">
                    <w:rPr>
                      <w:rFonts w:ascii="Calibri" w:cs="Calibri" w:eastAsia="Calibri" w:hAnsi="Calibri"/>
                      <w:sz w:val="20"/>
                      <w:szCs w:val="20"/>
                      <w:rtl w:val="0"/>
                    </w:rPr>
                    <w:t xml:space="preserve">4 sınıf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2">
                  <w:pPr>
                    <w:keepNext w:val="1"/>
                    <w:spacing w:after="60" w:before="0" w:lineRule="auto"/>
                    <w:rPr/>
                  </w:pPr>
                  <w:r w:rsidDel="00000000" w:rsidR="00000000" w:rsidRPr="00000000">
                    <w:rPr>
                      <w:rFonts w:ascii="Calibri" w:cs="Calibri" w:eastAsia="Calibri" w:hAnsi="Calibri"/>
                      <w:sz w:val="20"/>
                      <w:szCs w:val="20"/>
                      <w:rtl w:val="0"/>
                    </w:rPr>
                    <w:t xml:space="preserve">2710,5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3">
                  <w:pPr>
                    <w:keepNext w:val="1"/>
                    <w:spacing w:after="60" w:before="0" w:lineRule="auto"/>
                    <w:rPr/>
                  </w:pPr>
                  <w:r w:rsidDel="00000000" w:rsidR="00000000" w:rsidRPr="00000000">
                    <w:rPr>
                      <w:rFonts w:ascii="Calibri" w:cs="Calibri" w:eastAsia="Calibri" w:hAnsi="Calibri"/>
                      <w:sz w:val="20"/>
                      <w:szCs w:val="20"/>
                      <w:rtl w:val="0"/>
                    </w:rPr>
                    <w:t xml:space="preserve">0,77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5">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96">
                  <w:pPr>
                    <w:keepNext w:val="1"/>
                    <w:spacing w:after="60" w:before="0" w:lineRule="auto"/>
                    <w:rPr/>
                  </w:pPr>
                  <w:r w:rsidDel="00000000" w:rsidR="00000000" w:rsidRPr="00000000">
                    <w:rPr>
                      <w:rFonts w:ascii="Calibri" w:cs="Calibri" w:eastAsia="Calibri" w:hAnsi="Calibri"/>
                      <w:sz w:val="20"/>
                      <w:szCs w:val="20"/>
                      <w:rtl w:val="0"/>
                    </w:rPr>
                    <w:t xml:space="preserve">LCA modal regresyon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7">
                  <w:pPr>
                    <w:keepNext w:val="1"/>
                    <w:spacing w:after="60" w:before="0" w:lineRule="auto"/>
                    <w:rPr/>
                  </w:pPr>
                  <w:r w:rsidDel="00000000" w:rsidR="00000000" w:rsidRPr="00000000">
                    <w:rPr>
                      <w:rFonts w:ascii="Calibri" w:cs="Calibri" w:eastAsia="Calibri" w:hAnsi="Calibri"/>
                      <w:sz w:val="20"/>
                      <w:szCs w:val="20"/>
                      <w:rtl w:val="0"/>
                    </w:rPr>
                    <w:t xml:space="preserve">2. sınıf vs. referans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8">
                  <w:pPr>
                    <w:keepNext w:val="1"/>
                    <w:spacing w:after="60" w:before="0" w:lineRule="auto"/>
                    <w:rPr/>
                  </w:pPr>
                  <w:r w:rsidDel="00000000" w:rsidR="00000000" w:rsidRPr="00000000">
                    <w:rPr>
                      <w:rFonts w:ascii="Calibri" w:cs="Calibri" w:eastAsia="Calibri" w:hAnsi="Calibri"/>
                      <w:sz w:val="20"/>
                      <w:szCs w:val="20"/>
                      <w:rtl w:val="0"/>
                    </w:rPr>
                    <w:t xml:space="preserve">OR=0,99 [0,57, 1,71]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A">
                  <w:pPr>
                    <w:keepNext w:val="1"/>
                    <w:spacing w:after="60" w:before="0" w:lineRule="auto"/>
                    <w:rPr/>
                  </w:pPr>
                  <w:r w:rsidDel="00000000" w:rsidR="00000000" w:rsidRPr="00000000">
                    <w:rPr>
                      <w:rFonts w:ascii="Calibri" w:cs="Calibri" w:eastAsia="Calibri" w:hAnsi="Calibri"/>
                      <w:sz w:val="20"/>
                      <w:szCs w:val="20"/>
                      <w:rtl w:val="0"/>
                    </w:rPr>
                    <w:t xml:space="preserve">0,962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B">
                  <w:pPr>
                    <w:keepNext w:val="1"/>
                    <w:spacing w:after="60" w:before="0" w:lineRule="auto"/>
                    <w:rPr/>
                  </w:pPr>
                  <w:r w:rsidDel="00000000" w:rsidR="00000000" w:rsidRPr="00000000">
                    <w:rPr>
                      <w:rFonts w:ascii="Calibri" w:cs="Calibri" w:eastAsia="Calibri" w:hAnsi="Calibri"/>
                      <w:sz w:val="20"/>
                      <w:szCs w:val="20"/>
                      <w:rtl w:val="0"/>
                    </w:rPr>
                    <w:t xml:space="preserve">Grup sınıf üyeliği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9C">
                  <w:pPr>
                    <w:keepNext w:val="1"/>
                    <w:spacing w:after="60" w:before="0" w:lineRule="auto"/>
                    <w:rPr/>
                  </w:pPr>
                  <w:r w:rsidDel="00000000" w:rsidR="00000000" w:rsidRPr="00000000">
                    <w:rPr>
                      <w:rFonts w:ascii="Calibri" w:cs="Calibri" w:eastAsia="Calibri" w:hAnsi="Calibri"/>
                      <w:sz w:val="20"/>
                      <w:szCs w:val="20"/>
                      <w:rtl w:val="0"/>
                    </w:rPr>
                    <w:t xml:space="preserve">Flexmix</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D">
                  <w:pPr>
                    <w:keepNext w:val="1"/>
                    <w:spacing w:after="60" w:before="0" w:lineRule="auto"/>
                    <w:rPr/>
                  </w:pPr>
                  <w:r w:rsidDel="00000000" w:rsidR="00000000" w:rsidRPr="00000000">
                    <w:rPr>
                      <w:rFonts w:ascii="Calibri" w:cs="Calibri" w:eastAsia="Calibri" w:hAnsi="Calibri"/>
                      <w:sz w:val="20"/>
                      <w:szCs w:val="20"/>
                      <w:rtl w:val="0"/>
                    </w:rPr>
                    <w:t xml:space="preserve">2 bileşen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E">
                  <w:pPr>
                    <w:keepNext w:val="1"/>
                    <w:spacing w:after="60" w:before="0" w:lineRule="auto"/>
                    <w:rPr/>
                  </w:pPr>
                  <w:r w:rsidDel="00000000" w:rsidR="00000000" w:rsidRPr="00000000">
                    <w:rPr>
                      <w:rFonts w:ascii="Calibri" w:cs="Calibri" w:eastAsia="Calibri" w:hAnsi="Calibri"/>
                      <w:sz w:val="20"/>
                      <w:szCs w:val="20"/>
                      <w:rtl w:val="0"/>
                    </w:rPr>
                    <w:t xml:space="preserve">-6786,8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9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1">
                  <w:pPr>
                    <w:keepNext w:val="1"/>
                    <w:spacing w:after="60" w:before="0" w:lineRule="auto"/>
                    <w:rPr/>
                  </w:pPr>
                  <w:r w:rsidDel="00000000" w:rsidR="00000000" w:rsidRPr="00000000">
                    <w:rPr>
                      <w:rFonts w:ascii="Calibri" w:cs="Calibri" w:eastAsia="Calibri" w:hAnsi="Calibri"/>
                      <w:sz w:val="20"/>
                      <w:szCs w:val="20"/>
                      <w:rtl w:val="0"/>
                    </w:rPr>
                    <w:t xml:space="preserve">Sınır çözümü</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A2">
                  <w:pPr>
                    <w:keepNext w:val="1"/>
                    <w:spacing w:after="60" w:before="0" w:lineRule="auto"/>
                    <w:rPr/>
                  </w:pPr>
                  <w:r w:rsidDel="00000000" w:rsidR="00000000" w:rsidRPr="00000000">
                    <w:rPr>
                      <w:rFonts w:ascii="Calibri" w:cs="Calibri" w:eastAsia="Calibri" w:hAnsi="Calibri"/>
                      <w:sz w:val="20"/>
                      <w:szCs w:val="20"/>
                      <w:rtl w:val="0"/>
                    </w:rPr>
                    <w:t xml:space="preserve">Bifactor S-1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3">
                  <w:pPr>
                    <w:keepNext w:val="1"/>
                    <w:spacing w:after="60" w:before="0" w:lineRule="auto"/>
                    <w:rPr/>
                  </w:pPr>
                  <w:r w:rsidDel="00000000" w:rsidR="00000000" w:rsidRPr="00000000">
                    <w:rPr>
                      <w:rFonts w:ascii="Calibri" w:cs="Calibri" w:eastAsia="Calibri" w:hAnsi="Calibri"/>
                      <w:sz w:val="20"/>
                      <w:szCs w:val="20"/>
                      <w:rtl w:val="0"/>
                    </w:rPr>
                    <w:t xml:space="preserve">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4">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A7">
                  <w:pPr>
                    <w:keepNext w:val="1"/>
                    <w:spacing w:after="60" w:before="0" w:lineRule="auto"/>
                    <w:rPr/>
                  </w:pPr>
                  <w:r w:rsidDel="00000000" w:rsidR="00000000" w:rsidRPr="00000000">
                    <w:rPr>
                      <w:rFonts w:ascii="Calibri" w:cs="Calibri" w:eastAsia="Calibri" w:hAnsi="Calibri"/>
                      <w:sz w:val="20"/>
                      <w:szCs w:val="20"/>
                      <w:rtl w:val="0"/>
                    </w:rPr>
                    <w:t xml:space="preserve">Keşifsel uyum</w:t>
                  </w:r>
                  <w:r w:rsidDel="00000000" w:rsidR="00000000" w:rsidRPr="00000000">
                    <w:rPr>
                      <w:rtl w:val="0"/>
                    </w:rPr>
                  </w:r>
                </w:p>
              </w:tc>
            </w:tr>
          </w:tbl>
          <w:p w:rsidR="00000000" w:rsidDel="00000000" w:rsidP="00000000" w:rsidRDefault="00000000" w:rsidRPr="00000000" w14:paraId="00000A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fyrnkfbbwrug" w:id="133"/>
          <w:bookmarkEnd w:id="133"/>
          <w:p w:rsidR="00000000" w:rsidDel="00000000" w:rsidP="00000000" w:rsidRDefault="00000000" w:rsidRPr="00000000" w14:paraId="00000A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87418" cy="3863081"/>
                  <wp:effectExtent b="0" l="0" r="0" t="0"/>
                  <wp:docPr id="15" name="image4.png"/>
                  <a:graphic>
                    <a:graphicData uri="http://schemas.openxmlformats.org/drawingml/2006/picture">
                      <pic:pic>
                        <pic:nvPicPr>
                          <pic:cNvPr id="0" name="image4.png"/>
                          <pic:cNvPicPr preferRelativeResize="0"/>
                        </pic:nvPicPr>
                        <pic:blipFill>
                          <a:blip r:embed="rId20"/>
                          <a:srcRect b="0" l="0" r="0" t="0"/>
                          <a:stretch>
                            <a:fillRect/>
                          </a:stretch>
                        </pic:blipFill>
                        <pic:spPr>
                          <a:xfrm>
                            <a:off x="0" y="0"/>
                            <a:ext cx="4487418" cy="3863081"/>
                          </a:xfrm>
                          <a:prstGeom prst="rect"/>
                          <a:ln/>
                        </pic:spPr>
                      </pic:pic>
                    </a:graphicData>
                  </a:graphic>
                </wp:inline>
              </w:drawing>
            </w:r>
            <w:r w:rsidDel="00000000" w:rsidR="00000000" w:rsidRPr="00000000">
              <w:rPr>
                <w:rtl w:val="0"/>
              </w:rPr>
            </w:r>
          </w:p>
          <w:p w:rsidR="00000000" w:rsidDel="00000000" w:rsidP="00000000" w:rsidRDefault="00000000" w:rsidRPr="00000000" w14:paraId="00000A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Latent profil analizi model seçim tanıları. BIC, entropy ve BLRT p değerleri profil sayısına göre gösterilmiştir; BIC sayısal minimumu 4-profildedir ve bu çözüm daha düşük BIC, hafifçe daha yüksek entropi ve anlamlı BLRT verse de, ΔBIC≈2 parsimoni eşiği ve yorumlanabilirlik gerekçesiyle 3 ile 4 profil arası model-seçim belirsizliği altında keşifsel sunum için 3-profil çözümü benimsenmiştir.</w:t>
            </w:r>
          </w:p>
        </w:tc>
      </w:tr>
    </w:tbl>
    <w:bookmarkStart w:colFirst="0" w:colLast="0" w:name="sfi9vlmk41ak" w:id="134"/>
    <w:bookmarkEnd w:id="134"/>
    <w:p w:rsidR="00000000" w:rsidDel="00000000" w:rsidP="00000000" w:rsidRDefault="00000000" w:rsidRPr="00000000" w14:paraId="00000AAB">
      <w:pPr>
        <w:pStyle w:val="Heading3"/>
        <w:rPr/>
      </w:pPr>
      <w:r w:rsidDel="00000000" w:rsidR="00000000" w:rsidRPr="00000000">
        <w:rPr>
          <w:rtl w:val="0"/>
        </w:rPr>
        <w:t xml:space="preserve">4.4.3 [KEŞİFSEL] Ağ Analizi</w:t>
      </w:r>
    </w:p>
    <w:p w:rsidR="00000000" w:rsidDel="00000000" w:rsidP="00000000" w:rsidRDefault="00000000" w:rsidRPr="00000000" w14:paraId="00000A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Dokuz değişken (dört EMBU-P + dört SRQ alt ölçeği + Beck total) üzerinde EBIC-LASSO Gauss grafik modeli (γ = 0,5) tahmin edilmiştir. Havuzlanmış ağda (n = 238; dokuz ağ değişkeninde tam veri gerektiren EBIC-LASSO nedeniyle üç DM ailesi liste-bazlı dışlanmıştır) Havuzlanmış ağda en yüksek strength merkeziyeti KİA Sıcaklık (0,58), EMBU-P Karşılaştırma (0,51), KİA Çatışma (0,49) düğümlerinde gözlenmiştir; beklenen etki (expected influence) sıralaması </w:t>
      </w:r>
      <w:hyperlink w:anchor="jp3kpybwdxb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ayrıca raporlanmıştır. Kısmi korelasyon kenar yapısı ve düğüm merkeziyeti </w:t>
      </w:r>
      <w:hyperlink w:anchor="lmtqwa154y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Merkeziyet kestirimlerinin örnekleme dayanıklılığı case-dropping bootstrap (1000 yineleme) ile değerlendirilmiş; korelasyon kararlılık katsayısı strength için CS(0,7) = 0,28 ve beklenen etki için CS(0,7) = 0,28 düzeyindedir (yorum eşikleri: ≥ 0,25 minimum, ≥ 0,50 tercih edilen; Epskamp ve ark. (2018)). Ağ Karşılaştırma Testi (1000 permütasyon) DM (n = 117) ve kontrol (n = 121) ağları arasında global strength invaryans p = 0,866 ve network invaryans p = 0,768 değerlerini vermiş; DM ve kontrol ağlarının anlamlı düzeyde ayrışmadığı </w:t>
      </w:r>
      <w:hyperlink w:anchor="9s9xqxw39r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Beck madde-düzeyi belirti ağı 21 madde üzerinde tahmin edilmiştir. Koşullu bağımlılık nedensellik olarak yorumlanmamıştır. Ağ merkeziyet ve karşılaştırma sonuçları </w:t>
      </w:r>
      <w:hyperlink w:anchor="jp3kpybwdxb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4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jp3kpybwdxb6" w:id="135"/>
          <w:bookmarkEnd w:id="135"/>
          <w:p w:rsidR="00000000" w:rsidDel="00000000" w:rsidP="00000000" w:rsidRDefault="00000000" w:rsidRPr="00000000" w14:paraId="00000A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Ağ merkeziyet ve Ağ Karşılaştırma Testi.</w:t>
            </w:r>
          </w:p>
          <w:tbl>
            <w:tblPr>
              <w:tblStyle w:val="Table50"/>
              <w:jc w:val="center"/>
              <w:tblLayout w:type="fixed"/>
              <w:tblLook w:val="0000"/>
            </w:tblPr>
            <w:tblGrid>
              <w:gridCol w:w="1286.6666666666667"/>
              <w:gridCol w:w="1286.6666666666667"/>
              <w:gridCol w:w="1286.6666666666667"/>
              <w:gridCol w:w="1286.6666666666667"/>
              <w:gridCol w:w="1286.6666666666667"/>
              <w:gridCol w:w="1286.6666666666667"/>
              <w:tblGridChange w:id="0">
                <w:tblGrid>
                  <w:gridCol w:w="1286.6666666666667"/>
                  <w:gridCol w:w="1286.6666666666667"/>
                  <w:gridCol w:w="1286.6666666666667"/>
                  <w:gridCol w:w="1286.6666666666667"/>
                  <w:gridCol w:w="1286.6666666666667"/>
                  <w:gridCol w:w="1286.6666666666667"/>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AAE">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AF">
                  <w:pPr>
                    <w:keepNext w:val="1"/>
                    <w:spacing w:after="60" w:before="0" w:lineRule="auto"/>
                    <w:rPr/>
                  </w:pPr>
                  <w:r w:rsidDel="00000000" w:rsidR="00000000" w:rsidRPr="00000000">
                    <w:rPr>
                      <w:rFonts w:ascii="Calibri" w:cs="Calibri" w:eastAsia="Calibri" w:hAnsi="Calibri"/>
                      <w:sz w:val="20"/>
                      <w:szCs w:val="20"/>
                      <w:rtl w:val="0"/>
                    </w:rPr>
                    <w:t xml:space="preserve">Değişken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B0">
                  <w:pPr>
                    <w:keepNext w:val="1"/>
                    <w:spacing w:after="60" w:before="0" w:lineRule="auto"/>
                    <w:rPr/>
                  </w:pPr>
                  <w:r w:rsidDel="00000000" w:rsidR="00000000" w:rsidRPr="00000000">
                    <w:rPr>
                      <w:rFonts w:ascii="Calibri" w:cs="Calibri" w:eastAsia="Calibri" w:hAnsi="Calibri"/>
                      <w:sz w:val="20"/>
                      <w:szCs w:val="20"/>
                      <w:rtl w:val="0"/>
                    </w:rPr>
                    <w:t xml:space="preserve">Ölçüt</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B1">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B2">
                  <w:pPr>
                    <w:keepNext w:val="1"/>
                    <w:spacing w:after="60" w:before="0" w:lineRule="auto"/>
                    <w:rPr/>
                  </w:pPr>
                  <w:r w:rsidDel="00000000" w:rsidR="00000000" w:rsidRPr="00000000">
                    <w:rPr>
                      <w:rFonts w:ascii="Calibri" w:cs="Calibri" w:eastAsia="Calibri" w:hAnsi="Calibri"/>
                      <w:sz w:val="20"/>
                      <w:szCs w:val="20"/>
                      <w:rtl w:val="0"/>
                    </w:rPr>
                    <w:t xml:space="preserve">Ek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B3">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B4">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5">
                  <w:pPr>
                    <w:keepNext w:val="1"/>
                    <w:spacing w:after="60" w:before="0" w:lineRule="auto"/>
                    <w:rPr/>
                  </w:pPr>
                  <w:r w:rsidDel="00000000" w:rsidR="00000000" w:rsidRPr="00000000">
                    <w:rPr>
                      <w:rFonts w:ascii="Calibri" w:cs="Calibri" w:eastAsia="Calibri" w:hAnsi="Calibri"/>
                      <w:sz w:val="20"/>
                      <w:szCs w:val="20"/>
                      <w:rtl w:val="0"/>
                    </w:rPr>
                    <w:t xml:space="preserve">KİA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6">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7">
                  <w:pPr>
                    <w:keepNext w:val="1"/>
                    <w:spacing w:after="60" w:before="0" w:lineRule="auto"/>
                    <w:rPr/>
                  </w:pPr>
                  <w:r w:rsidDel="00000000" w:rsidR="00000000" w:rsidRPr="00000000">
                    <w:rPr>
                      <w:rFonts w:ascii="Calibri" w:cs="Calibri" w:eastAsia="Calibri" w:hAnsi="Calibri"/>
                      <w:sz w:val="20"/>
                      <w:szCs w:val="20"/>
                      <w:rtl w:val="0"/>
                    </w:rPr>
                    <w:t xml:space="preserve">0,58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8">
                  <w:pPr>
                    <w:keepNext w:val="1"/>
                    <w:spacing w:after="60" w:before="0" w:lineRule="auto"/>
                    <w:rPr/>
                  </w:pPr>
                  <w:r w:rsidDel="00000000" w:rsidR="00000000" w:rsidRPr="00000000">
                    <w:rPr>
                      <w:rFonts w:ascii="Calibri" w:cs="Calibri" w:eastAsia="Calibri" w:hAnsi="Calibri"/>
                      <w:sz w:val="20"/>
                      <w:szCs w:val="20"/>
                      <w:rtl w:val="0"/>
                    </w:rPr>
                    <w:t xml:space="preserve">EI=0,58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BA">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B">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C">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D">
                  <w:pPr>
                    <w:keepNext w:val="1"/>
                    <w:spacing w:after="60" w:before="0" w:lineRule="auto"/>
                    <w:rPr/>
                  </w:pPr>
                  <w:r w:rsidDel="00000000" w:rsidR="00000000" w:rsidRPr="00000000">
                    <w:rPr>
                      <w:rFonts w:ascii="Calibri" w:cs="Calibri" w:eastAsia="Calibri" w:hAnsi="Calibri"/>
                      <w:sz w:val="20"/>
                      <w:szCs w:val="20"/>
                      <w:rtl w:val="0"/>
                    </w:rPr>
                    <w:t xml:space="preserve">0,51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E">
                  <w:pPr>
                    <w:keepNext w:val="1"/>
                    <w:spacing w:after="60" w:before="0" w:lineRule="auto"/>
                    <w:rPr/>
                  </w:pPr>
                  <w:r w:rsidDel="00000000" w:rsidR="00000000" w:rsidRPr="00000000">
                    <w:rPr>
                      <w:rFonts w:ascii="Calibri" w:cs="Calibri" w:eastAsia="Calibri" w:hAnsi="Calibri"/>
                      <w:sz w:val="20"/>
                      <w:szCs w:val="20"/>
                      <w:rtl w:val="0"/>
                    </w:rPr>
                    <w:t xml:space="preserve">EI=0,51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B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C0">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1">
                  <w:pPr>
                    <w:keepNext w:val="1"/>
                    <w:spacing w:after="60" w:before="0" w:lineRule="auto"/>
                    <w:rPr/>
                  </w:pPr>
                  <w:r w:rsidDel="00000000" w:rsidR="00000000" w:rsidRPr="00000000">
                    <w:rPr>
                      <w:rFonts w:ascii="Calibri" w:cs="Calibri" w:eastAsia="Calibri" w:hAnsi="Calibri"/>
                      <w:sz w:val="20"/>
                      <w:szCs w:val="20"/>
                      <w:rtl w:val="0"/>
                    </w:rPr>
                    <w:t xml:space="preserve">KİA Çatışma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2">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3">
                  <w:pPr>
                    <w:keepNext w:val="1"/>
                    <w:spacing w:after="60" w:before="0" w:lineRule="auto"/>
                    <w:rPr/>
                  </w:pPr>
                  <w:r w:rsidDel="00000000" w:rsidR="00000000" w:rsidRPr="00000000">
                    <w:rPr>
                      <w:rFonts w:ascii="Calibri" w:cs="Calibri" w:eastAsia="Calibri" w:hAnsi="Calibri"/>
                      <w:sz w:val="20"/>
                      <w:szCs w:val="20"/>
                      <w:rtl w:val="0"/>
                    </w:rPr>
                    <w:t xml:space="preserve">0,49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4">
                  <w:pPr>
                    <w:keepNext w:val="1"/>
                    <w:spacing w:after="60" w:before="0" w:lineRule="auto"/>
                    <w:rPr/>
                  </w:pPr>
                  <w:r w:rsidDel="00000000" w:rsidR="00000000" w:rsidRPr="00000000">
                    <w:rPr>
                      <w:rFonts w:ascii="Calibri" w:cs="Calibri" w:eastAsia="Calibri" w:hAnsi="Calibri"/>
                      <w:sz w:val="20"/>
                      <w:szCs w:val="20"/>
                      <w:rtl w:val="0"/>
                    </w:rPr>
                    <w:t xml:space="preserve">EI=0,49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C6">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7">
                  <w:pPr>
                    <w:keepNext w:val="1"/>
                    <w:spacing w:after="60" w:before="0" w:lineRule="auto"/>
                    <w:rPr/>
                  </w:pPr>
                  <w:r w:rsidDel="00000000" w:rsidR="00000000" w:rsidRPr="00000000">
                    <w:rPr>
                      <w:rFonts w:ascii="Calibri" w:cs="Calibri" w:eastAsia="Calibri" w:hAnsi="Calibri"/>
                      <w:sz w:val="20"/>
                      <w:szCs w:val="20"/>
                      <w:rtl w:val="0"/>
                    </w:rPr>
                    <w:t xml:space="preserve">KİA Statü</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8">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9">
                  <w:pPr>
                    <w:keepNext w:val="1"/>
                    <w:spacing w:after="60" w:before="0" w:lineRule="auto"/>
                    <w:rPr/>
                  </w:pPr>
                  <w:r w:rsidDel="00000000" w:rsidR="00000000" w:rsidRPr="00000000">
                    <w:rPr>
                      <w:rFonts w:ascii="Calibri" w:cs="Calibri" w:eastAsia="Calibri" w:hAnsi="Calibri"/>
                      <w:sz w:val="20"/>
                      <w:szCs w:val="20"/>
                      <w:rtl w:val="0"/>
                    </w:rPr>
                    <w:t xml:space="preserve">0,44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A">
                  <w:pPr>
                    <w:keepNext w:val="1"/>
                    <w:spacing w:after="60" w:before="0" w:lineRule="auto"/>
                    <w:rPr/>
                  </w:pPr>
                  <w:r w:rsidDel="00000000" w:rsidR="00000000" w:rsidRPr="00000000">
                    <w:rPr>
                      <w:rFonts w:ascii="Calibri" w:cs="Calibri" w:eastAsia="Calibri" w:hAnsi="Calibri"/>
                      <w:sz w:val="20"/>
                      <w:szCs w:val="20"/>
                      <w:rtl w:val="0"/>
                    </w:rPr>
                    <w:t xml:space="preserve">EI=0,44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CC">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D">
                  <w:pPr>
                    <w:keepNext w:val="1"/>
                    <w:spacing w:after="60" w:before="0" w:lineRule="auto"/>
                    <w:rPr/>
                  </w:pPr>
                  <w:r w:rsidDel="00000000" w:rsidR="00000000" w:rsidRPr="00000000">
                    <w:rPr>
                      <w:rFonts w:ascii="Calibri" w:cs="Calibri" w:eastAsia="Calibri" w:hAnsi="Calibri"/>
                      <w:sz w:val="20"/>
                      <w:szCs w:val="20"/>
                      <w:rtl w:val="0"/>
                    </w:rPr>
                    <w:t xml:space="preserve">KİA Rekabet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E">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CF">
                  <w:pPr>
                    <w:keepNext w:val="1"/>
                    <w:spacing w:after="60" w:before="0" w:lineRule="auto"/>
                    <w:rPr/>
                  </w:pPr>
                  <w:r w:rsidDel="00000000" w:rsidR="00000000" w:rsidRPr="00000000">
                    <w:rPr>
                      <w:rFonts w:ascii="Calibri" w:cs="Calibri" w:eastAsia="Calibri" w:hAnsi="Calibri"/>
                      <w:sz w:val="20"/>
                      <w:szCs w:val="20"/>
                      <w:rtl w:val="0"/>
                    </w:rPr>
                    <w:t xml:space="preserve">0,42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0">
                  <w:pPr>
                    <w:keepNext w:val="1"/>
                    <w:spacing w:after="60" w:before="0" w:lineRule="auto"/>
                    <w:rPr/>
                  </w:pPr>
                  <w:r w:rsidDel="00000000" w:rsidR="00000000" w:rsidRPr="00000000">
                    <w:rPr>
                      <w:rFonts w:ascii="Calibri" w:cs="Calibri" w:eastAsia="Calibri" w:hAnsi="Calibri"/>
                      <w:sz w:val="20"/>
                      <w:szCs w:val="20"/>
                      <w:rtl w:val="0"/>
                    </w:rPr>
                    <w:t xml:space="preserve">EI=0,42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1">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D2">
                  <w:pPr>
                    <w:keepNext w:val="1"/>
                    <w:spacing w:after="60" w:before="0" w:lineRule="auto"/>
                    <w:rPr/>
                  </w:pPr>
                  <w:r w:rsidDel="00000000" w:rsidR="00000000" w:rsidRPr="00000000">
                    <w:rPr>
                      <w:rFonts w:ascii="Calibri" w:cs="Calibri" w:eastAsia="Calibri" w:hAnsi="Calibri"/>
                      <w:sz w:val="20"/>
                      <w:szCs w:val="20"/>
                      <w:rtl w:val="0"/>
                    </w:rPr>
                    <w:t xml:space="preserve">Merkeziyet (havuzlanmış)</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3">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4">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5">
                  <w:pPr>
                    <w:keepNext w:val="1"/>
                    <w:spacing w:after="60" w:before="0" w:lineRule="auto"/>
                    <w:rPr/>
                  </w:pPr>
                  <w:r w:rsidDel="00000000" w:rsidR="00000000" w:rsidRPr="00000000">
                    <w:rPr>
                      <w:rFonts w:ascii="Calibri" w:cs="Calibri" w:eastAsia="Calibri" w:hAnsi="Calibri"/>
                      <w:sz w:val="20"/>
                      <w:szCs w:val="20"/>
                      <w:rtl w:val="0"/>
                    </w:rPr>
                    <w:t xml:space="preserve">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6">
                  <w:pPr>
                    <w:keepNext w:val="1"/>
                    <w:spacing w:after="60" w:before="0" w:lineRule="auto"/>
                    <w:rPr/>
                  </w:pPr>
                  <w:r w:rsidDel="00000000" w:rsidR="00000000" w:rsidRPr="00000000">
                    <w:rPr>
                      <w:rFonts w:ascii="Calibri" w:cs="Calibri" w:eastAsia="Calibri" w:hAnsi="Calibri"/>
                      <w:sz w:val="20"/>
                      <w:szCs w:val="20"/>
                      <w:rtl w:val="0"/>
                    </w:rPr>
                    <w:t xml:space="preserve">EI=0,40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D8">
                  <w:pPr>
                    <w:keepNext w:val="1"/>
                    <w:spacing w:after="60" w:before="0" w:lineRule="auto"/>
                    <w:rPr/>
                  </w:pPr>
                  <w:r w:rsidDel="00000000" w:rsidR="00000000" w:rsidRPr="00000000">
                    <w:rPr>
                      <w:rFonts w:ascii="Calibri" w:cs="Calibri" w:eastAsia="Calibri" w:hAnsi="Calibri"/>
                      <w:sz w:val="20"/>
                      <w:szCs w:val="20"/>
                      <w:rtl w:val="0"/>
                    </w:rPr>
                    <w:t xml:space="preserve">NCT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9">
                  <w:pPr>
                    <w:keepNext w:val="1"/>
                    <w:spacing w:after="60" w:before="0" w:lineRule="auto"/>
                    <w:rPr/>
                  </w:pPr>
                  <w:r w:rsidDel="00000000" w:rsidR="00000000" w:rsidRPr="00000000">
                    <w:rPr>
                      <w:rFonts w:ascii="Calibri" w:cs="Calibri" w:eastAsia="Calibri" w:hAnsi="Calibri"/>
                      <w:sz w:val="20"/>
                      <w:szCs w:val="20"/>
                      <w:rtl w:val="0"/>
                    </w:rPr>
                    <w:t xml:space="preserve">Network invariance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A">
                  <w:pPr>
                    <w:keepNext w:val="1"/>
                    <w:spacing w:after="60" w:before="0" w:lineRule="auto"/>
                    <w:rPr/>
                  </w:pPr>
                  <w:r w:rsidDel="00000000" w:rsidR="00000000" w:rsidRPr="00000000">
                    <w:rPr>
                      <w:rFonts w:ascii="Calibri" w:cs="Calibri" w:eastAsia="Calibri" w:hAnsi="Calibri"/>
                      <w:sz w:val="20"/>
                      <w:szCs w:val="20"/>
                      <w:rtl w:val="0"/>
                    </w:rPr>
                    <w:t xml:space="preserve">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B">
                  <w:pPr>
                    <w:keepNext w:val="1"/>
                    <w:spacing w:after="60" w:before="0" w:lineRule="auto"/>
                    <w:rPr/>
                  </w:pPr>
                  <w:r w:rsidDel="00000000" w:rsidR="00000000" w:rsidRPr="00000000">
                    <w:rPr>
                      <w:rFonts w:ascii="Calibri" w:cs="Calibri" w:eastAsia="Calibri" w:hAnsi="Calibri"/>
                      <w:sz w:val="20"/>
                      <w:szCs w:val="20"/>
                      <w:rtl w:val="0"/>
                    </w:rPr>
                    <w:t xml:space="preserve">0,201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C">
                  <w:pPr>
                    <w:keepNext w:val="1"/>
                    <w:spacing w:after="60" w:before="0" w:lineRule="auto"/>
                    <w:rPr/>
                  </w:pPr>
                  <w:r w:rsidDel="00000000" w:rsidR="00000000" w:rsidRPr="00000000">
                    <w:rPr>
                      <w:rFonts w:ascii="Calibri" w:cs="Calibri" w:eastAsia="Calibri" w:hAnsi="Calibri"/>
                      <w:sz w:val="20"/>
                      <w:szCs w:val="20"/>
                      <w:rtl w:val="0"/>
                    </w:rPr>
                    <w:t xml:space="preserve">perm=1000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D">
                  <w:pPr>
                    <w:keepNext w:val="1"/>
                    <w:spacing w:after="60" w:before="0" w:lineRule="auto"/>
                    <w:rPr/>
                  </w:pPr>
                  <w:r w:rsidDel="00000000" w:rsidR="00000000" w:rsidRPr="00000000">
                    <w:rPr>
                      <w:rFonts w:ascii="Calibri" w:cs="Calibri" w:eastAsia="Calibri" w:hAnsi="Calibri"/>
                      <w:sz w:val="20"/>
                      <w:szCs w:val="20"/>
                      <w:rtl w:val="0"/>
                    </w:rPr>
                    <w:t xml:space="preserve">0,768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DE">
                  <w:pPr>
                    <w:keepNext w:val="1"/>
                    <w:spacing w:after="60" w:before="0" w:lineRule="auto"/>
                    <w:rPr/>
                  </w:pPr>
                  <w:r w:rsidDel="00000000" w:rsidR="00000000" w:rsidRPr="00000000">
                    <w:rPr>
                      <w:rFonts w:ascii="Calibri" w:cs="Calibri" w:eastAsia="Calibri" w:hAnsi="Calibri"/>
                      <w:sz w:val="20"/>
                      <w:szCs w:val="20"/>
                      <w:rtl w:val="0"/>
                    </w:rPr>
                    <w:t xml:space="preserve">NCT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DF">
                  <w:pPr>
                    <w:keepNext w:val="1"/>
                    <w:spacing w:after="60" w:before="0" w:lineRule="auto"/>
                    <w:rPr/>
                  </w:pPr>
                  <w:r w:rsidDel="00000000" w:rsidR="00000000" w:rsidRPr="00000000">
                    <w:rPr>
                      <w:rFonts w:ascii="Calibri" w:cs="Calibri" w:eastAsia="Calibri" w:hAnsi="Calibri"/>
                      <w:sz w:val="20"/>
                      <w:szCs w:val="20"/>
                      <w:rtl w:val="0"/>
                    </w:rPr>
                    <w:t xml:space="preserve">Global 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0">
                  <w:pPr>
                    <w:keepNext w:val="1"/>
                    <w:spacing w:after="60" w:before="0" w:lineRule="auto"/>
                    <w:rPr/>
                  </w:pPr>
                  <w:r w:rsidDel="00000000" w:rsidR="00000000" w:rsidRPr="00000000">
                    <w:rPr>
                      <w:rFonts w:ascii="Calibri" w:cs="Calibri" w:eastAsia="Calibri" w:hAnsi="Calibri"/>
                      <w:sz w:val="20"/>
                      <w:szCs w:val="20"/>
                      <w:rtl w:val="0"/>
                    </w:rPr>
                    <w:t xml:space="preserve">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1">
                  <w:pPr>
                    <w:keepNext w:val="1"/>
                    <w:spacing w:after="60" w:before="0" w:lineRule="auto"/>
                    <w:rPr/>
                  </w:pPr>
                  <w:r w:rsidDel="00000000" w:rsidR="00000000" w:rsidRPr="00000000">
                    <w:rPr>
                      <w:rFonts w:ascii="Calibri" w:cs="Calibri" w:eastAsia="Calibri" w:hAnsi="Calibri"/>
                      <w:sz w:val="20"/>
                      <w:szCs w:val="20"/>
                      <w:rtl w:val="0"/>
                    </w:rPr>
                    <w:t xml:space="preserve">0,282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2">
                  <w:pPr>
                    <w:keepNext w:val="1"/>
                    <w:spacing w:after="60" w:before="0" w:lineRule="auto"/>
                    <w:rPr/>
                  </w:pPr>
                  <w:r w:rsidDel="00000000" w:rsidR="00000000" w:rsidRPr="00000000">
                    <w:rPr>
                      <w:rFonts w:ascii="Calibri" w:cs="Calibri" w:eastAsia="Calibri" w:hAnsi="Calibri"/>
                      <w:sz w:val="20"/>
                      <w:szCs w:val="20"/>
                      <w:rtl w:val="0"/>
                    </w:rPr>
                    <w:t xml:space="preserve">perm=1000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3">
                  <w:pPr>
                    <w:keepNext w:val="1"/>
                    <w:spacing w:after="60" w:before="0" w:lineRule="auto"/>
                    <w:rPr/>
                  </w:pPr>
                  <w:r w:rsidDel="00000000" w:rsidR="00000000" w:rsidRPr="00000000">
                    <w:rPr>
                      <w:rFonts w:ascii="Calibri" w:cs="Calibri" w:eastAsia="Calibri" w:hAnsi="Calibri"/>
                      <w:sz w:val="20"/>
                      <w:szCs w:val="20"/>
                      <w:rtl w:val="0"/>
                    </w:rPr>
                    <w:t xml:space="preserve">0,866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E4">
                  <w:pPr>
                    <w:keepNext w:val="1"/>
                    <w:spacing w:after="60" w:before="0" w:lineRule="auto"/>
                    <w:rPr/>
                  </w:pPr>
                  <w:r w:rsidDel="00000000" w:rsidR="00000000" w:rsidRPr="00000000">
                    <w:rPr>
                      <w:rFonts w:ascii="Calibri" w:cs="Calibri" w:eastAsia="Calibri" w:hAnsi="Calibri"/>
                      <w:sz w:val="20"/>
                      <w:szCs w:val="20"/>
                      <w:rtl w:val="0"/>
                    </w:rPr>
                    <w:t xml:space="preserve">Kararlılık (CS)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5">
                  <w:pPr>
                    <w:keepNext w:val="1"/>
                    <w:spacing w:after="60" w:before="0" w:lineRule="auto"/>
                    <w:rPr/>
                  </w:pPr>
                  <w:r w:rsidDel="00000000" w:rsidR="00000000" w:rsidRPr="00000000">
                    <w:rPr>
                      <w:rFonts w:ascii="Calibri" w:cs="Calibri" w:eastAsia="Calibri" w:hAnsi="Calibri"/>
                      <w:sz w:val="20"/>
                      <w:szCs w:val="20"/>
                      <w:rtl w:val="0"/>
                    </w:rPr>
                    <w:t xml:space="preserve">Strength</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6">
                  <w:pPr>
                    <w:keepNext w:val="1"/>
                    <w:spacing w:after="60" w:before="0" w:lineRule="auto"/>
                    <w:rPr/>
                  </w:pPr>
                  <w:r w:rsidDel="00000000" w:rsidR="00000000" w:rsidRPr="00000000">
                    <w:rPr>
                      <w:rFonts w:ascii="Calibri" w:cs="Calibri" w:eastAsia="Calibri" w:hAnsi="Calibri"/>
                      <w:sz w:val="20"/>
                      <w:szCs w:val="20"/>
                      <w:rtl w:val="0"/>
                    </w:rPr>
                    <w:t xml:space="preserve">CS(0,7)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7">
                  <w:pPr>
                    <w:keepNext w:val="1"/>
                    <w:spacing w:after="60" w:before="0" w:lineRule="auto"/>
                    <w:rPr/>
                  </w:pPr>
                  <w:r w:rsidDel="00000000" w:rsidR="00000000" w:rsidRPr="00000000">
                    <w:rPr>
                      <w:rFonts w:ascii="Calibri" w:cs="Calibri" w:eastAsia="Calibri" w:hAnsi="Calibri"/>
                      <w:sz w:val="20"/>
                      <w:szCs w:val="20"/>
                      <w:rtl w:val="0"/>
                    </w:rPr>
                    <w:t xml:space="preserve">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8">
                  <w:pPr>
                    <w:keepNext w:val="1"/>
                    <w:spacing w:after="60" w:before="0" w:lineRule="auto"/>
                    <w:rPr/>
                  </w:pPr>
                  <w:r w:rsidDel="00000000" w:rsidR="00000000" w:rsidRPr="00000000">
                    <w:rPr>
                      <w:rFonts w:ascii="Calibri" w:cs="Calibri" w:eastAsia="Calibri" w:hAnsi="Calibri"/>
                      <w:sz w:val="20"/>
                      <w:szCs w:val="20"/>
                      <w:rtl w:val="0"/>
                    </w:rPr>
                    <w:t xml:space="preserve">boot=1000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EA">
                  <w:pPr>
                    <w:keepNext w:val="1"/>
                    <w:spacing w:after="60" w:before="0" w:lineRule="auto"/>
                    <w:rPr/>
                  </w:pPr>
                  <w:r w:rsidDel="00000000" w:rsidR="00000000" w:rsidRPr="00000000">
                    <w:rPr>
                      <w:rFonts w:ascii="Calibri" w:cs="Calibri" w:eastAsia="Calibri" w:hAnsi="Calibri"/>
                      <w:sz w:val="20"/>
                      <w:szCs w:val="20"/>
                      <w:rtl w:val="0"/>
                    </w:rPr>
                    <w:t xml:space="preserve">Kararlılık (CS)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B">
                  <w:pPr>
                    <w:keepNext w:val="1"/>
                    <w:spacing w:after="60" w:before="0" w:lineRule="auto"/>
                    <w:rPr/>
                  </w:pPr>
                  <w:r w:rsidDel="00000000" w:rsidR="00000000" w:rsidRPr="00000000">
                    <w:rPr>
                      <w:rFonts w:ascii="Calibri" w:cs="Calibri" w:eastAsia="Calibri" w:hAnsi="Calibri"/>
                      <w:sz w:val="20"/>
                      <w:szCs w:val="20"/>
                      <w:rtl w:val="0"/>
                    </w:rPr>
                    <w:t xml:space="preserve">Expected influence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C">
                  <w:pPr>
                    <w:keepNext w:val="1"/>
                    <w:spacing w:after="60" w:before="0" w:lineRule="auto"/>
                    <w:rPr/>
                  </w:pPr>
                  <w:r w:rsidDel="00000000" w:rsidR="00000000" w:rsidRPr="00000000">
                    <w:rPr>
                      <w:rFonts w:ascii="Calibri" w:cs="Calibri" w:eastAsia="Calibri" w:hAnsi="Calibri"/>
                      <w:sz w:val="20"/>
                      <w:szCs w:val="20"/>
                      <w:rtl w:val="0"/>
                    </w:rPr>
                    <w:t xml:space="preserve">CS(0,7)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D">
                  <w:pPr>
                    <w:keepNext w:val="1"/>
                    <w:spacing w:after="60" w:before="0" w:lineRule="auto"/>
                    <w:rPr/>
                  </w:pPr>
                  <w:r w:rsidDel="00000000" w:rsidR="00000000" w:rsidRPr="00000000">
                    <w:rPr>
                      <w:rFonts w:ascii="Calibri" w:cs="Calibri" w:eastAsia="Calibri" w:hAnsi="Calibri"/>
                      <w:sz w:val="20"/>
                      <w:szCs w:val="20"/>
                      <w:rtl w:val="0"/>
                    </w:rPr>
                    <w:t xml:space="preserve">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E">
                  <w:pPr>
                    <w:keepNext w:val="1"/>
                    <w:spacing w:after="60" w:before="0" w:lineRule="auto"/>
                    <w:rPr/>
                  </w:pPr>
                  <w:r w:rsidDel="00000000" w:rsidR="00000000" w:rsidRPr="00000000">
                    <w:rPr>
                      <w:rFonts w:ascii="Calibri" w:cs="Calibri" w:eastAsia="Calibri" w:hAnsi="Calibri"/>
                      <w:sz w:val="20"/>
                      <w:szCs w:val="20"/>
                      <w:rtl w:val="0"/>
                    </w:rPr>
                    <w:t xml:space="preserve">boot=1000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E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r>
          </w:tbl>
          <w:p w:rsidR="00000000" w:rsidDel="00000000" w:rsidP="00000000" w:rsidRDefault="00000000" w:rsidRPr="00000000" w14:paraId="00000A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lmtqwa154y1" w:id="136"/>
          <w:bookmarkEnd w:id="136"/>
          <w:p w:rsidR="00000000" w:rsidDel="00000000" w:rsidP="00000000" w:rsidRDefault="00000000" w:rsidRPr="00000000" w14:paraId="00000A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3043575"/>
                  <wp:effectExtent b="0" l="0" r="0" t="0"/>
                  <wp:docPr id="16"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4717542" cy="3043575"/>
                          </a:xfrm>
                          <a:prstGeom prst="rect"/>
                          <a:ln/>
                        </pic:spPr>
                      </pic:pic>
                    </a:graphicData>
                  </a:graphic>
                </wp:inline>
              </w:drawing>
            </w:r>
            <w:r w:rsidDel="00000000" w:rsidR="00000000" w:rsidRPr="00000000">
              <w:rPr>
                <w:rtl w:val="0"/>
              </w:rPr>
            </w:r>
          </w:p>
          <w:p w:rsidR="00000000" w:rsidDel="00000000" w:rsidP="00000000" w:rsidRDefault="00000000" w:rsidRPr="00000000" w14:paraId="00000AF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EBIC-LASSO Gauss grafik modeli. Kenar kalınlığı mutlak kısmi korelasyonu, düğüm boyutu strength merkeziyetini göstermektedir.</w:t>
            </w:r>
          </w:p>
        </w:tc>
      </w:tr>
    </w:tbl>
    <w:p w:rsidR="00000000" w:rsidDel="00000000" w:rsidP="00000000" w:rsidRDefault="00000000" w:rsidRPr="00000000" w14:paraId="00000A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9s9xqxw39r8" w:id="137"/>
          <w:bookmarkEnd w:id="137"/>
          <w:p w:rsidR="00000000" w:rsidDel="00000000" w:rsidP="00000000" w:rsidRDefault="00000000" w:rsidRPr="00000000" w14:paraId="00000A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142232" cy="2674662"/>
                  <wp:effectExtent b="0" l="0" r="0" t="0"/>
                  <wp:docPr id="17" name="image13.png"/>
                  <a:graphic>
                    <a:graphicData uri="http://schemas.openxmlformats.org/drawingml/2006/picture">
                      <pic:pic>
                        <pic:nvPicPr>
                          <pic:cNvPr id="0" name="image13.png"/>
                          <pic:cNvPicPr preferRelativeResize="0"/>
                        </pic:nvPicPr>
                        <pic:blipFill>
                          <a:blip r:embed="rId22"/>
                          <a:srcRect b="0" l="0" r="0" t="0"/>
                          <a:stretch>
                            <a:fillRect/>
                          </a:stretch>
                        </pic:blipFill>
                        <pic:spPr>
                          <a:xfrm>
                            <a:off x="0" y="0"/>
                            <a:ext cx="4142232" cy="2674662"/>
                          </a:xfrm>
                          <a:prstGeom prst="rect"/>
                          <a:ln/>
                        </pic:spPr>
                      </pic:pic>
                    </a:graphicData>
                  </a:graphic>
                </wp:inline>
              </w:drawing>
            </w:r>
            <w:r w:rsidDel="00000000" w:rsidR="00000000" w:rsidRPr="00000000">
              <w:rPr>
                <w:rtl w:val="0"/>
              </w:rPr>
            </w:r>
          </w:p>
          <w:p w:rsidR="00000000" w:rsidDel="00000000" w:rsidP="00000000" w:rsidRDefault="00000000" w:rsidRPr="00000000" w14:paraId="00000AF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Ağ Karşılaştırma Testi sonuçları. Ağ invaryans ve global strength p değerleri DM ve kontrol ağlarının anlamlı düzeyde ayrışmadığını göstermektedir.</w:t>
            </w:r>
          </w:p>
        </w:tc>
      </w:tr>
    </w:tbl>
    <w:bookmarkStart w:colFirst="0" w:colLast="0" w:name="kd3fzagkxvhs" w:id="138"/>
    <w:bookmarkEnd w:id="138"/>
    <w:p w:rsidR="00000000" w:rsidDel="00000000" w:rsidP="00000000" w:rsidRDefault="00000000" w:rsidRPr="00000000" w14:paraId="00000AF6">
      <w:pPr>
        <w:pStyle w:val="Heading3"/>
        <w:rPr/>
      </w:pPr>
      <w:r w:rsidDel="00000000" w:rsidR="00000000" w:rsidRPr="00000000">
        <w:rPr>
          <w:rtl w:val="0"/>
        </w:rPr>
        <w:t xml:space="preserve">4.4.4 [KEŞİFSEL] Klinik Fayda</w:t>
      </w:r>
    </w:p>
    <w:p w:rsidR="00000000" w:rsidDel="00000000" w:rsidP="00000000" w:rsidRDefault="00000000" w:rsidRPr="00000000" w14:paraId="00000A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Yüksek güncel depresif belirti göstergesi (Beck toplam ≥ 17; betimsel ikili gösterge, klinik risk/yordama anlamı taşımaz) sınıflandırması için temel model (DM grup üyeliği + anne yaşı + latent SES + aile çocuk sayısı) ve genişletilmiş model (temel + dört EMBU-P alt ölçeği) karşılaştırılmıştır. İç-validasyonlu optimizm-düzeltilmiş bootstrap (B = 1000) ile temel modelde görünür (apparent) AUC = 0,58 (%95 GA [0,50; 0,67]; optimizm-düzeltilmiş 0,54), genişletilmiş modelde görünür AUC = 0,70 (%95 GA [0,63; 0,78]; optimizm-düzeltilmiş 0,66) bulunmuştur. Temel ve genişletilmiş modellerin ayrım gücü </w:t>
      </w:r>
      <w:hyperlink w:anchor="ka2ffq923odu">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Youden indeksiyle optimal eşik 0,22; sensitivite 0,75; spesifite 0,60; PPV 0,41; NPV 0,87 düzeyindedir. Karar eğrisi analizinde genişletilmiş model, incelenen 0,05–0,50 olasılık eşiği aralığının tamamında “herkesi tara” ve “kimseyi tarama” stratejilerine göre bu örneklemde görünür (apparent, iç-örneklem) pozitif net fayda sağlamış; ancak net fayda 0,05 eşiğinde 0,23 iken 0,25 ve üzeri eşiklerde 0,04–0,10 düzeyine gerileyerek yalnız düşük eşiklerde belirgin kalmıştır (</w:t>
      </w:r>
      <w:hyperlink w:anchor="hhmn727fum4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AUC ve kalibrasyondan farklı olarak net fayda eğrileri bootstrap optimizm düzeltmesine tabi tutulmamış, görünür (iç-örneklem) değerler olarak raporlanmıştır. Klinik olarak bu eşikler, “yüksek depresif belirti taşıması muhtemel bir anneye kısa bir doğrulayıcı klinik görüşme veya BDI uygulaması önerme” kararına karşılık gelir; düşük eşik, yanlış-pozitif maliyetinin (kısa ek değerlendirme) düşük, kaçırılan olgu maliyetinin yüksek sayıldığı tarama bağlamıyla tutarlıdır. Kalibrasyon açısından, kalibrasyon, genişletilmiş modelde görünür (apparent) eğim = 1,00 ve sabit = 0,00; optimizm-düzeltilmiş eğim = 0,77 (%95 GA [0,48; 1,14]) ve optimizm-düzeltilmiş sabit = 0,01 (%95 GA [-0,29; 0,32]) düzeyindedir (ideal: eğim = 1, sabit = 0); düzeltilmiş eğimin nokta kestirimi 1’in altında olmakla birlikte %95 güven aralığı 1’i içermekte, dolayısıyla iç-validasyonda beklenen hafif aşırı-uyum eğilimiyle uyumlu olsa da ideal kalibrasyondan istatistiksel olarak ayırt edilememektedir (</w:t>
      </w:r>
      <w:hyperlink w:anchor="ney23xegq81g">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CART çapraz-doğrulanmış hata profili ve Random Forest değişken önemleri </w:t>
      </w:r>
      <w:hyperlink w:anchor="yclys9cgkuk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birlikte gösterilmiştir. Model dış örneklemde doğrulanmamıştır; sonuçlar iç-validasyon düzeyindedir. Performans göstergeleri </w:t>
      </w:r>
      <w:hyperlink w:anchor="id6igqh7e5s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52"/>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id6igqh7e5sn" w:id="139"/>
          <w:bookmarkEnd w:id="139"/>
          <w:p w:rsidR="00000000" w:rsidDel="00000000" w:rsidP="00000000" w:rsidRDefault="00000000" w:rsidRPr="00000000" w14:paraId="00000A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Eşzamanlı klinik sınıflandırma (tarama) modeli performansı.</w:t>
            </w:r>
          </w:p>
          <w:tbl>
            <w:tblPr>
              <w:tblStyle w:val="Table53"/>
              <w:jc w:val="center"/>
              <w:tblLayout w:type="fixed"/>
              <w:tblLook w:val="0000"/>
            </w:tblPr>
            <w:tblGrid>
              <w:gridCol w:w="1930"/>
              <w:gridCol w:w="1930"/>
              <w:gridCol w:w="1930"/>
              <w:gridCol w:w="1930"/>
              <w:tblGridChange w:id="0">
                <w:tblGrid>
                  <w:gridCol w:w="1930"/>
                  <w:gridCol w:w="1930"/>
                  <w:gridCol w:w="1930"/>
                  <w:gridCol w:w="1930"/>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AF9">
                  <w:pPr>
                    <w:keepNext w:val="1"/>
                    <w:spacing w:after="60" w:before="0" w:lineRule="auto"/>
                    <w:rPr/>
                  </w:pPr>
                  <w:r w:rsidDel="00000000" w:rsidR="00000000" w:rsidRPr="00000000">
                    <w:rPr>
                      <w:rFonts w:ascii="Calibri" w:cs="Calibri" w:eastAsia="Calibri" w:hAnsi="Calibri"/>
                      <w:sz w:val="20"/>
                      <w:szCs w:val="20"/>
                      <w:rtl w:val="0"/>
                    </w:rPr>
                    <w:t xml:space="preserve">Bölüm</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FA">
                  <w:pPr>
                    <w:keepNext w:val="1"/>
                    <w:spacing w:after="60" w:before="0" w:lineRule="auto"/>
                    <w:rPr/>
                  </w:pPr>
                  <w:r w:rsidDel="00000000" w:rsidR="00000000" w:rsidRPr="00000000">
                    <w:rPr>
                      <w:rFonts w:ascii="Calibri" w:cs="Calibri" w:eastAsia="Calibri" w:hAnsi="Calibri"/>
                      <w:sz w:val="20"/>
                      <w:szCs w:val="20"/>
                      <w:rtl w:val="0"/>
                    </w:rPr>
                    <w:t xml:space="preserve">Metrik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FB">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AFC">
                  <w:pPr>
                    <w:keepNext w:val="1"/>
                    <w:spacing w:after="60" w:before="0" w:lineRule="auto"/>
                    <w:rPr/>
                  </w:pPr>
                  <w:r w:rsidDel="00000000" w:rsidR="00000000" w:rsidRPr="00000000">
                    <w:rPr>
                      <w:rFonts w:ascii="Calibri" w:cs="Calibri" w:eastAsia="Calibri" w:hAnsi="Calibri"/>
                      <w:sz w:val="20"/>
                      <w:szCs w:val="20"/>
                      <w:rtl w:val="0"/>
                    </w:rPr>
                    <w:t xml:space="preserve">Ek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AFD">
                  <w:pPr>
                    <w:keepNext w:val="1"/>
                    <w:spacing w:after="60" w:before="0" w:lineRule="auto"/>
                    <w:rPr/>
                  </w:pPr>
                  <w:r w:rsidDel="00000000" w:rsidR="00000000" w:rsidRPr="00000000">
                    <w:rPr>
                      <w:rFonts w:ascii="Calibri" w:cs="Calibri" w:eastAsia="Calibri" w:hAnsi="Calibri"/>
                      <w:sz w:val="20"/>
                      <w:szCs w:val="20"/>
                      <w:rtl w:val="0"/>
                    </w:rPr>
                    <w:t xml:space="preserve">Performans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E">
                  <w:pPr>
                    <w:keepNext w:val="1"/>
                    <w:spacing w:after="60" w:before="0" w:lineRule="auto"/>
                    <w:rPr/>
                  </w:pPr>
                  <w:r w:rsidDel="00000000" w:rsidR="00000000" w:rsidRPr="00000000">
                    <w:rPr>
                      <w:rFonts w:ascii="Calibri" w:cs="Calibri" w:eastAsia="Calibri" w:hAnsi="Calibri"/>
                      <w:sz w:val="20"/>
                      <w:szCs w:val="20"/>
                      <w:rtl w:val="0"/>
                    </w:rPr>
                    <w:t xml:space="preserve">Temel AUC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AFF">
                  <w:pPr>
                    <w:keepNext w:val="1"/>
                    <w:spacing w:after="60" w:before="0" w:lineRule="auto"/>
                    <w:rPr/>
                  </w:pPr>
                  <w:r w:rsidDel="00000000" w:rsidR="00000000" w:rsidRPr="00000000">
                    <w:rPr>
                      <w:rFonts w:ascii="Calibri" w:cs="Calibri" w:eastAsia="Calibri" w:hAnsi="Calibri"/>
                      <w:sz w:val="20"/>
                      <w:szCs w:val="20"/>
                      <w:rtl w:val="0"/>
                    </w:rPr>
                    <w:t xml:space="preserve">0,58 [0,50, 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0">
                  <w:pPr>
                    <w:keepNext w:val="1"/>
                    <w:spacing w:after="60" w:before="0" w:lineRule="auto"/>
                    <w:rPr/>
                  </w:pPr>
                  <w:r w:rsidDel="00000000" w:rsidR="00000000" w:rsidRPr="00000000">
                    <w:rPr>
                      <w:rFonts w:ascii="Calibri" w:cs="Calibri" w:eastAsia="Calibri" w:hAnsi="Calibri"/>
                      <w:sz w:val="20"/>
                      <w:szCs w:val="20"/>
                      <w:rtl w:val="0"/>
                    </w:rPr>
                    <w:t xml:space="preserve">optimizm-düzeltilmiş = 0,54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01">
                  <w:pPr>
                    <w:keepNext w:val="1"/>
                    <w:spacing w:after="60" w:before="0" w:lineRule="auto"/>
                    <w:rPr/>
                  </w:pPr>
                  <w:r w:rsidDel="00000000" w:rsidR="00000000" w:rsidRPr="00000000">
                    <w:rPr>
                      <w:rFonts w:ascii="Calibri" w:cs="Calibri" w:eastAsia="Calibri" w:hAnsi="Calibri"/>
                      <w:sz w:val="20"/>
                      <w:szCs w:val="20"/>
                      <w:rtl w:val="0"/>
                    </w:rPr>
                    <w:t xml:space="preserve">Performans</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2">
                  <w:pPr>
                    <w:keepNext w:val="1"/>
                    <w:spacing w:after="60" w:before="0" w:lineRule="auto"/>
                    <w:rPr/>
                  </w:pPr>
                  <w:r w:rsidDel="00000000" w:rsidR="00000000" w:rsidRPr="00000000">
                    <w:rPr>
                      <w:rFonts w:ascii="Calibri" w:cs="Calibri" w:eastAsia="Calibri" w:hAnsi="Calibri"/>
                      <w:sz w:val="20"/>
                      <w:szCs w:val="20"/>
                      <w:rtl w:val="0"/>
                    </w:rPr>
                    <w:t xml:space="preserve">Geniş AUC</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3">
                  <w:pPr>
                    <w:keepNext w:val="1"/>
                    <w:spacing w:after="60" w:before="0" w:lineRule="auto"/>
                    <w:rPr/>
                  </w:pPr>
                  <w:r w:rsidDel="00000000" w:rsidR="00000000" w:rsidRPr="00000000">
                    <w:rPr>
                      <w:rFonts w:ascii="Calibri" w:cs="Calibri" w:eastAsia="Calibri" w:hAnsi="Calibri"/>
                      <w:sz w:val="20"/>
                      <w:szCs w:val="20"/>
                      <w:rtl w:val="0"/>
                    </w:rPr>
                    <w:t xml:space="preserve">0,70 [0,63, 0,78]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4">
                  <w:pPr>
                    <w:keepNext w:val="1"/>
                    <w:spacing w:after="60" w:before="0" w:lineRule="auto"/>
                    <w:rPr/>
                  </w:pPr>
                  <w:r w:rsidDel="00000000" w:rsidR="00000000" w:rsidRPr="00000000">
                    <w:rPr>
                      <w:rFonts w:ascii="Calibri" w:cs="Calibri" w:eastAsia="Calibri" w:hAnsi="Calibri"/>
                      <w:sz w:val="20"/>
                      <w:szCs w:val="20"/>
                      <w:rtl w:val="0"/>
                    </w:rPr>
                    <w:t xml:space="preserve">optimizm-düzeltilmiş = 0,66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05">
                  <w:pPr>
                    <w:keepNext w:val="1"/>
                    <w:spacing w:after="60" w:before="0" w:lineRule="auto"/>
                    <w:rPr/>
                  </w:pPr>
                  <w:r w:rsidDel="00000000" w:rsidR="00000000" w:rsidRPr="00000000">
                    <w:rPr>
                      <w:rFonts w:ascii="Calibri" w:cs="Calibri" w:eastAsia="Calibri" w:hAnsi="Calibri"/>
                      <w:sz w:val="20"/>
                      <w:szCs w:val="20"/>
                      <w:rtl w:val="0"/>
                    </w:rPr>
                    <w:t xml:space="preserve">Kalibrasyon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6">
                  <w:pPr>
                    <w:keepNext w:val="1"/>
                    <w:spacing w:after="60" w:before="0" w:lineRule="auto"/>
                    <w:rPr/>
                  </w:pPr>
                  <w:r w:rsidDel="00000000" w:rsidR="00000000" w:rsidRPr="00000000">
                    <w:rPr>
                      <w:rFonts w:ascii="Calibri" w:cs="Calibri" w:eastAsia="Calibri" w:hAnsi="Calibri"/>
                      <w:sz w:val="20"/>
                      <w:szCs w:val="20"/>
                      <w:rtl w:val="0"/>
                    </w:rPr>
                    <w:t xml:space="preserve">Temel kalibrasyon eğimi (slope)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7">
                  <w:pPr>
                    <w:keepNext w:val="1"/>
                    <w:spacing w:after="60" w:before="0" w:lineRule="auto"/>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8">
                  <w:pPr>
                    <w:keepNext w:val="1"/>
                    <w:spacing w:after="60" w:before="0" w:lineRule="auto"/>
                    <w:rPr/>
                  </w:pPr>
                  <w:r w:rsidDel="00000000" w:rsidR="00000000" w:rsidRPr="00000000">
                    <w:rPr>
                      <w:rFonts w:ascii="Calibri" w:cs="Calibri" w:eastAsia="Calibri" w:hAnsi="Calibri"/>
                      <w:sz w:val="20"/>
                      <w:szCs w:val="20"/>
                      <w:rtl w:val="0"/>
                    </w:rPr>
                    <w:t xml:space="preserve">optimizm-düzeltilmiş = 0,58 [0,02, 1,26]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09">
                  <w:pPr>
                    <w:keepNext w:val="1"/>
                    <w:spacing w:after="60" w:before="0" w:lineRule="auto"/>
                    <w:rPr/>
                  </w:pPr>
                  <w:r w:rsidDel="00000000" w:rsidR="00000000" w:rsidRPr="00000000">
                    <w:rPr>
                      <w:rFonts w:ascii="Calibri" w:cs="Calibri" w:eastAsia="Calibri" w:hAnsi="Calibri"/>
                      <w:sz w:val="20"/>
                      <w:szCs w:val="20"/>
                      <w:rtl w:val="0"/>
                    </w:rPr>
                    <w:t xml:space="preserve">Kalibrasyon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A">
                  <w:pPr>
                    <w:keepNext w:val="1"/>
                    <w:spacing w:after="60" w:before="0" w:lineRule="auto"/>
                    <w:rPr/>
                  </w:pPr>
                  <w:r w:rsidDel="00000000" w:rsidR="00000000" w:rsidRPr="00000000">
                    <w:rPr>
                      <w:rFonts w:ascii="Calibri" w:cs="Calibri" w:eastAsia="Calibri" w:hAnsi="Calibri"/>
                      <w:sz w:val="20"/>
                      <w:szCs w:val="20"/>
                      <w:rtl w:val="0"/>
                    </w:rPr>
                    <w:t xml:space="preserve">Geniş kalibrasyon eğimi (slope)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B">
                  <w:pPr>
                    <w:keepNext w:val="1"/>
                    <w:spacing w:after="60" w:before="0" w:lineRule="auto"/>
                    <w:rPr/>
                  </w:pPr>
                  <w:r w:rsidDel="00000000" w:rsidR="00000000" w:rsidRPr="00000000">
                    <w:rPr>
                      <w:rFonts w:ascii="Calibri" w:cs="Calibri" w:eastAsia="Calibri" w:hAnsi="Calibri"/>
                      <w:sz w:val="20"/>
                      <w:szCs w:val="20"/>
                      <w:rtl w:val="0"/>
                    </w:rPr>
                    <w:t xml:space="preserve">1,00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C">
                  <w:pPr>
                    <w:keepNext w:val="1"/>
                    <w:spacing w:after="60" w:before="0" w:lineRule="auto"/>
                    <w:rPr/>
                  </w:pPr>
                  <w:r w:rsidDel="00000000" w:rsidR="00000000" w:rsidRPr="00000000">
                    <w:rPr>
                      <w:rFonts w:ascii="Calibri" w:cs="Calibri" w:eastAsia="Calibri" w:hAnsi="Calibri"/>
                      <w:sz w:val="20"/>
                      <w:szCs w:val="20"/>
                      <w:rtl w:val="0"/>
                    </w:rPr>
                    <w:t xml:space="preserve">optimizm-düzeltilmiş = 0,77 [0,48, 1,14]</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0D">
                  <w:pPr>
                    <w:keepNext w:val="1"/>
                    <w:spacing w:after="60" w:before="0" w:lineRule="auto"/>
                    <w:rPr/>
                  </w:pPr>
                  <w:r w:rsidDel="00000000" w:rsidR="00000000" w:rsidRPr="00000000">
                    <w:rPr>
                      <w:rFonts w:ascii="Calibri" w:cs="Calibri" w:eastAsia="Calibri" w:hAnsi="Calibri"/>
                      <w:sz w:val="20"/>
                      <w:szCs w:val="20"/>
                      <w:rtl w:val="0"/>
                    </w:rPr>
                    <w:t xml:space="preserve">Kalibrasyon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E">
                  <w:pPr>
                    <w:keepNext w:val="1"/>
                    <w:spacing w:after="60" w:before="0" w:lineRule="auto"/>
                    <w:rPr/>
                  </w:pPr>
                  <w:r w:rsidDel="00000000" w:rsidR="00000000" w:rsidRPr="00000000">
                    <w:rPr>
                      <w:rFonts w:ascii="Calibri" w:cs="Calibri" w:eastAsia="Calibri" w:hAnsi="Calibri"/>
                      <w:sz w:val="20"/>
                      <w:szCs w:val="20"/>
                      <w:rtl w:val="0"/>
                    </w:rPr>
                    <w:t xml:space="preserve">Temel kalibrasyon sabiti (intercept)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0F">
                  <w:pPr>
                    <w:keepNext w:val="1"/>
                    <w:spacing w:after="60" w:before="0" w:lineRule="auto"/>
                    <w:rPr/>
                  </w:pPr>
                  <w:r w:rsidDel="00000000" w:rsidR="00000000" w:rsidRPr="00000000">
                    <w:rPr>
                      <w:rFonts w:ascii="Calibri" w:cs="Calibri" w:eastAsia="Calibri" w:hAnsi="Calibri"/>
                      <w:sz w:val="20"/>
                      <w:szCs w:val="20"/>
                      <w:rtl w:val="0"/>
                    </w:rPr>
                    <w:t xml:space="preserve">-0,00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0">
                  <w:pPr>
                    <w:keepNext w:val="1"/>
                    <w:spacing w:after="60" w:before="0" w:lineRule="auto"/>
                    <w:rPr/>
                  </w:pPr>
                  <w:r w:rsidDel="00000000" w:rsidR="00000000" w:rsidRPr="00000000">
                    <w:rPr>
                      <w:rFonts w:ascii="Calibri" w:cs="Calibri" w:eastAsia="Calibri" w:hAnsi="Calibri"/>
                      <w:sz w:val="20"/>
                      <w:szCs w:val="20"/>
                      <w:rtl w:val="0"/>
                    </w:rPr>
                    <w:t xml:space="preserve">optimizm-düzeltilmiş = 0,00 [-0,27, 0,29]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11">
                  <w:pPr>
                    <w:keepNext w:val="1"/>
                    <w:spacing w:after="60" w:before="0" w:lineRule="auto"/>
                    <w:rPr/>
                  </w:pPr>
                  <w:r w:rsidDel="00000000" w:rsidR="00000000" w:rsidRPr="00000000">
                    <w:rPr>
                      <w:rFonts w:ascii="Calibri" w:cs="Calibri" w:eastAsia="Calibri" w:hAnsi="Calibri"/>
                      <w:sz w:val="20"/>
                      <w:szCs w:val="20"/>
                      <w:rtl w:val="0"/>
                    </w:rPr>
                    <w:t xml:space="preserve">Kalibrasyon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2">
                  <w:pPr>
                    <w:keepNext w:val="1"/>
                    <w:spacing w:after="60" w:before="0" w:lineRule="auto"/>
                    <w:rPr/>
                  </w:pPr>
                  <w:r w:rsidDel="00000000" w:rsidR="00000000" w:rsidRPr="00000000">
                    <w:rPr>
                      <w:rFonts w:ascii="Calibri" w:cs="Calibri" w:eastAsia="Calibri" w:hAnsi="Calibri"/>
                      <w:sz w:val="20"/>
                      <w:szCs w:val="20"/>
                      <w:rtl w:val="0"/>
                    </w:rPr>
                    <w:t xml:space="preserve">Geniş kalibrasyon sabiti (intercept)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3">
                  <w:pPr>
                    <w:keepNext w:val="1"/>
                    <w:spacing w:after="60" w:before="0" w:lineRule="auto"/>
                    <w:rPr/>
                  </w:pPr>
                  <w:r w:rsidDel="00000000" w:rsidR="00000000" w:rsidRPr="00000000">
                    <w:rPr>
                      <w:rFonts w:ascii="Calibri" w:cs="Calibri" w:eastAsia="Calibri" w:hAnsi="Calibri"/>
                      <w:sz w:val="20"/>
                      <w:szCs w:val="20"/>
                      <w:rtl w:val="0"/>
                    </w:rPr>
                    <w:t xml:space="preserve">0,00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14">
                  <w:pPr>
                    <w:keepNext w:val="1"/>
                    <w:spacing w:after="60" w:before="0" w:lineRule="auto"/>
                    <w:rPr/>
                  </w:pPr>
                  <w:r w:rsidDel="00000000" w:rsidR="00000000" w:rsidRPr="00000000">
                    <w:rPr>
                      <w:rFonts w:ascii="Calibri" w:cs="Calibri" w:eastAsia="Calibri" w:hAnsi="Calibri"/>
                      <w:sz w:val="20"/>
                      <w:szCs w:val="20"/>
                      <w:rtl w:val="0"/>
                    </w:rPr>
                    <w:t xml:space="preserve">optimizm-düzeltilmiş = 0,01 [-0,29, 0,32]</w:t>
                  </w:r>
                  <w:r w:rsidDel="00000000" w:rsidR="00000000" w:rsidRPr="00000000">
                    <w:rPr>
                      <w:rtl w:val="0"/>
                    </w:rPr>
                  </w:r>
                </w:p>
              </w:tc>
            </w:tr>
          </w:tbl>
          <w:p w:rsidR="00000000" w:rsidDel="00000000" w:rsidP="00000000" w:rsidRDefault="00000000" w:rsidRPr="00000000" w14:paraId="00000B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ka2ffq923odu" w:id="140"/>
          <w:bookmarkEnd w:id="140"/>
          <w:p w:rsidR="00000000" w:rsidDel="00000000" w:rsidP="00000000" w:rsidRDefault="00000000" w:rsidRPr="00000000" w14:paraId="00000B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87418" cy="3784657"/>
                  <wp:effectExtent b="0" l="0" r="0" t="0"/>
                  <wp:docPr id="18"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4487418" cy="3784657"/>
                          </a:xfrm>
                          <a:prstGeom prst="rect"/>
                          <a:ln/>
                        </pic:spPr>
                      </pic:pic>
                    </a:graphicData>
                  </a:graphic>
                </wp:inline>
              </w:drawing>
            </w:r>
            <w:r w:rsidDel="00000000" w:rsidR="00000000" w:rsidRPr="00000000">
              <w:rPr>
                <w:rtl w:val="0"/>
              </w:rPr>
            </w:r>
          </w:p>
          <w:p w:rsidR="00000000" w:rsidDel="00000000" w:rsidP="00000000" w:rsidRDefault="00000000" w:rsidRPr="00000000" w14:paraId="00000B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Yüksek Beck belirti düzeyinin eşzamanlı sınıflandırması için ROC eğrisi. Temel model demografi/SES, geniş model EMBU-P alt ölçeklerini içermektedir. Kesitsel eşzamanlı sınıflandırma; ileriye dönük risk yordaması değildir.</w:t>
            </w:r>
          </w:p>
        </w:tc>
      </w:tr>
    </w:tbl>
    <w:p w:rsidR="00000000" w:rsidDel="00000000" w:rsidP="00000000" w:rsidRDefault="00000000" w:rsidRPr="00000000" w14:paraId="00000B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hhmn727fum4l" w:id="141"/>
          <w:bookmarkEnd w:id="141"/>
          <w:p w:rsidR="00000000" w:rsidDel="00000000" w:rsidP="00000000" w:rsidRDefault="00000000" w:rsidRPr="00000000" w14:paraId="00000B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947666" cy="3570924"/>
                  <wp:effectExtent b="0" l="0" r="0" t="0"/>
                  <wp:docPr id="19"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4947666" cy="3570924"/>
                          </a:xfrm>
                          <a:prstGeom prst="rect"/>
                          <a:ln/>
                        </pic:spPr>
                      </pic:pic>
                    </a:graphicData>
                  </a:graphic>
                </wp:inline>
              </w:drawing>
            </w:r>
            <w:r w:rsidDel="00000000" w:rsidR="00000000" w:rsidRPr="00000000">
              <w:rPr>
                <w:rtl w:val="0"/>
              </w:rPr>
            </w:r>
          </w:p>
          <w:p w:rsidR="00000000" w:rsidDel="00000000" w:rsidP="00000000" w:rsidRDefault="00000000" w:rsidRPr="00000000" w14:paraId="00000B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Klinik karar eğrisi analizi. Geniş eşzamanlı sınıflandırma skoru, “herkesi tara” ve “kimseyi tarama” stratejileriyle eşik olasılığına göre net fayda düzeyinde karşılaştırılmıştır. Net fayda görünür (apparent, optimizm-düzeltilmemiş) iç-örneklem değerleridir.</w:t>
            </w:r>
          </w:p>
        </w:tc>
      </w:tr>
    </w:tbl>
    <w:p w:rsidR="00000000" w:rsidDel="00000000" w:rsidP="00000000" w:rsidRDefault="00000000" w:rsidRPr="00000000" w14:paraId="00000B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ney23xegq81g" w:id="142"/>
          <w:bookmarkEnd w:id="142"/>
          <w:p w:rsidR="00000000" w:rsidDel="00000000" w:rsidP="00000000" w:rsidRDefault="00000000" w:rsidRPr="00000000" w14:paraId="00000B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487418" cy="3784657"/>
                  <wp:effectExtent b="0" l="0" r="0" t="0"/>
                  <wp:docPr id="20" name="image3.png"/>
                  <a:graphic>
                    <a:graphicData uri="http://schemas.openxmlformats.org/drawingml/2006/picture">
                      <pic:pic>
                        <pic:nvPicPr>
                          <pic:cNvPr id="0" name="image3.png"/>
                          <pic:cNvPicPr preferRelativeResize="0"/>
                        </pic:nvPicPr>
                        <pic:blipFill>
                          <a:blip r:embed="rId25"/>
                          <a:srcRect b="0" l="0" r="0" t="0"/>
                          <a:stretch>
                            <a:fillRect/>
                          </a:stretch>
                        </pic:blipFill>
                        <pic:spPr>
                          <a:xfrm>
                            <a:off x="0" y="0"/>
                            <a:ext cx="4487418" cy="3784657"/>
                          </a:xfrm>
                          <a:prstGeom prst="rect"/>
                          <a:ln/>
                        </pic:spPr>
                      </pic:pic>
                    </a:graphicData>
                  </a:graphic>
                </wp:inline>
              </w:drawing>
            </w:r>
            <w:r w:rsidDel="00000000" w:rsidR="00000000" w:rsidRPr="00000000">
              <w:rPr>
                <w:rtl w:val="0"/>
              </w:rPr>
            </w:r>
          </w:p>
          <w:p w:rsidR="00000000" w:rsidDel="00000000" w:rsidP="00000000" w:rsidRDefault="00000000" w:rsidRPr="00000000" w14:paraId="00000B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Geniş eşzamanlı sınıflandırma skorunun görünür (apparent) kalibrasyon grafiği. Kesikli diagonal ideal kalibrasyonu, noktalar tahmin edilen ve gözlenen olasılık binlerini göstermektedir. Grafikteki bin’ler görünür (optimizm-düzeltilmemiş) tahminlerden üretilmiştir; optimizm-düzeltilmiş eğim/sabit ve %95 güven aralıkları </w:t>
            </w:r>
            <w:hyperlink w:anchor="id6igqh7e5s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raporlanır.</w:t>
            </w:r>
          </w:p>
        </w:tc>
      </w:tr>
    </w:tbl>
    <w:p w:rsidR="00000000" w:rsidDel="00000000" w:rsidP="00000000" w:rsidRDefault="00000000" w:rsidRPr="00000000" w14:paraId="00000B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5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yclys9cgkukn" w:id="143"/>
          <w:bookmarkEnd w:id="143"/>
          <w:p w:rsidR="00000000" w:rsidDel="00000000" w:rsidP="00000000" w:rsidRDefault="00000000" w:rsidRPr="00000000" w14:paraId="00000B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4061188"/>
                  <wp:effectExtent b="0" l="0" r="0" t="0"/>
                  <wp:docPr id="21" name="image26.png"/>
                  <a:graphic>
                    <a:graphicData uri="http://schemas.openxmlformats.org/drawingml/2006/picture">
                      <pic:pic>
                        <pic:nvPicPr>
                          <pic:cNvPr id="0" name="image26.png"/>
                          <pic:cNvPicPr preferRelativeResize="0"/>
                        </pic:nvPicPr>
                        <pic:blipFill>
                          <a:blip r:embed="rId26"/>
                          <a:srcRect b="0" l="0" r="0" t="0"/>
                          <a:stretch>
                            <a:fillRect/>
                          </a:stretch>
                        </pic:blipFill>
                        <pic:spPr>
                          <a:xfrm>
                            <a:off x="0" y="0"/>
                            <a:ext cx="4717542" cy="4061188"/>
                          </a:xfrm>
                          <a:prstGeom prst="rect"/>
                          <a:ln/>
                        </pic:spPr>
                      </pic:pic>
                    </a:graphicData>
                  </a:graphic>
                </wp:inline>
              </w:drawing>
            </w:r>
            <w:r w:rsidDel="00000000" w:rsidR="00000000" w:rsidRPr="00000000">
              <w:rPr>
                <w:rtl w:val="0"/>
              </w:rPr>
            </w:r>
          </w:p>
          <w:p w:rsidR="00000000" w:rsidDel="00000000" w:rsidP="00000000" w:rsidRDefault="00000000" w:rsidRPr="00000000" w14:paraId="00000B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Klinik model tamamlayıcıları. CART çapraz-doğrulanmış hata profili ve Random Forest değişken önemleri birlikte gösterilmiştir.</w:t>
            </w:r>
          </w:p>
        </w:tc>
      </w:tr>
    </w:tbl>
    <w:bookmarkStart w:colFirst="0" w:colLast="0" w:name="r2bbvncdggjm" w:id="144"/>
    <w:bookmarkEnd w:id="144"/>
    <w:p w:rsidR="00000000" w:rsidDel="00000000" w:rsidP="00000000" w:rsidRDefault="00000000" w:rsidRPr="00000000" w14:paraId="00000B21">
      <w:pPr>
        <w:pStyle w:val="Heading3"/>
        <w:rPr/>
      </w:pPr>
      <w:r w:rsidDel="00000000" w:rsidR="00000000" w:rsidRPr="00000000">
        <w:rPr>
          <w:rtl w:val="0"/>
        </w:rPr>
        <w:t xml:space="preserve">4.4.5 [KEŞİFSEL] DM Klinik Alt-Analizler</w:t>
      </w:r>
    </w:p>
    <w:p w:rsidR="00000000" w:rsidDel="00000000" w:rsidP="00000000" w:rsidRDefault="00000000" w:rsidRPr="00000000" w14:paraId="00000B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 grubu içinde HbA1c × ebeveynlik etkileşimi (n = 39; imputasyon uygulanmamıştır) dört EMBU-P alt ölçeğinde p &gt; 0,400 ve R² &lt; 0,25 düzeyinde kalmıştır. DM süresi kübik spline ile doğrusal regresyon karşılaştırması dört sonuç değişkeni için “doğrusal model yeterli” sonucunu vermiştir. Tanı yaşı üç strata analizinde hiçbir sonuç değişkeninde F testi anlamlılığa ulaşmamış (en büyük F = 2,05; p = 0,134); η²-kısmi &lt; 0,04 düzeyindedir. n = 39 düzeyindeki HbA1c örneklemi küçük-orta etki büyüklükleri için yetersiz güçtedir (power &lt; 0,50). DM klinik alt-analizleri </w:t>
      </w:r>
      <w:hyperlink w:anchor="hplde0wp7qt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57"/>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hplde0wp7qt2" w:id="145"/>
          <w:bookmarkEnd w:id="145"/>
          <w:p w:rsidR="00000000" w:rsidDel="00000000" w:rsidP="00000000" w:rsidRDefault="00000000" w:rsidRPr="00000000" w14:paraId="00000B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DM klinik alt-analizleri (satırlar analiz türüne göre gruplanmıştır).</w:t>
            </w:r>
          </w:p>
          <w:tbl>
            <w:tblPr>
              <w:tblStyle w:val="Table58"/>
              <w:jc w:val="center"/>
              <w:tblLayout w:type="fixed"/>
              <w:tblLook w:val="0000"/>
            </w:tblPr>
            <w:tblGrid>
              <w:gridCol w:w="1930"/>
              <w:gridCol w:w="1930"/>
              <w:gridCol w:w="1930"/>
              <w:gridCol w:w="1930"/>
              <w:tblGridChange w:id="0">
                <w:tblGrid>
                  <w:gridCol w:w="1930"/>
                  <w:gridCol w:w="1930"/>
                  <w:gridCol w:w="1930"/>
                  <w:gridCol w:w="1930"/>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B24">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25">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26">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27">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28">
                  <w:pPr>
                    <w:keepNext w:val="1"/>
                    <w:spacing w:after="60" w:before="0" w:lineRule="auto"/>
                    <w:rPr/>
                  </w:pPr>
                  <w:r w:rsidDel="00000000" w:rsidR="00000000" w:rsidRPr="00000000">
                    <w:rPr>
                      <w:rFonts w:ascii="Calibri" w:cs="Calibri" w:eastAsia="Calibri" w:hAnsi="Calibri"/>
                      <w:sz w:val="20"/>
                      <w:szCs w:val="20"/>
                      <w:rtl w:val="0"/>
                    </w:rPr>
                    <w:t xml:space="preserve">DM klinik payda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2C">
                  <w:pPr>
                    <w:keepNext w:val="1"/>
                    <w:spacing w:after="60" w:before="0" w:lineRule="auto"/>
                    <w:rPr/>
                  </w:pPr>
                  <w:r w:rsidDel="00000000" w:rsidR="00000000" w:rsidRPr="00000000">
                    <w:rPr>
                      <w:rFonts w:ascii="Calibri" w:cs="Calibri" w:eastAsia="Calibri" w:hAnsi="Calibri"/>
                      <w:sz w:val="20"/>
                      <w:szCs w:val="20"/>
                      <w:rtl w:val="0"/>
                    </w:rPr>
                    <w:t xml:space="preserve">DM toplam (n)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D">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2F">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30">
                  <w:pPr>
                    <w:keepNext w:val="1"/>
                    <w:spacing w:after="60" w:before="0" w:lineRule="auto"/>
                    <w:rPr/>
                  </w:pPr>
                  <w:r w:rsidDel="00000000" w:rsidR="00000000" w:rsidRPr="00000000">
                    <w:rPr>
                      <w:rFonts w:ascii="Calibri" w:cs="Calibri" w:eastAsia="Calibri" w:hAnsi="Calibri"/>
                      <w:sz w:val="20"/>
                      <w:szCs w:val="20"/>
                      <w:rtl w:val="0"/>
                    </w:rPr>
                    <w:t xml:space="preserve">HbA1c değeri olan (n)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1">
                  <w:pPr>
                    <w:keepNext w:val="1"/>
                    <w:spacing w:after="60" w:before="0" w:lineRule="auto"/>
                    <w:rPr/>
                  </w:pPr>
                  <w:r w:rsidDel="00000000" w:rsidR="00000000" w:rsidRPr="00000000">
                    <w:rPr>
                      <w:rFonts w:ascii="Calibri" w:cs="Calibri" w:eastAsia="Calibri" w:hAnsi="Calibri"/>
                      <w:sz w:val="20"/>
                      <w:szCs w:val="20"/>
                      <w:rtl w:val="0"/>
                    </w:rPr>
                    <w:t xml:space="preserve">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3">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34">
                  <w:pPr>
                    <w:keepNext w:val="1"/>
                    <w:spacing w:after="60" w:before="0" w:lineRule="auto"/>
                    <w:rPr/>
                  </w:pPr>
                  <w:r w:rsidDel="00000000" w:rsidR="00000000" w:rsidRPr="00000000">
                    <w:rPr>
                      <w:rFonts w:ascii="Calibri" w:cs="Calibri" w:eastAsia="Calibri" w:hAnsi="Calibri"/>
                      <w:sz w:val="20"/>
                      <w:szCs w:val="20"/>
                      <w:rtl w:val="0"/>
                    </w:rPr>
                    <w:t xml:space="preserve">DM süresi bilinen (n)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5">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7">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38">
                  <w:pPr>
                    <w:keepNext w:val="1"/>
                    <w:spacing w:after="60" w:before="0" w:lineRule="auto"/>
                    <w:rPr/>
                  </w:pPr>
                  <w:r w:rsidDel="00000000" w:rsidR="00000000" w:rsidRPr="00000000">
                    <w:rPr>
                      <w:rFonts w:ascii="Calibri" w:cs="Calibri" w:eastAsia="Calibri" w:hAnsi="Calibri"/>
                      <w:sz w:val="20"/>
                      <w:szCs w:val="20"/>
                      <w:rtl w:val="0"/>
                    </w:rPr>
                    <w:t xml:space="preserve">Tanı yaşı bilinen (n)</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9">
                  <w:pPr>
                    <w:keepNext w:val="1"/>
                    <w:spacing w:after="60" w:before="0" w:lineRule="auto"/>
                    <w:rPr/>
                  </w:pPr>
                  <w:r w:rsidDel="00000000" w:rsidR="00000000" w:rsidRPr="00000000">
                    <w:rPr>
                      <w:rFonts w:ascii="Calibri" w:cs="Calibri" w:eastAsia="Calibri" w:hAnsi="Calibri"/>
                      <w:sz w:val="20"/>
                      <w:szCs w:val="20"/>
                      <w:rtl w:val="0"/>
                    </w:rPr>
                    <w:t xml:space="preserve">120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B">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3C">
                  <w:pPr>
                    <w:keepNext w:val="1"/>
                    <w:spacing w:after="60" w:before="0" w:lineRule="auto"/>
                    <w:rPr/>
                  </w:pPr>
                  <w:r w:rsidDel="00000000" w:rsidR="00000000" w:rsidRPr="00000000">
                    <w:rPr>
                      <w:rFonts w:ascii="Calibri" w:cs="Calibri" w:eastAsia="Calibri" w:hAnsi="Calibri"/>
                      <w:sz w:val="20"/>
                      <w:szCs w:val="20"/>
                      <w:rtl w:val="0"/>
                    </w:rPr>
                    <w:t xml:space="preserve">DM süresi (medyan, yıl)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D">
                  <w:pPr>
                    <w:keepNext w:val="1"/>
                    <w:spacing w:after="60" w:before="0" w:lineRule="auto"/>
                    <w:rPr/>
                  </w:pPr>
                  <w:r w:rsidDel="00000000" w:rsidR="00000000" w:rsidRPr="00000000">
                    <w:rPr>
                      <w:rFonts w:ascii="Calibri" w:cs="Calibri" w:eastAsia="Calibri" w:hAnsi="Calibri"/>
                      <w:sz w:val="20"/>
                      <w:szCs w:val="20"/>
                      <w:rtl w:val="0"/>
                    </w:rPr>
                    <w:t xml:space="preserve">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3F">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40">
                  <w:pPr>
                    <w:keepNext w:val="1"/>
                    <w:spacing w:after="60" w:before="0" w:lineRule="auto"/>
                    <w:rPr/>
                  </w:pPr>
                  <w:r w:rsidDel="00000000" w:rsidR="00000000" w:rsidRPr="00000000">
                    <w:rPr>
                      <w:rFonts w:ascii="Calibri" w:cs="Calibri" w:eastAsia="Calibri" w:hAnsi="Calibri"/>
                      <w:sz w:val="20"/>
                      <w:szCs w:val="20"/>
                      <w:rtl w:val="0"/>
                    </w:rPr>
                    <w:t xml:space="preserve">HbA1c (medyan,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1">
                  <w:pPr>
                    <w:keepNext w:val="1"/>
                    <w:spacing w:after="60" w:before="0" w:lineRule="auto"/>
                    <w:rPr/>
                  </w:pPr>
                  <w:r w:rsidDel="00000000" w:rsidR="00000000" w:rsidRPr="00000000">
                    <w:rPr>
                      <w:rFonts w:ascii="Calibri" w:cs="Calibri" w:eastAsia="Calibri" w:hAnsi="Calibri"/>
                      <w:sz w:val="20"/>
                      <w:szCs w:val="20"/>
                      <w:rtl w:val="0"/>
                    </w:rPr>
                    <w:t xml:space="preserve">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3">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44">
                  <w:pPr>
                    <w:keepNext w:val="1"/>
                    <w:spacing w:after="60" w:before="0" w:lineRule="auto"/>
                    <w:rPr/>
                  </w:pPr>
                  <w:r w:rsidDel="00000000" w:rsidR="00000000" w:rsidRPr="00000000">
                    <w:rPr>
                      <w:rFonts w:ascii="Calibri" w:cs="Calibri" w:eastAsia="Calibri" w:hAnsi="Calibri"/>
                      <w:sz w:val="20"/>
                      <w:szCs w:val="20"/>
                      <w:rtl w:val="0"/>
                    </w:rPr>
                    <w:t xml:space="preserve">Tanı yaşı (medyan, yıl)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5">
                  <w:pPr>
                    <w:keepNext w:val="1"/>
                    <w:spacing w:after="60" w:before="0" w:lineRule="auto"/>
                    <w:rPr/>
                  </w:pPr>
                  <w:r w:rsidDel="00000000" w:rsidR="00000000" w:rsidRPr="00000000">
                    <w:rPr>
                      <w:rFonts w:ascii="Calibri" w:cs="Calibri" w:eastAsia="Calibri" w:hAnsi="Calibri"/>
                      <w:sz w:val="20"/>
                      <w:szCs w:val="20"/>
                      <w:rtl w:val="0"/>
                    </w:rPr>
                    <w:t xml:space="preserve">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6">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7">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48">
                  <w:pPr>
                    <w:keepNext w:val="1"/>
                    <w:spacing w:after="60" w:before="0" w:lineRule="auto"/>
                    <w:rPr/>
                  </w:pPr>
                  <w:r w:rsidDel="00000000" w:rsidR="00000000" w:rsidRPr="00000000">
                    <w:rPr>
                      <w:rFonts w:ascii="Calibri" w:cs="Calibri" w:eastAsia="Calibri" w:hAnsi="Calibri"/>
                      <w:sz w:val="20"/>
                      <w:szCs w:val="20"/>
                      <w:rtl w:val="0"/>
                    </w:rPr>
                    <w:t xml:space="preserve">HbA1c (ortalama,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9">
                  <w:pPr>
                    <w:keepNext w:val="1"/>
                    <w:spacing w:after="60" w:before="0" w:lineRule="auto"/>
                    <w:rPr/>
                  </w:pPr>
                  <w:r w:rsidDel="00000000" w:rsidR="00000000" w:rsidRPr="00000000">
                    <w:rPr>
                      <w:rFonts w:ascii="Calibri" w:cs="Calibri" w:eastAsia="Calibri" w:hAnsi="Calibri"/>
                      <w:sz w:val="20"/>
                      <w:szCs w:val="20"/>
                      <w:rtl w:val="0"/>
                    </w:rPr>
                    <w:t xml:space="preserve">9,0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B">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4C">
                  <w:pPr>
                    <w:keepNext w:val="1"/>
                    <w:spacing w:after="60" w:before="0" w:lineRule="auto"/>
                    <w:rPr/>
                  </w:pPr>
                  <w:r w:rsidDel="00000000" w:rsidR="00000000" w:rsidRPr="00000000">
                    <w:rPr>
                      <w:rFonts w:ascii="Calibri" w:cs="Calibri" w:eastAsia="Calibri" w:hAnsi="Calibri"/>
                      <w:sz w:val="20"/>
                      <w:szCs w:val="20"/>
                      <w:rtl w:val="0"/>
                    </w:rPr>
                    <w:t xml:space="preserve">HbA1c (en düşük,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D">
                  <w:pPr>
                    <w:keepNext w:val="1"/>
                    <w:spacing w:after="60" w:before="0" w:lineRule="auto"/>
                    <w:rPr/>
                  </w:pPr>
                  <w:r w:rsidDel="00000000" w:rsidR="00000000" w:rsidRPr="00000000">
                    <w:rPr>
                      <w:rFonts w:ascii="Calibri" w:cs="Calibri" w:eastAsia="Calibri" w:hAnsi="Calibri"/>
                      <w:sz w:val="20"/>
                      <w:szCs w:val="20"/>
                      <w:rtl w:val="0"/>
                    </w:rPr>
                    <w:t xml:space="preserve">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4F">
                  <w:pPr>
                    <w:keepNext w:val="1"/>
                    <w:spacing w:after="60" w:before="0" w:lineRule="auto"/>
                    <w:rPr/>
                  </w:pP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50">
                  <w:pPr>
                    <w:keepNext w:val="1"/>
                    <w:spacing w:after="60" w:before="0" w:lineRule="auto"/>
                    <w:rPr/>
                  </w:pPr>
                  <w:r w:rsidDel="00000000" w:rsidR="00000000" w:rsidRPr="00000000">
                    <w:rPr>
                      <w:rFonts w:ascii="Calibri" w:cs="Calibri" w:eastAsia="Calibri" w:hAnsi="Calibri"/>
                      <w:sz w:val="20"/>
                      <w:szCs w:val="20"/>
                      <w:rtl w:val="0"/>
                    </w:rPr>
                    <w:t xml:space="preserve">HbA1c (en yüksek, %)</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1">
                  <w:pPr>
                    <w:keepNext w:val="1"/>
                    <w:spacing w:after="60" w:before="0" w:lineRule="auto"/>
                    <w:rPr/>
                  </w:pPr>
                  <w:r w:rsidDel="00000000" w:rsidR="00000000" w:rsidRPr="00000000">
                    <w:rPr>
                      <w:rFonts w:ascii="Calibri" w:cs="Calibri" w:eastAsia="Calibri" w:hAnsi="Calibri"/>
                      <w:sz w:val="20"/>
                      <w:szCs w:val="20"/>
                      <w:rtl w:val="0"/>
                    </w:rPr>
                    <w:t xml:space="preserve">15,1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3">
                  <w:pPr>
                    <w:keepNext w:val="1"/>
                    <w:spacing w:after="60" w:before="0" w:lineRule="auto"/>
                    <w:rPr/>
                  </w:pP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54">
                  <w:pPr>
                    <w:keepNext w:val="1"/>
                    <w:spacing w:after="60" w:before="0" w:lineRule="auto"/>
                    <w:rPr/>
                  </w:pPr>
                  <w:r w:rsidDel="00000000" w:rsidR="00000000" w:rsidRPr="00000000">
                    <w:rPr>
                      <w:rFonts w:ascii="Calibri" w:cs="Calibri" w:eastAsia="Calibri" w:hAnsi="Calibri"/>
                      <w:sz w:val="20"/>
                      <w:szCs w:val="20"/>
                      <w:rtl w:val="0"/>
                    </w:rPr>
                    <w:t xml:space="preserve">HbA1c × ebeveynlik</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58">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9">
                  <w:pPr>
                    <w:keepNext w:val="1"/>
                    <w:spacing w:after="60" w:before="0" w:lineRule="auto"/>
                    <w:rPr/>
                  </w:pPr>
                  <w:r w:rsidDel="00000000" w:rsidR="00000000" w:rsidRPr="00000000">
                    <w:rPr>
                      <w:rFonts w:ascii="Calibri" w:cs="Calibri" w:eastAsia="Calibri" w:hAnsi="Calibri"/>
                      <w:sz w:val="20"/>
                      <w:szCs w:val="20"/>
                      <w:rtl w:val="0"/>
                    </w:rPr>
                    <w:t xml:space="preserve">β=0,029; R2=0,07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A">
                  <w:pPr>
                    <w:keepNext w:val="1"/>
                    <w:spacing w:after="60" w:before="0" w:lineRule="auto"/>
                    <w:rPr/>
                  </w:pPr>
                  <w:r w:rsidDel="00000000" w:rsidR="00000000" w:rsidRPr="00000000">
                    <w:rPr>
                      <w:rFonts w:ascii="Calibri" w:cs="Calibri" w:eastAsia="Calibri" w:hAnsi="Calibri"/>
                      <w:sz w:val="20"/>
                      <w:szCs w:val="20"/>
                      <w:rtl w:val="0"/>
                    </w:rPr>
                    <w:t xml:space="preserve">0,581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B">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5C">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D">
                  <w:pPr>
                    <w:keepNext w:val="1"/>
                    <w:spacing w:after="60" w:before="0" w:lineRule="auto"/>
                    <w:rPr/>
                  </w:pPr>
                  <w:r w:rsidDel="00000000" w:rsidR="00000000" w:rsidRPr="00000000">
                    <w:rPr>
                      <w:rFonts w:ascii="Calibri" w:cs="Calibri" w:eastAsia="Calibri" w:hAnsi="Calibri"/>
                      <w:sz w:val="20"/>
                      <w:szCs w:val="20"/>
                      <w:rtl w:val="0"/>
                    </w:rPr>
                    <w:t xml:space="preserve">β=-0,014; R2=0,24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E">
                  <w:pPr>
                    <w:keepNext w:val="1"/>
                    <w:spacing w:after="60" w:before="0" w:lineRule="auto"/>
                    <w:rPr/>
                  </w:pPr>
                  <w:r w:rsidDel="00000000" w:rsidR="00000000" w:rsidRPr="00000000">
                    <w:rPr>
                      <w:rFonts w:ascii="Calibri" w:cs="Calibri" w:eastAsia="Calibri" w:hAnsi="Calibri"/>
                      <w:sz w:val="20"/>
                      <w:szCs w:val="20"/>
                      <w:rtl w:val="0"/>
                    </w:rPr>
                    <w:t xml:space="preserve">0,825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5F">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60">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1">
                  <w:pPr>
                    <w:keepNext w:val="1"/>
                    <w:spacing w:after="60" w:before="0" w:lineRule="auto"/>
                    <w:rPr/>
                  </w:pPr>
                  <w:r w:rsidDel="00000000" w:rsidR="00000000" w:rsidRPr="00000000">
                    <w:rPr>
                      <w:rFonts w:ascii="Calibri" w:cs="Calibri" w:eastAsia="Calibri" w:hAnsi="Calibri"/>
                      <w:sz w:val="20"/>
                      <w:szCs w:val="20"/>
                      <w:rtl w:val="0"/>
                    </w:rPr>
                    <w:t xml:space="preserve">β=-0,022; R2=0,11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2">
                  <w:pPr>
                    <w:keepNext w:val="1"/>
                    <w:spacing w:after="60" w:before="0" w:lineRule="auto"/>
                    <w:rPr/>
                  </w:pPr>
                  <w:r w:rsidDel="00000000" w:rsidR="00000000" w:rsidRPr="00000000">
                    <w:rPr>
                      <w:rFonts w:ascii="Calibri" w:cs="Calibri" w:eastAsia="Calibri" w:hAnsi="Calibri"/>
                      <w:sz w:val="20"/>
                      <w:szCs w:val="20"/>
                      <w:rtl w:val="0"/>
                    </w:rPr>
                    <w:t xml:space="preserve">0,409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3">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64">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5">
                  <w:pPr>
                    <w:keepNext w:val="1"/>
                    <w:spacing w:after="60" w:before="0" w:lineRule="auto"/>
                    <w:rPr/>
                  </w:pPr>
                  <w:r w:rsidDel="00000000" w:rsidR="00000000" w:rsidRPr="00000000">
                    <w:rPr>
                      <w:rFonts w:ascii="Calibri" w:cs="Calibri" w:eastAsia="Calibri" w:hAnsi="Calibri"/>
                      <w:sz w:val="20"/>
                      <w:szCs w:val="20"/>
                      <w:rtl w:val="0"/>
                    </w:rPr>
                    <w:t xml:space="preserve">β=0,013; R2=0,12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6">
                  <w:pPr>
                    <w:keepNext w:val="1"/>
                    <w:spacing w:after="60" w:before="0" w:lineRule="auto"/>
                    <w:rPr/>
                  </w:pPr>
                  <w:r w:rsidDel="00000000" w:rsidR="00000000" w:rsidRPr="00000000">
                    <w:rPr>
                      <w:rFonts w:ascii="Calibri" w:cs="Calibri" w:eastAsia="Calibri" w:hAnsi="Calibri"/>
                      <w:sz w:val="20"/>
                      <w:szCs w:val="20"/>
                      <w:rtl w:val="0"/>
                    </w:rPr>
                    <w:t xml:space="preserve">0,762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7">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68">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9">
                  <w:pPr>
                    <w:keepNext w:val="1"/>
                    <w:spacing w:after="60" w:before="0" w:lineRule="auto"/>
                    <w:rPr/>
                  </w:pPr>
                  <w:r w:rsidDel="00000000" w:rsidR="00000000" w:rsidRPr="00000000">
                    <w:rPr>
                      <w:rFonts w:ascii="Calibri" w:cs="Calibri" w:eastAsia="Calibri" w:hAnsi="Calibri"/>
                      <w:sz w:val="20"/>
                      <w:szCs w:val="20"/>
                      <w:rtl w:val="0"/>
                    </w:rPr>
                    <w:t xml:space="preserve">β=0,323; R2=0,04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A">
                  <w:pPr>
                    <w:keepNext w:val="1"/>
                    <w:spacing w:after="60" w:before="0" w:lineRule="auto"/>
                    <w:rPr/>
                  </w:pPr>
                  <w:r w:rsidDel="00000000" w:rsidR="00000000" w:rsidRPr="00000000">
                    <w:rPr>
                      <w:rFonts w:ascii="Calibri" w:cs="Calibri" w:eastAsia="Calibri" w:hAnsi="Calibri"/>
                      <w:sz w:val="20"/>
                      <w:szCs w:val="20"/>
                      <w:rtl w:val="0"/>
                    </w:rPr>
                    <w:t xml:space="preserve">0,695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6B">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6C">
                  <w:pPr>
                    <w:keepNext w:val="1"/>
                    <w:spacing w:after="60" w:before="0" w:lineRule="auto"/>
                    <w:rPr/>
                  </w:pPr>
                  <w:r w:rsidDel="00000000" w:rsidR="00000000" w:rsidRPr="00000000">
                    <w:rPr>
                      <w:rFonts w:ascii="Calibri" w:cs="Calibri" w:eastAsia="Calibri" w:hAnsi="Calibri"/>
                      <w:sz w:val="20"/>
                      <w:szCs w:val="20"/>
                      <w:rtl w:val="0"/>
                    </w:rPr>
                    <w:t xml:space="preserve">DM süresi spline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70">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1">
                  <w:pPr>
                    <w:keepNext w:val="1"/>
                    <w:spacing w:after="60" w:before="0" w:lineRule="auto"/>
                    <w:rPr/>
                  </w:pPr>
                  <w:r w:rsidDel="00000000" w:rsidR="00000000" w:rsidRPr="00000000">
                    <w:rPr>
                      <w:rFonts w:ascii="Calibri" w:cs="Calibri" w:eastAsia="Calibri" w:hAnsi="Calibri"/>
                      <w:sz w:val="20"/>
                      <w:szCs w:val="20"/>
                      <w:rtl w:val="0"/>
                    </w:rPr>
                    <w:t xml:space="preserve">doğrusal R²=0,04; spline R²=0,06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2">
                  <w:pPr>
                    <w:keepNext w:val="1"/>
                    <w:spacing w:after="60" w:before="0" w:lineRule="auto"/>
                    <w:rPr/>
                  </w:pPr>
                  <w:r w:rsidDel="00000000" w:rsidR="00000000" w:rsidRPr="00000000">
                    <w:rPr>
                      <w:rFonts w:ascii="Calibri" w:cs="Calibri" w:eastAsia="Calibri" w:hAnsi="Calibri"/>
                      <w:sz w:val="20"/>
                      <w:szCs w:val="20"/>
                      <w:rtl w:val="0"/>
                    </w:rPr>
                    <w:t xml:space="preserve">0,515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3">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74">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5">
                  <w:pPr>
                    <w:keepNext w:val="1"/>
                    <w:spacing w:after="60" w:before="0" w:lineRule="auto"/>
                    <w:rPr/>
                  </w:pPr>
                  <w:r w:rsidDel="00000000" w:rsidR="00000000" w:rsidRPr="00000000">
                    <w:rPr>
                      <w:rFonts w:ascii="Calibri" w:cs="Calibri" w:eastAsia="Calibri" w:hAnsi="Calibri"/>
                      <w:sz w:val="20"/>
                      <w:szCs w:val="20"/>
                      <w:rtl w:val="0"/>
                    </w:rPr>
                    <w:t xml:space="preserve">doğrusal R²=0,18; spline R²=0,20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6">
                  <w:pPr>
                    <w:keepNext w:val="1"/>
                    <w:spacing w:after="60" w:before="0" w:lineRule="auto"/>
                    <w:rPr/>
                  </w:pPr>
                  <w:r w:rsidDel="00000000" w:rsidR="00000000" w:rsidRPr="00000000">
                    <w:rPr>
                      <w:rFonts w:ascii="Calibri" w:cs="Calibri" w:eastAsia="Calibri" w:hAnsi="Calibri"/>
                      <w:sz w:val="20"/>
                      <w:szCs w:val="20"/>
                      <w:rtl w:val="0"/>
                    </w:rPr>
                    <w:t xml:space="preserve">0,316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7">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78">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9">
                  <w:pPr>
                    <w:keepNext w:val="1"/>
                    <w:spacing w:after="60" w:before="0" w:lineRule="auto"/>
                    <w:rPr/>
                  </w:pPr>
                  <w:r w:rsidDel="00000000" w:rsidR="00000000" w:rsidRPr="00000000">
                    <w:rPr>
                      <w:rFonts w:ascii="Calibri" w:cs="Calibri" w:eastAsia="Calibri" w:hAnsi="Calibri"/>
                      <w:sz w:val="20"/>
                      <w:szCs w:val="20"/>
                      <w:rtl w:val="0"/>
                    </w:rPr>
                    <w:t xml:space="preserve">doğrusal R²=0,02; spline R²=0,02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A">
                  <w:pPr>
                    <w:keepNext w:val="1"/>
                    <w:spacing w:after="60" w:before="0" w:lineRule="auto"/>
                    <w:rPr/>
                  </w:pPr>
                  <w:r w:rsidDel="00000000" w:rsidR="00000000" w:rsidRPr="00000000">
                    <w:rPr>
                      <w:rFonts w:ascii="Calibri" w:cs="Calibri" w:eastAsia="Calibri" w:hAnsi="Calibri"/>
                      <w:sz w:val="20"/>
                      <w:szCs w:val="20"/>
                      <w:rtl w:val="0"/>
                    </w:rPr>
                    <w:t xml:space="preserve">0,787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B">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7C">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D">
                  <w:pPr>
                    <w:keepNext w:val="1"/>
                    <w:spacing w:after="60" w:before="0" w:lineRule="auto"/>
                    <w:rPr/>
                  </w:pPr>
                  <w:r w:rsidDel="00000000" w:rsidR="00000000" w:rsidRPr="00000000">
                    <w:rPr>
                      <w:rFonts w:ascii="Calibri" w:cs="Calibri" w:eastAsia="Calibri" w:hAnsi="Calibri"/>
                      <w:sz w:val="20"/>
                      <w:szCs w:val="20"/>
                      <w:rtl w:val="0"/>
                    </w:rPr>
                    <w:t xml:space="preserve">doğrusal R²=0,09; spline R²=0,10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E">
                  <w:pPr>
                    <w:keepNext w:val="1"/>
                    <w:spacing w:after="60" w:before="0" w:lineRule="auto"/>
                    <w:rPr/>
                  </w:pPr>
                  <w:r w:rsidDel="00000000" w:rsidR="00000000" w:rsidRPr="00000000">
                    <w:rPr>
                      <w:rFonts w:ascii="Calibri" w:cs="Calibri" w:eastAsia="Calibri" w:hAnsi="Calibri"/>
                      <w:sz w:val="20"/>
                      <w:szCs w:val="20"/>
                      <w:rtl w:val="0"/>
                    </w:rPr>
                    <w:t xml:space="preserve">0,429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7F">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80">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1">
                  <w:pPr>
                    <w:keepNext w:val="1"/>
                    <w:spacing w:after="60" w:before="0" w:lineRule="auto"/>
                    <w:rPr/>
                  </w:pPr>
                  <w:r w:rsidDel="00000000" w:rsidR="00000000" w:rsidRPr="00000000">
                    <w:rPr>
                      <w:rFonts w:ascii="Calibri" w:cs="Calibri" w:eastAsia="Calibri" w:hAnsi="Calibri"/>
                      <w:sz w:val="20"/>
                      <w:szCs w:val="20"/>
                      <w:rtl w:val="0"/>
                    </w:rPr>
                    <w:t xml:space="preserve">doğrusal R²=0,04; spline R²=0,05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2">
                  <w:pPr>
                    <w:keepNext w:val="1"/>
                    <w:spacing w:after="60" w:before="0" w:lineRule="auto"/>
                    <w:rPr/>
                  </w:pPr>
                  <w:r w:rsidDel="00000000" w:rsidR="00000000" w:rsidRPr="00000000">
                    <w:rPr>
                      <w:rFonts w:ascii="Calibri" w:cs="Calibri" w:eastAsia="Calibri" w:hAnsi="Calibri"/>
                      <w:sz w:val="20"/>
                      <w:szCs w:val="20"/>
                      <w:rtl w:val="0"/>
                    </w:rPr>
                    <w:t xml:space="preserve">0,389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3">
                  <w:pPr>
                    <w:keepNext w:val="1"/>
                    <w:spacing w:after="60" w:before="0" w:lineRule="auto"/>
                    <w:rPr/>
                  </w:pPr>
                  <w:r w:rsidDel="00000000" w:rsidR="00000000" w:rsidRPr="00000000">
                    <w:rPr>
                      <w:rFonts w:ascii="Calibri" w:cs="Calibri" w:eastAsia="Calibri" w:hAnsi="Calibri"/>
                      <w:sz w:val="20"/>
                      <w:szCs w:val="20"/>
                      <w:rtl w:val="0"/>
                    </w:rPr>
                    <w:t xml:space="preserve">Doğrusal yeterli</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B84">
                  <w:pPr>
                    <w:keepNext w:val="1"/>
                    <w:spacing w:after="60" w:before="0" w:lineRule="auto"/>
                    <w:rPr/>
                  </w:pPr>
                  <w:r w:rsidDel="00000000" w:rsidR="00000000" w:rsidRPr="00000000">
                    <w:rPr>
                      <w:rFonts w:ascii="Calibri" w:cs="Calibri" w:eastAsia="Calibri" w:hAnsi="Calibri"/>
                      <w:sz w:val="20"/>
                      <w:szCs w:val="20"/>
                      <w:rtl w:val="0"/>
                    </w:rPr>
                    <w:t xml:space="preserve">Tanı yaşı strata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88">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9">
                  <w:pPr>
                    <w:keepNext w:val="1"/>
                    <w:spacing w:after="60" w:before="0" w:lineRule="auto"/>
                    <w:rPr/>
                  </w:pPr>
                  <w:r w:rsidDel="00000000" w:rsidR="00000000" w:rsidRPr="00000000">
                    <w:rPr>
                      <w:rFonts w:ascii="Calibri" w:cs="Calibri" w:eastAsia="Calibri" w:hAnsi="Calibri"/>
                      <w:sz w:val="20"/>
                      <w:szCs w:val="20"/>
                      <w:rtl w:val="0"/>
                    </w:rPr>
                    <w:t xml:space="preserve">F=2,05; eta_p=0,033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A">
                  <w:pPr>
                    <w:keepNext w:val="1"/>
                    <w:spacing w:after="60" w:before="0" w:lineRule="auto"/>
                    <w:rPr/>
                  </w:pPr>
                  <w:r w:rsidDel="00000000" w:rsidR="00000000" w:rsidRPr="00000000">
                    <w:rPr>
                      <w:rFonts w:ascii="Calibri" w:cs="Calibri" w:eastAsia="Calibri" w:hAnsi="Calibri"/>
                      <w:sz w:val="20"/>
                      <w:szCs w:val="20"/>
                      <w:rtl w:val="0"/>
                    </w:rPr>
                    <w:t xml:space="preserve">0,134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B">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8C">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D">
                  <w:pPr>
                    <w:keepNext w:val="1"/>
                    <w:spacing w:after="60" w:before="0" w:lineRule="auto"/>
                    <w:rPr/>
                  </w:pPr>
                  <w:r w:rsidDel="00000000" w:rsidR="00000000" w:rsidRPr="00000000">
                    <w:rPr>
                      <w:rFonts w:ascii="Calibri" w:cs="Calibri" w:eastAsia="Calibri" w:hAnsi="Calibri"/>
                      <w:sz w:val="20"/>
                      <w:szCs w:val="20"/>
                      <w:rtl w:val="0"/>
                    </w:rPr>
                    <w:t xml:space="preserve">F=1,25; eta_p=0,017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E">
                  <w:pPr>
                    <w:keepNext w:val="1"/>
                    <w:spacing w:after="60" w:before="0" w:lineRule="auto"/>
                    <w:rPr/>
                  </w:pPr>
                  <w:r w:rsidDel="00000000" w:rsidR="00000000" w:rsidRPr="00000000">
                    <w:rPr>
                      <w:rFonts w:ascii="Calibri" w:cs="Calibri" w:eastAsia="Calibri" w:hAnsi="Calibri"/>
                      <w:sz w:val="20"/>
                      <w:szCs w:val="20"/>
                      <w:rtl w:val="0"/>
                    </w:rPr>
                    <w:t xml:space="preserve">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8F">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90">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1">
                  <w:pPr>
                    <w:keepNext w:val="1"/>
                    <w:spacing w:after="60" w:before="0" w:lineRule="auto"/>
                    <w:rPr/>
                  </w:pPr>
                  <w:r w:rsidDel="00000000" w:rsidR="00000000" w:rsidRPr="00000000">
                    <w:rPr>
                      <w:rFonts w:ascii="Calibri" w:cs="Calibri" w:eastAsia="Calibri" w:hAnsi="Calibri"/>
                      <w:sz w:val="20"/>
                      <w:szCs w:val="20"/>
                      <w:rtl w:val="0"/>
                    </w:rPr>
                    <w:t xml:space="preserve">F=0,20; eta_p=0,003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2">
                  <w:pPr>
                    <w:keepNext w:val="1"/>
                    <w:spacing w:after="60" w:before="0" w:lineRule="auto"/>
                    <w:rPr/>
                  </w:pPr>
                  <w:r w:rsidDel="00000000" w:rsidR="00000000" w:rsidRPr="00000000">
                    <w:rPr>
                      <w:rFonts w:ascii="Calibri" w:cs="Calibri" w:eastAsia="Calibri" w:hAnsi="Calibri"/>
                      <w:sz w:val="20"/>
                      <w:szCs w:val="20"/>
                      <w:rtl w:val="0"/>
                    </w:rPr>
                    <w:t xml:space="preserve">0,815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3">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94">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5">
                  <w:pPr>
                    <w:keepNext w:val="1"/>
                    <w:spacing w:after="60" w:before="0" w:lineRule="auto"/>
                    <w:rPr/>
                  </w:pPr>
                  <w:r w:rsidDel="00000000" w:rsidR="00000000" w:rsidRPr="00000000">
                    <w:rPr>
                      <w:rFonts w:ascii="Calibri" w:cs="Calibri" w:eastAsia="Calibri" w:hAnsi="Calibri"/>
                      <w:sz w:val="20"/>
                      <w:szCs w:val="20"/>
                      <w:rtl w:val="0"/>
                    </w:rPr>
                    <w:t xml:space="preserve">F=0,28; eta_p=0,005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6">
                  <w:pPr>
                    <w:keepNext w:val="1"/>
                    <w:spacing w:after="60" w:before="0" w:lineRule="auto"/>
                    <w:rPr/>
                  </w:pPr>
                  <w:r w:rsidDel="00000000" w:rsidR="00000000" w:rsidRPr="00000000">
                    <w:rPr>
                      <w:rFonts w:ascii="Calibri" w:cs="Calibri" w:eastAsia="Calibri" w:hAnsi="Calibri"/>
                      <w:sz w:val="20"/>
                      <w:szCs w:val="20"/>
                      <w:rtl w:val="0"/>
                    </w:rPr>
                    <w:t xml:space="preserve">0,756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7">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98">
                  <w:pPr>
                    <w:keepNext w:val="1"/>
                    <w:spacing w:after="60" w:before="0" w:lineRule="auto"/>
                    <w:rPr/>
                  </w:pPr>
                  <w:r w:rsidDel="00000000" w:rsidR="00000000" w:rsidRPr="00000000">
                    <w:rPr>
                      <w:rFonts w:ascii="Calibri" w:cs="Calibri" w:eastAsia="Calibri" w:hAnsi="Calibri"/>
                      <w:sz w:val="20"/>
                      <w:szCs w:val="20"/>
                      <w:rtl w:val="0"/>
                    </w:rPr>
                    <w:t xml:space="preserve">Beck toplam</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9">
                  <w:pPr>
                    <w:keepNext w:val="1"/>
                    <w:spacing w:after="60" w:before="0" w:lineRule="auto"/>
                    <w:rPr/>
                  </w:pPr>
                  <w:r w:rsidDel="00000000" w:rsidR="00000000" w:rsidRPr="00000000">
                    <w:rPr>
                      <w:rFonts w:ascii="Calibri" w:cs="Calibri" w:eastAsia="Calibri" w:hAnsi="Calibri"/>
                      <w:sz w:val="20"/>
                      <w:szCs w:val="20"/>
                      <w:rtl w:val="0"/>
                    </w:rPr>
                    <w:t xml:space="preserve">F=0,21; eta_p=0,004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A">
                  <w:pPr>
                    <w:keepNext w:val="1"/>
                    <w:spacing w:after="60" w:before="0" w:lineRule="auto"/>
                    <w:rPr/>
                  </w:pPr>
                  <w:r w:rsidDel="00000000" w:rsidR="00000000" w:rsidRPr="00000000">
                    <w:rPr>
                      <w:rFonts w:ascii="Calibri" w:cs="Calibri" w:eastAsia="Calibri" w:hAnsi="Calibri"/>
                      <w:sz w:val="20"/>
                      <w:szCs w:val="20"/>
                      <w:rtl w:val="0"/>
                    </w:rPr>
                    <w:t xml:space="preserve">0,813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9B">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bl>
          <w:p w:rsidR="00000000" w:rsidDel="00000000" w:rsidP="00000000" w:rsidRDefault="00000000" w:rsidRPr="00000000" w14:paraId="00000B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x0cea983tc2j" w:id="146"/>
    <w:bookmarkEnd w:id="146"/>
    <w:p w:rsidR="00000000" w:rsidDel="00000000" w:rsidP="00000000" w:rsidRDefault="00000000" w:rsidRPr="00000000" w14:paraId="00000B9D">
      <w:pPr>
        <w:pStyle w:val="Heading3"/>
        <w:rPr/>
      </w:pPr>
      <w:r w:rsidDel="00000000" w:rsidR="00000000" w:rsidRPr="00000000">
        <w:rPr>
          <w:rtl w:val="0"/>
        </w:rPr>
        <w:t xml:space="preserve">4.4.6 [KEŞİFSEL · İKİNCİL] İleri Psikometrik ve Bağlamsal Katman</w:t>
      </w:r>
    </w:p>
    <w:p w:rsidR="00000000" w:rsidDel="00000000" w:rsidP="00000000" w:rsidRDefault="00000000" w:rsidRPr="00000000" w14:paraId="00000B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bulgular ön-kayıtlı planın ikincil/keşifsel katmanıdır; birincil hipotez sonucu gibi yorumlanmaz ve dış-validasyon olmadan klinik öneri düzeyine çıkarılmaz. Katman iki granülerlikte okunur: ileri-psikometrik, çoklu-evren ve Bayesçi çözümlemeler ön-kayıtlı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ikincil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kademeye, bunları izleyen bağlamsal çözümlemeler (diferansiyel ebeveynlik, sosyal tabakalaşma, anne komorbiditesi, aile yapısı, maruziyet yoğunluğu) ise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post-hoc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kademeye aittir. Çoklu karşılaştırma, faz planına uygun olarak bu bağlamsal çözümlemelerde Holm, §4.4.7–4.4.8’deki post-hoc yüzeylerde ise Benjamini- Hochberg yanlış-keşif oranıyla denetlenmiştir.</w:t>
      </w:r>
    </w:p>
    <w:p w:rsidR="00000000" w:rsidDel="00000000" w:rsidP="00000000" w:rsidRDefault="00000000" w:rsidRPr="00000000" w14:paraId="00000B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İleri psikometrik çözümlemede trifaktör doğrulayıcı faktör analizi kabul edilebilir uyum vermiştir (CFI medyanı 0,90; RMSEA 0,05); trifaktör yükleme mimarisi (madde bazında ortak özellik, indeks-yöntem ve kardeş-yöntem standardize yüklemeleri) </w:t>
      </w:r>
      <w:hyperlink w:anchor="ylto9q6czya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Latent bilgi-veren uyuşmazlığı yapısal eşitlik modelinde anne–çocuk latent uyuşmazlık korelasyonu alt ölçeklere göre heterojendir: reddetme alt ölçeğinde r = 0,03 (%95 GA [−0,13; 0,19]) ile sıfıra yakınken karşılaştırma alt ölçeğinde r = 0,18 (%95 GA [0,01; 0,35]) ile sıfırdan ayrıktır. Bununla tutarlı biçimde, bilgi-vereni çaprazlayan Gauss grafik modelinde 16 kenardan yalnızca 1’i bilgi-vereni çaprazlamış, ağın büyük kısmı bilgi-veren içinde kapanmıştır.</w:t>
      </w:r>
    </w:p>
    <w:p w:rsidR="00000000" w:rsidDel="00000000" w:rsidP="00000000" w:rsidRDefault="00000000" w:rsidRPr="00000000" w14:paraId="00000B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Taban-duyarlı madde-yanıt kuramı modelinde indeks çocukta latent theta grup farkları manifest ortalama farklardan büyüktür: reddetme için latent d = 0,37, aşırı koruma için latent d = 0,54. Bu değerler birincil GRM katsayısıyla farklı hedef parametrelerdir ve karıştırılmamalıdır: birincil hattaki β = 0,14 SD, Gauss latent yoğunluklu aşamalı-yanıt modelinden EAP ile puanlanan theta üzerinde beş kovaryat ve aile rastgele etkisiyle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ayarlanmış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çok düzeyli regresyon katsayısıdır (payda: latent theta SD). Buradaki latent d ise taban-etkisine duyarlı ampirik-histogram yoğunluklu GRM’den EAP ile puanlanan theta üzerinde,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kovaryat ayarı olmaksızın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iki-grup ham ortalama farkının havuzlanmış theta standart sapmasına bölünmesiyle elde edilen etki büyüklüğüdür. İki değer aynı örneklemde tutarlıdır; aradaki büyüklük farkı kovaryat ayarı, farklı payda ve farklı latent yoğunluk varsayımından kaynaklanır. Bu değerler ölçek ortalamalarını değiştirmez; taban-duyarlı madde-yanıt kuramıyla kestirilen latent yetenek (θ) grup farkları </w:t>
      </w:r>
      <w:hyperlink w:anchor="tccl6259frz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latent θ farkı ile toplam-puan (manifest) farkı arasındaki karşılaştırmanın yorumu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bırakılmıştır. Güvenirlik genellemesi çözümünde EMBU-P için hiyerarşik omega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0,81 ve açıklanan ortak varyans (ECV) = 0,47 bulunmuştur. Keşifsel yapısal eşitlik modeli (ESEM; geomin eğik rotasyon) yorumlanabilir bir çözüme kimliklenememiş; uyum indeksleri kestirilememiş ve yükleme tabloları boş dönmüş, bu nedenle ölçüm-yapısı yorumu doğrulayıcı faktör analizine dayandırılıp ESEM yalnız “denendi, kimliklenemedi” kaydıyla belgelenmiştir.</w:t>
      </w:r>
    </w:p>
    <w:tbl>
      <w:tblPr>
        <w:tblStyle w:val="Table5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ylto9q6czya7" w:id="147"/>
          <w:bookmarkEnd w:id="147"/>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2876550"/>
                  <wp:effectExtent b="0" l="0" r="0" t="0"/>
                  <wp:docPr id="22" name="image9.png"/>
                  <a:graphic>
                    <a:graphicData uri="http://schemas.openxmlformats.org/drawingml/2006/picture">
                      <pic:pic>
                        <pic:nvPicPr>
                          <pic:cNvPr id="0" name="image9.png"/>
                          <pic:cNvPicPr preferRelativeResize="0"/>
                        </pic:nvPicPr>
                        <pic:blipFill>
                          <a:blip r:embed="rId27"/>
                          <a:srcRect b="0" l="0" r="0" t="0"/>
                          <a:stretch>
                            <a:fillRect/>
                          </a:stretch>
                        </pic:blipFill>
                        <pic:spPr>
                          <a:xfrm>
                            <a:off x="0" y="0"/>
                            <a:ext cx="460248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Trifaktör doğrulayıcı faktör analizi yükleme mimarisi. Madde bazında ortak özellik (trait), indeks-yöntem ve kardeş-yöntem standardize yüklemeleri gösterilmektedir (model uyum indeksleri değil).</w:t>
            </w:r>
          </w:p>
        </w:tc>
      </w:tr>
    </w:tbl>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0"/>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tccl6259frzl" w:id="148"/>
          <w:bookmarkEnd w:id="148"/>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2876550"/>
                  <wp:effectExtent b="0" l="0" r="0" t="0"/>
                  <wp:docPr id="23" name="image20.png"/>
                  <a:graphic>
                    <a:graphicData uri="http://schemas.openxmlformats.org/drawingml/2006/picture">
                      <pic:pic>
                        <pic:nvPicPr>
                          <pic:cNvPr id="0" name="image20.png"/>
                          <pic:cNvPicPr preferRelativeResize="0"/>
                        </pic:nvPicPr>
                        <pic:blipFill>
                          <a:blip r:embed="rId28"/>
                          <a:srcRect b="0" l="0" r="0" t="0"/>
                          <a:stretch>
                            <a:fillRect/>
                          </a:stretch>
                        </pic:blipFill>
                        <pic:spPr>
                          <a:xfrm>
                            <a:off x="0" y="0"/>
                            <a:ext cx="4602480" cy="2876550"/>
                          </a:xfrm>
                          <a:prstGeom prst="rect"/>
                          <a:ln/>
                        </pic:spPr>
                      </pic:pic>
                    </a:graphicData>
                  </a:graphic>
                </wp:inline>
              </w:drawing>
            </w:r>
            <w:r w:rsidDel="00000000" w:rsidR="00000000" w:rsidRPr="00000000">
              <w:rPr>
                <w:rtl w:val="0"/>
              </w:rPr>
            </w:r>
          </w:p>
          <w:p w:rsidR="00000000" w:rsidDel="00000000" w:rsidP="00000000" w:rsidRDefault="00000000" w:rsidRPr="00000000" w14:paraId="00000B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Taban-duyarlı madde-yanıt kuramı (dereceli yanıt) ile kestirilen latent yetenek (θ) grup farkları.</w:t>
            </w:r>
          </w:p>
        </w:tc>
      </w:tr>
    </w:tbl>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 algısı çoklu-evren analizinde dört EMBU-C alt ölçeği (sıcaklık, aşırı koruma, reddetme, karşılaştırma) farklı yapıları ve farklı sıfır hipotezlerini temsil eden ayrı estimand’lar olduğundan, sonuçlar tek bir birleşik spesifikasyon eğrisi ya da tek bir global çıkarımsal test üzerinden değil, her alt ölçek için ayrı değerlendirilmiştir. Birincil estimand olan reddetme kolunda (25 spesifikasyon) medyan β = 0,12 ve spesifikasyonların %100’ü p &lt; 0,05’tir; bu, H1’in reddetme boyutundaki bulgusunun analitik seçimlere karşı sağlam olduğunu gösterir. Diğer alt ölçeklerde anlamlı spesifikasyon oranı aşırı koruma ve sıcaklıkta %100, karşılaştırmada ise yalnız %3 düzeyindedir. Alt ölçeklere göre ayrı panellenmiş spesifikasyon eğrileri </w:t>
      </w:r>
      <w:hyperlink w:anchor="ckkxub234tl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birincil (reddetme) panel ilk sırada yer alır. Anne yaşı ve anne depresif belirti düzeyi eklenmiş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genişletilmiş</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kovaryat kolunda (P1-14 duyarlılığı) reddetme etkisi korunmuş; bu koldaki 7 spesifikasyonda medyan β = 0,10 ve medyan p = 0,001 düzeyindedir. Bu, H1 çocuk-reddetme sonucunun anne yaşı ayarına duyarsız olduğunu gösterir. Bu çalışmanın dört EMBU-C alt ölçeği etkisi, kronik hastalık/ebeveynlik alanındaki dört dış referans çalışmasıyla (Pinquart 2013 kronik hastalık ebeveynliği (Pinquart, 2013); Pinquart 2018 ebeveynlik stresi (Pinquart, 2018); Lovejoy 2000 maternal depresyon (Lovejoy ve ark., 2000); Vermaes 2012 kardeş etkisi (Vermaes ve ark., 2012)) aynı orman grafiğinde karşılaştırmalı bir referans paneli olarak sunulmuştur (</w:t>
      </w:r>
      <w:hyperlink w:anchor="2898sm8c38a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Panel, farklı yapıları ölçen çalışmaları içerdiğinden ortak-estimand’lı bir meta-analitik havuzlama yapılmamış; çalışmalar yapı (alan) bazında ayrı panellere yerleştirilerek bu çalışmanın etki büyüklükleri dış literatürün büyüklük aralığı içine betimsel olarak konumlandırılmıştır. Havuzlanmış tek bir kestirim (elmas/çizgi) bilinçli olarak gösterilmemiştir; bu çalışmanın dört EMBU-C alt ölçeği etkisi (grafikte gösterilen iki-grup Hedges g birimiyle yaklaşık 0,21–0,36) dış çalışmaların büyüklük bandıyla (−0,16 ile 0,40) kabaca aynı yön ve aralıkta yer almaktadır (dış çalışmaların özgün metrikleri farklı olduğundan — her noktanın metriği </w:t>
      </w:r>
      <w:hyperlink w:anchor="2898sm8c38a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etiketli 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phase2_meta_combined_studies.csv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orig_metric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sütununda kayıtlı — bu karşılaştırma yalnızca betimseldir). Dağılımsal modellerde reddetme sinyali üst kuyrukta güçlenmiştir: kuantil regresyonda τ = 0,75 için β = 0,25 (%95 GA [0,12; 0,38]) ve beta regresyonda β = 0,46 (%95 GA [0,29; 0,64]) düzeyindedir. Orman grafiğindeki (bilinçle gösterilmeyen) dış-çalışma havuzlamasından ayrı olarak, bu çalışmanın dört EMBU-C alt ölçeği için ayrı ayrı kestirilen Bayesçi çok düzeyli H1 modelleri çalışma-içi bir model-uyum kontrolüne tabi tutulmuştur. Gözlenen grup etkisi t-istatistiği, her alt ölçekte posterior öngörücü replikasyon dağılımının 0,05–0,95 kuantil (merkezi %90) bandı içinde kalmıştır. Böylece dört alt ölçekte de öngörücü denetim sistematik bir uyumsuzluk göstermemiştir.</w:t>
      </w:r>
    </w:p>
    <w:tbl>
      <w:tblPr>
        <w:tblStyle w:val="Table6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ckkxub234tl5" w:id="149"/>
          <w:bookmarkEnd w:id="149"/>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062728" cy="3164205"/>
                  <wp:effectExtent b="0" l="0" r="0" t="0"/>
                  <wp:docPr id="4" name="image1.png"/>
                  <a:graphic>
                    <a:graphicData uri="http://schemas.openxmlformats.org/drawingml/2006/picture">
                      <pic:pic>
                        <pic:nvPicPr>
                          <pic:cNvPr id="0" name="image1.png"/>
                          <pic:cNvPicPr preferRelativeResize="0"/>
                        </pic:nvPicPr>
                        <pic:blipFill>
                          <a:blip r:embed="rId29"/>
                          <a:srcRect b="0" l="0" r="0" t="0"/>
                          <a:stretch>
                            <a:fillRect/>
                          </a:stretch>
                        </pic:blipFill>
                        <pic:spPr>
                          <a:xfrm>
                            <a:off x="0" y="0"/>
                            <a:ext cx="5062728" cy="3164205"/>
                          </a:xfrm>
                          <a:prstGeom prst="rect"/>
                          <a:ln/>
                        </pic:spPr>
                      </pic:pic>
                    </a:graphicData>
                  </a:graphic>
                </wp:inline>
              </w:drawing>
            </w:r>
            <w:r w:rsidDel="00000000" w:rsidR="00000000" w:rsidRPr="00000000">
              <w:rPr>
                <w:rtl w:val="0"/>
              </w:rPr>
            </w:r>
          </w:p>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H1 çocuk algısı çoklu-evren spesifikasyon eğrisi. Dört EMBU-C alt ölçeği ayrı estimand’lar olduğundan her biri ayrı panelde, panel-içi spesifikasyon sırası ve panel-içi medyan β ile gösterilmektedir; birincil estimand (reddetme) ilk paneldedir. Estimand’lar tek eğride birleştirilmez ve tek bir global test üretilmez.</w:t>
            </w:r>
          </w:p>
        </w:tc>
      </w:tr>
    </w:tbl>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2"/>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2898sm8c38ab" w:id="150"/>
          <w:bookmarkEnd w:id="150"/>
          <w:p w:rsidR="00000000" w:rsidDel="00000000" w:rsidP="00000000" w:rsidRDefault="00000000" w:rsidRPr="00000000" w14:paraId="00000B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2948463"/>
                  <wp:effectExtent b="0" l="0" r="0" t="0"/>
                  <wp:docPr id="5" name="image7.png"/>
                  <a:graphic>
                    <a:graphicData uri="http://schemas.openxmlformats.org/drawingml/2006/picture">
                      <pic:pic>
                        <pic:nvPicPr>
                          <pic:cNvPr id="0" name="image7.png"/>
                          <pic:cNvPicPr preferRelativeResize="0"/>
                        </pic:nvPicPr>
                        <pic:blipFill>
                          <a:blip r:embed="rId30"/>
                          <a:srcRect b="0" l="0" r="0" t="0"/>
                          <a:stretch>
                            <a:fillRect/>
                          </a:stretch>
                        </pic:blipFill>
                        <pic:spPr>
                          <a:xfrm>
                            <a:off x="0" y="0"/>
                            <a:ext cx="4717542" cy="2948463"/>
                          </a:xfrm>
                          <a:prstGeom prst="rect"/>
                          <a:ln/>
                        </pic:spPr>
                      </pic:pic>
                    </a:graphicData>
                  </a:graphic>
                </wp:inline>
              </w:drawing>
            </w:r>
            <w:r w:rsidDel="00000000" w:rsidR="00000000" w:rsidRPr="00000000">
              <w:rPr>
                <w:rtl w:val="0"/>
              </w:rPr>
            </w:r>
          </w:p>
          <w:p w:rsidR="00000000" w:rsidDel="00000000" w:rsidP="00000000" w:rsidRDefault="00000000" w:rsidRPr="00000000" w14:paraId="00000B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Bu çalışmanın alt ölçek etkilerini dış literatürle karşılaştıran referans etki büyüklüğü grafiği. Çalışmalar yapı (alan) bazında ayrı panellerde gösterilmiştir: bu çalışmanın dört EMBU-C alt ölçeği ile kronik hastalık/ebeveynlik, ebeveyn stresi, maternal depresyon ve kardeş içselleştirme alanlarındaki dört dış çalışma. Farklı yapılar ölçüldüğünden ortak-estimand’lı havuzlama yapılmamış; havuzlanmış elmas ve dikey havuz çizgisi bilinçli olarak gösterilmemiştir. Karşılaştırılabilirlik için tüm etkiler standartlaştırılmış etki büyüklüğü birimine getirilmiştir: bu çalışmanın noktaları iki-grup Hedges g (DM vs. kontrol) olarak yeniden hesaplanmış, dış çalışmalar ise kendi standartlaştırılmış etkileriyle gösterilmiştir. Her noktanın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özgün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etki büyüklüğü metriği hem grafikte nokta yanına etiketlenmiş hem de veri katmanında kaydedilmiştir (bu çalışma dört alt ölçek: Hedges g; Pinquart 2013 ve Pinquart 2018: Hedges g; Vermaes 2012: Cohen d; Lovejoy 2000: korelasyondan dönüştürülmüş r→d); bu metrik künyesi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phase2_meta_combined_studies.csv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dosyasının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orig_metric</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sütunundan doğrulanabilir. Yapılar ve özgün metrikler farklı olduğundan ortak-estimand’lı havuzlama yapılmamış; panel yön ve büyüklük bandı karşılaştırması için okunmalı, biçimsel bir meta-analiz olarak değil.</w:t>
            </w:r>
          </w:p>
        </w:tc>
      </w:tr>
    </w:tbl>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Genişletilmiş eşzamanlı klinik sınıflandırma modelinde (kesitsel; yüksek Beck düzeyini aynı ölçüm anında sınıflandırır, ileriye dönük yordama değildir; ayrıca yordayıcılar [EMBU-P alt ölçekleri] ile sınıflanan sonuç [Beck] aynı anne tarafından aynı oturumda öz-bildirimle toplandığından, gözlenen ayrım gücünün bir bölümü bağımsız yordama değeri değil ortak-yöntem varyansını yansıtıyor olabilir) EMBU-P alt ölçekleri eklenen skorun ayrım gücü AUC = 0,70; 0,05 eşiğinde ham net fayda 0,23 (maliyet oranı 1) ve standardize net fayda sNB = 0,86 düzeyindedir (sNB = ham net fayda / prevalans; prevalans = 0,27). Isı haritası (</w:t>
      </w:r>
      <w:hyperlink w:anchor="z10pbn1bzxx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net faydayı eşik olasılığı × maliyet-oranı ızgarasında gösterir. Kullanılan net fayda formülü NB = TP/n − (FP/n) · c · [p_t/(1 − p_t)] biçimindedir; burada p_t eşik olasılığı, c ise duyarlılık amaçlı ek maliyet oranı çarpanıdır. Maliyet oranı c = 1 alındığında formül, eşik olasılığının zaten kodladığı yanlış-pozitif/yanlış-negatif zarar oranıyla Vickers-Elkin standart net fayda tanımına birebir indirgenir (Vickers ve Elkin, 2006); c &gt; 1 satırları yalnızca yanlış-pozitif zararının klinik olarak daha ağır tartıldığı senaryolar için keşifsel duyarlılık analizidir ve standart DCA’nın yerine geçmez. Metinde raporlanan tüm net fayda değerleri c = 1 (standart DCA) satırından okunmuştur. DM grubunda HbA1c × ebeveynlik etkileşiminin Bayesçi tahmininde sıcaklık için yön olasılığı pd = 0,94 ve karşılaştırma için pd = 0,95 bulunmuştur (n = 39).</w:t>
      </w:r>
    </w:p>
    <w:tbl>
      <w:tblPr>
        <w:tblStyle w:val="Table6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z10pbn1bzxx6" w:id="151"/>
          <w:bookmarkEnd w:id="151"/>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3126979"/>
                  <wp:effectExtent b="0" l="0" r="0" t="0"/>
                  <wp:docPr id="6" name="image5.png"/>
                  <a:graphic>
                    <a:graphicData uri="http://schemas.openxmlformats.org/drawingml/2006/picture">
                      <pic:pic>
                        <pic:nvPicPr>
                          <pic:cNvPr id="0" name="image5.png"/>
                          <pic:cNvPicPr preferRelativeResize="0"/>
                        </pic:nvPicPr>
                        <pic:blipFill>
                          <a:blip r:embed="rId31"/>
                          <a:srcRect b="0" l="0" r="0" t="0"/>
                          <a:stretch>
                            <a:fillRect/>
                          </a:stretch>
                        </pic:blipFill>
                        <pic:spPr>
                          <a:xfrm>
                            <a:off x="0" y="0"/>
                            <a:ext cx="4832604" cy="3126979"/>
                          </a:xfrm>
                          <a:prstGeom prst="rect"/>
                          <a:ln/>
                        </pic:spPr>
                      </pic:pic>
                    </a:graphicData>
                  </a:graphic>
                </wp:inline>
              </w:drawing>
            </w:r>
            <w:r w:rsidDel="00000000" w:rsidR="00000000" w:rsidRPr="00000000">
              <w:rPr>
                <w:rtl w:val="0"/>
              </w:rPr>
            </w:r>
          </w:p>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Genişletilmiş klinik karar modeli net fayda ısı haritası. Hücreler eşik olasılığı × maliyet oranı (c) ızgarasında net faydayı [NB = TP/n − (FP/n)·c·(p_t/(1−p_t))] gösterir. c = 1 satırı Vickers-Elkin standart DCA’ya birebir indirgenir; c &gt; 1 satırları yanlış-pozitif zararının daha ağır tartıldığı keşifsel duyarlılık senaryolarıdır. Metinde raporlanan standart net fayda c = 1 satırından, standardize net fayda (sNB) ise bu değerin prevalansa (0,27) bölünmesiyle elde edilir.</w:t>
            </w:r>
          </w:p>
        </w:tc>
      </w:tr>
    </w:tbl>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Bağlamsal katmanda diferansiyel ebeveynlik testinde (PDT) Holm düzeltmesiyle 16 karşılaştırmanın hiçbiri anlamlı değildir. </w:t>
      </w:r>
      <w:hyperlink w:anchor="w0lnkt6k67q">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içi yön testinin dört EMBU alt ölçeğindeki işaretli etki büyüklüklerini göstermektedir (sıcaklık d = −0,08; aşırı koruma d = +0,15; reddetme d = +0,03; karşılaştırma d = +0,01); bu dört etkinin hiçbiri Holm sonrası anlamlı değildir. Ayrı bir kayırma (favoritism) kanalı çözümlemesinde ise, düzeltilmemiş düzeyde DM grubunda indeks çocuğa yönelik baba kayırması yönünde d = −0,27 ([−0,52; −0,01]; p = 0,039) gözlenmiştir; bu kontrast aile içi yön testinden ayrıdır ve </w:t>
      </w:r>
      <w:hyperlink w:anchor="w0lnkt6k67q">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’deki dört alt ölçek profiline dahil değildir. Sosyal tabakalaşma çözümlemesinde EGP sınıf gradyanı Holm düzeltmesiyle anlamlı değildir; ISEI, SIOPS ve EGP göstergeleri yüksek eşdoğrusallık göstermektedir. Anne komorbiditesi çözümlemesinde komorbidite Beck puanıyla d = 0,29 düzeyinde (Holm-anlamsız) ilişkilidir; antidepresan kullanımı DM grubunda %29,2, kontrol grubunda %9,1’dir (χ²(1) = 14,45; p &lt; 0,001; Cramér V = 0,25). Anne komorbiditesi ve depresif belirti ilişkisi </w:t>
      </w:r>
      <w:hyperlink w:anchor="umiqeckctnew">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 Aile yapısı çözümlemesinde diadik karşılıklılık r = 0,18–0,38 aralığındadır. DM maruziyet yoğunluğu için dokuz testin hiçbiri Holm-anlamlı değildir.</w:t>
      </w:r>
    </w:p>
    <w:tbl>
      <w:tblPr>
        <w:tblStyle w:val="Table6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w0lnkt6k67q" w:id="152"/>
          <w:bookmarkEnd w:id="152"/>
          <w:p w:rsidR="00000000" w:rsidDel="00000000" w:rsidP="00000000" w:rsidRDefault="00000000" w:rsidRPr="00000000" w14:paraId="00000B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2124694"/>
                  <wp:effectExtent b="0" l="0" r="0" t="0"/>
                  <wp:docPr id="7" name="image2.png"/>
                  <a:graphic>
                    <a:graphicData uri="http://schemas.openxmlformats.org/drawingml/2006/picture">
                      <pic:pic>
                        <pic:nvPicPr>
                          <pic:cNvPr id="0" name="image2.png"/>
                          <pic:cNvPicPr preferRelativeResize="0"/>
                        </pic:nvPicPr>
                        <pic:blipFill>
                          <a:blip r:embed="rId32"/>
                          <a:srcRect b="0" l="0" r="0" t="0"/>
                          <a:stretch>
                            <a:fillRect/>
                          </a:stretch>
                        </pic:blipFill>
                        <pic:spPr>
                          <a:xfrm>
                            <a:off x="0" y="0"/>
                            <a:ext cx="4717542" cy="2124694"/>
                          </a:xfrm>
                          <a:prstGeom prst="rect"/>
                          <a:ln/>
                        </pic:spPr>
                      </pic:pic>
                    </a:graphicData>
                  </a:graphic>
                </wp:inline>
              </w:drawing>
            </w:r>
            <w:r w:rsidDel="00000000" w:rsidR="00000000" w:rsidRPr="00000000">
              <w:rPr>
                <w:rtl w:val="0"/>
              </w:rPr>
            </w:r>
          </w:p>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Diferansiyel ebeveynlik (PDT) yön ve etki büyüklüğü profili.</w:t>
            </w:r>
          </w:p>
        </w:tc>
      </w:tr>
    </w:tbl>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6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umiqeckctnew" w:id="153"/>
          <w:bookmarkEnd w:id="153"/>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2248539"/>
                  <wp:effectExtent b="0" l="0" r="0" t="0"/>
                  <wp:docPr id="8" name="image16.png"/>
                  <a:graphic>
                    <a:graphicData uri="http://schemas.openxmlformats.org/drawingml/2006/picture">
                      <pic:pic>
                        <pic:nvPicPr>
                          <pic:cNvPr id="0" name="image16.png"/>
                          <pic:cNvPicPr preferRelativeResize="0"/>
                        </pic:nvPicPr>
                        <pic:blipFill>
                          <a:blip r:embed="rId33"/>
                          <a:srcRect b="0" l="0" r="0" t="0"/>
                          <a:stretch>
                            <a:fillRect/>
                          </a:stretch>
                        </pic:blipFill>
                        <pic:spPr>
                          <a:xfrm>
                            <a:off x="0" y="0"/>
                            <a:ext cx="4602480" cy="2248539"/>
                          </a:xfrm>
                          <a:prstGeom prst="rect"/>
                          <a:ln/>
                        </pic:spPr>
                      </pic:pic>
                    </a:graphicData>
                  </a:graphic>
                </wp:inline>
              </w:drawing>
            </w:r>
            <w:r w:rsidDel="00000000" w:rsidR="00000000" w:rsidRPr="00000000">
              <w:rPr>
                <w:rtl w:val="0"/>
              </w:rPr>
            </w:r>
          </w:p>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[KEŞİFSEL · İKİNCİL] Anne komorbiditesi ve depresif belirti ilişkisi.</w:t>
            </w:r>
          </w:p>
        </w:tc>
      </w:tr>
    </w:tbl>
    <w:p w:rsidR="00000000" w:rsidDel="00000000" w:rsidP="00000000" w:rsidRDefault="00000000" w:rsidRPr="00000000" w14:paraId="00000B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mental sağlığı ile çocuk algısı katmanında, güncel Beck puanı ≥ 17 olan annelerin çocuklarında EMBU-C reddetme algısı b = 0,13 (p = 0,004) ve karşılaştırma algısı b = 0,24 (p = 0,003) düzeyinde daha yüksektir ve bu ilişki DM grubu ile antidepresan kullanımından bağımsızdır; latent sınıf riskli grubu reddetme algı-uyuşmazlığını (p &lt; 0,001) ve kardeş çatışmasını (p = 0,006) yordamaktadır. Yönlü kardeş mimarisi çözümlemesinde üç grup ve on dört fasette FDR-anlamlı bulgu yoktur. Kardeş–kardeş algı uyumu çözümlemesinde reddetme alt ölçeği için sınıf-içi korelasyon kontrol grubunda 0,32 (%95 GA [0,15; 0,47]), DM grubunda 0,00 ([−0,18; 0,18]) düzeyinde olup gruplar-arası fark için ayrı bir biçimsel test raporlanmamıştır (betimsel/keşifsel). Bundan ayrı bir diyad türü olan anne–çocuk uyumunda, grup-bazlı tek bir konkordans skalarını doğrudan üreten iki strateji R/20 çıktısından okunmuştur; yüzey parametreleri üreten RSA, havuzlanmış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group_dm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katsayısı veren Common Fate ve kararsız/havuzlanmış k-katsayısı grup-bazlı ayrıştırılamadığından dışarıda bırakılmıştır. Bu iki strateji grup farkının yönünde ayrışmaktadır: ICC (anne–çocuk sınıf-içi korelasyonlarının alt ölçek ortalaması) kontrol lehine (kontrol 0,10; DM 0,07), Olsen-Kenny latent konkordansı ise DM lehine (kontrol 0,17; DM 0,29) bir örüntü vermektedir. Farklı estimand’ları ölçen, aynı ailelerden türetilen ve yönde ayrışan bu iki kestirim tek bir havuzlanmış katsayıya indirgenmemiş; sonuç, spesifikasyonlar arası bir yön ayrışması ve grup farkı için belirsiz kanıt olarak raporlanmaktadır. Çocuk moderatör çözümlemesinde cinsiyet × grup için sekiz testin hiçbiri Holm-anlamlı değildir; anne yaşı ile aşırı koruma arasında yılda b = −0,03 (p = 0,004) düzeyinde ilişki bulunmuştur. Seçilim denetiminde HbA1c eksikliği için MNAR seçilim modeli OR = 4,56 (p &lt; 0,001) vermiş; toplama yılı ile grup arasındaki ilişki Cramér V = 0,59 düzeyindedir ve H1 çocuk algısı olumlu bulguları, iki grubun en geniş ortak takvim desteğine sahip olduğu 2023 alt-örnekleminde belirgin biçimde zayıflamaktadır. Birincil H1 estimandı doğrudan yeniden çalıştırıldığında — dört düzeyli rol, indeks+kardeş eşit-ağırlıklı DM–kontrol grup ana etkisi, tam kovaryat ayarı (yaş, cinsiyet, SES, kardeş yaş farkı, çocuk sayısı) ve aile rastgele kesişimiyle, yalnız 2023 alt örnekleminde (n = 40 kontrol, 108 DM indeks aile) — dört EMBU-C alt ölçeğinin hiçbirinde grup farkı için kanıt kalmamaktadır: reddetme b = 0,02 ([−0,09; 0,13]; q = 0,69), aşırı koruma b = 0,11 ([−0,06; 0,27]; q = 0,61), sıcaklık b = −0,08 (q = 0,61) ve karşılaştırma b = −0,06 (q = 0,69) (</w:t>
      </w:r>
      <w:hyperlink w:anchor="3cgq44pt78o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Böylece tam örneklemde doğrulanan iki boyut (reddetme b = 0,14; aşırı koruma b = 0,19) 2023 ortak-destek alt örnekleminde, aynı birincil estimandla sönümlenmektedir. Tamamlayıcı olarak, indeks-çocuk ayarlanmamış iki-grup Cohen d duyarlılığı da aynı yönü verir (reddetme d = 0,38 → −0,00, p = 0,99; aşırı koruma d = 0,37 → 0,26, p = 0,19; tam örneklemde zaten null olan sıcaklık ve karşılaştırma 2023’te de anlamsız). Her iki grup 2023, 2024 ve 2025 yıllarında da bulunmakla birlikte ortak destek belirgin biçimde dengesizdir (yıl × grup dağılımı Sınırlılıklar bölümünde verilmiştir); 2023 iki grubun en geniş ortak temsile sahip olduğu dönemdir.</w:t>
      </w:r>
    </w:p>
    <w:tbl>
      <w:tblPr>
        <w:tblStyle w:val="Table6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3cgq44pt78oj" w:id="154"/>
          <w:bookmarkEnd w:id="154"/>
          <w:p w:rsidR="00000000" w:rsidDel="00000000" w:rsidP="00000000" w:rsidRDefault="00000000" w:rsidRPr="00000000" w14:paraId="00000B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H1 dönem duyarlılığı: 2023 ortak-takvim alt örnekleminde birincil (eşit-rol, kovaryat-ayarlı, çok düzeyli) grup ana etkisi; dört EMBU-C alt ölçeğinde BH-FDR.</w:t>
            </w:r>
          </w:p>
          <w:tbl>
            <w:tblPr>
              <w:tblStyle w:val="Table67"/>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BB7">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B8">
                  <w:pPr>
                    <w:keepNext w:val="1"/>
                    <w:spacing w:after="60" w:before="0" w:lineRule="auto"/>
                    <w:rPr/>
                  </w:pPr>
                  <w:r w:rsidDel="00000000" w:rsidR="00000000" w:rsidRPr="00000000">
                    <w:rPr>
                      <w:rFonts w:ascii="Calibri" w:cs="Calibri" w:eastAsia="Calibri" w:hAnsi="Calibri"/>
                      <w:sz w:val="20"/>
                      <w:szCs w:val="20"/>
                      <w:rtl w:val="0"/>
                    </w:rPr>
                    <w:t xml:space="preserve">Tahmin</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B9">
                  <w:pPr>
                    <w:keepNext w:val="1"/>
                    <w:spacing w:after="60" w:before="0" w:lineRule="auto"/>
                    <w:rPr/>
                  </w:pPr>
                  <w:r w:rsidDel="00000000" w:rsidR="00000000" w:rsidRPr="00000000">
                    <w:rPr>
                      <w:rFonts w:ascii="Calibri" w:cs="Calibri" w:eastAsia="Calibri" w:hAnsi="Calibri"/>
                      <w:sz w:val="20"/>
                      <w:szCs w:val="20"/>
                      <w:rtl w:val="0"/>
                    </w:rPr>
                    <w:t xml:space="preserve">%95 GA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BA">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BB">
                  <w:pPr>
                    <w:keepNext w:val="1"/>
                    <w:spacing w:after="60" w:before="0" w:lineRule="auto"/>
                    <w:rPr/>
                  </w:pPr>
                  <w:r w:rsidDel="00000000" w:rsidR="00000000" w:rsidRPr="00000000">
                    <w:rPr>
                      <w:rFonts w:ascii="Calibri" w:cs="Calibri" w:eastAsia="Calibri" w:hAnsi="Calibri"/>
                      <w:sz w:val="20"/>
                      <w:szCs w:val="20"/>
                      <w:rtl w:val="0"/>
                    </w:rPr>
                    <w:t xml:space="preserve">q (FDR)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BC">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D">
                  <w:pPr>
                    <w:keepNext w:val="1"/>
                    <w:spacing w:after="60" w:before="0" w:lineRule="auto"/>
                    <w:rPr/>
                  </w:pPr>
                  <w:r w:rsidDel="00000000" w:rsidR="00000000" w:rsidRPr="00000000">
                    <w:rPr>
                      <w:rFonts w:ascii="Calibri" w:cs="Calibri" w:eastAsia="Calibri" w:hAnsi="Calibri"/>
                      <w:sz w:val="20"/>
                      <w:szCs w:val="20"/>
                      <w:rtl w:val="0"/>
                    </w:rPr>
                    <w:t xml:space="preserve">-0,084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E">
                  <w:pPr>
                    <w:keepNext w:val="1"/>
                    <w:spacing w:after="60" w:before="0" w:lineRule="auto"/>
                    <w:rPr/>
                  </w:pPr>
                  <w:r w:rsidDel="00000000" w:rsidR="00000000" w:rsidRPr="00000000">
                    <w:rPr>
                      <w:rFonts w:ascii="Calibri" w:cs="Calibri" w:eastAsia="Calibri" w:hAnsi="Calibri"/>
                      <w:sz w:val="20"/>
                      <w:szCs w:val="20"/>
                      <w:rtl w:val="0"/>
                    </w:rPr>
                    <w:t xml:space="preserve">[-0,246, 0,078]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BF">
                  <w:pPr>
                    <w:keepNext w:val="1"/>
                    <w:spacing w:after="60" w:before="0" w:lineRule="auto"/>
                    <w:rPr/>
                  </w:pPr>
                  <w:r w:rsidDel="00000000" w:rsidR="00000000" w:rsidRPr="00000000">
                    <w:rPr>
                      <w:rFonts w:ascii="Calibri" w:cs="Calibri" w:eastAsia="Calibri" w:hAnsi="Calibri"/>
                      <w:sz w:val="20"/>
                      <w:szCs w:val="20"/>
                      <w:rtl w:val="0"/>
                    </w:rPr>
                    <w:t xml:space="preserve">0,305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0">
                  <w:pPr>
                    <w:keepNext w:val="1"/>
                    <w:spacing w:after="60" w:before="0" w:lineRule="auto"/>
                    <w:rPr/>
                  </w:pPr>
                  <w:r w:rsidDel="00000000" w:rsidR="00000000" w:rsidRPr="00000000">
                    <w:rPr>
                      <w:rFonts w:ascii="Calibri" w:cs="Calibri" w:eastAsia="Calibri" w:hAnsi="Calibri"/>
                      <w:sz w:val="20"/>
                      <w:szCs w:val="20"/>
                      <w:rtl w:val="0"/>
                    </w:rPr>
                    <w:t xml:space="preserve">0,611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C1">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2">
                  <w:pPr>
                    <w:keepNext w:val="1"/>
                    <w:spacing w:after="60" w:before="0" w:lineRule="auto"/>
                    <w:rPr/>
                  </w:pPr>
                  <w:r w:rsidDel="00000000" w:rsidR="00000000" w:rsidRPr="00000000">
                    <w:rPr>
                      <w:rFonts w:ascii="Calibri" w:cs="Calibri" w:eastAsia="Calibri" w:hAnsi="Calibri"/>
                      <w:sz w:val="20"/>
                      <w:szCs w:val="20"/>
                      <w:rtl w:val="0"/>
                    </w:rPr>
                    <w:t xml:space="preserve">0,107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3">
                  <w:pPr>
                    <w:keepNext w:val="1"/>
                    <w:spacing w:after="60" w:before="0" w:lineRule="auto"/>
                    <w:rPr/>
                  </w:pPr>
                  <w:r w:rsidDel="00000000" w:rsidR="00000000" w:rsidRPr="00000000">
                    <w:rPr>
                      <w:rFonts w:ascii="Calibri" w:cs="Calibri" w:eastAsia="Calibri" w:hAnsi="Calibri"/>
                      <w:sz w:val="20"/>
                      <w:szCs w:val="20"/>
                      <w:rtl w:val="0"/>
                    </w:rPr>
                    <w:t xml:space="preserve">[-0,057, 0,272]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4">
                  <w:pPr>
                    <w:keepNext w:val="1"/>
                    <w:spacing w:after="60" w:before="0" w:lineRule="auto"/>
                    <w:rPr/>
                  </w:pPr>
                  <w:r w:rsidDel="00000000" w:rsidR="00000000" w:rsidRPr="00000000">
                    <w:rPr>
                      <w:rFonts w:ascii="Calibri" w:cs="Calibri" w:eastAsia="Calibri" w:hAnsi="Calibri"/>
                      <w:sz w:val="20"/>
                      <w:szCs w:val="20"/>
                      <w:rtl w:val="0"/>
                    </w:rPr>
                    <w:t xml:space="preserve">0,199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5">
                  <w:pPr>
                    <w:keepNext w:val="1"/>
                    <w:spacing w:after="60" w:before="0" w:lineRule="auto"/>
                    <w:rPr/>
                  </w:pPr>
                  <w:r w:rsidDel="00000000" w:rsidR="00000000" w:rsidRPr="00000000">
                    <w:rPr>
                      <w:rFonts w:ascii="Calibri" w:cs="Calibri" w:eastAsia="Calibri" w:hAnsi="Calibri"/>
                      <w:sz w:val="20"/>
                      <w:szCs w:val="20"/>
                      <w:rtl w:val="0"/>
                    </w:rPr>
                    <w:t xml:space="preserve">0,611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C6">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7">
                  <w:pPr>
                    <w:keepNext w:val="1"/>
                    <w:spacing w:after="60" w:before="0" w:lineRule="auto"/>
                    <w:rPr/>
                  </w:pPr>
                  <w:r w:rsidDel="00000000" w:rsidR="00000000" w:rsidRPr="00000000">
                    <w:rPr>
                      <w:rFonts w:ascii="Calibri" w:cs="Calibri" w:eastAsia="Calibri" w:hAnsi="Calibri"/>
                      <w:sz w:val="20"/>
                      <w:szCs w:val="20"/>
                      <w:rtl w:val="0"/>
                    </w:rPr>
                    <w:t xml:space="preserve">0,022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8">
                  <w:pPr>
                    <w:keepNext w:val="1"/>
                    <w:spacing w:after="60" w:before="0" w:lineRule="auto"/>
                    <w:rPr/>
                  </w:pPr>
                  <w:r w:rsidDel="00000000" w:rsidR="00000000" w:rsidRPr="00000000">
                    <w:rPr>
                      <w:rFonts w:ascii="Calibri" w:cs="Calibri" w:eastAsia="Calibri" w:hAnsi="Calibri"/>
                      <w:sz w:val="20"/>
                      <w:szCs w:val="20"/>
                      <w:rtl w:val="0"/>
                    </w:rPr>
                    <w:t xml:space="preserve">[-0,086, 0,131]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9">
                  <w:pPr>
                    <w:keepNext w:val="1"/>
                    <w:spacing w:after="60" w:before="0" w:lineRule="auto"/>
                    <w:rPr/>
                  </w:pPr>
                  <w:r w:rsidDel="00000000" w:rsidR="00000000" w:rsidRPr="00000000">
                    <w:rPr>
                      <w:rFonts w:ascii="Calibri" w:cs="Calibri" w:eastAsia="Calibri" w:hAnsi="Calibri"/>
                      <w:sz w:val="20"/>
                      <w:szCs w:val="20"/>
                      <w:rtl w:val="0"/>
                    </w:rPr>
                    <w:t xml:space="preserve">0,689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A">
                  <w:pPr>
                    <w:keepNext w:val="1"/>
                    <w:spacing w:after="60" w:before="0" w:lineRule="auto"/>
                    <w:rPr/>
                  </w:pPr>
                  <w:r w:rsidDel="00000000" w:rsidR="00000000" w:rsidRPr="00000000">
                    <w:rPr>
                      <w:rFonts w:ascii="Calibri" w:cs="Calibri" w:eastAsia="Calibri" w:hAnsi="Calibri"/>
                      <w:sz w:val="20"/>
                      <w:szCs w:val="20"/>
                      <w:rtl w:val="0"/>
                    </w:rPr>
                    <w:t xml:space="preserve">0,689</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CB">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C">
                  <w:pPr>
                    <w:keepNext w:val="1"/>
                    <w:spacing w:after="60" w:before="0" w:lineRule="auto"/>
                    <w:rPr/>
                  </w:pPr>
                  <w:r w:rsidDel="00000000" w:rsidR="00000000" w:rsidRPr="00000000">
                    <w:rPr>
                      <w:rFonts w:ascii="Calibri" w:cs="Calibri" w:eastAsia="Calibri" w:hAnsi="Calibri"/>
                      <w:sz w:val="20"/>
                      <w:szCs w:val="20"/>
                      <w:rtl w:val="0"/>
                    </w:rPr>
                    <w:t xml:space="preserve">-0,063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D">
                  <w:pPr>
                    <w:keepNext w:val="1"/>
                    <w:spacing w:after="60" w:before="0" w:lineRule="auto"/>
                    <w:rPr/>
                  </w:pPr>
                  <w:r w:rsidDel="00000000" w:rsidR="00000000" w:rsidRPr="00000000">
                    <w:rPr>
                      <w:rFonts w:ascii="Calibri" w:cs="Calibri" w:eastAsia="Calibri" w:hAnsi="Calibri"/>
                      <w:sz w:val="20"/>
                      <w:szCs w:val="20"/>
                      <w:rtl w:val="0"/>
                    </w:rPr>
                    <w:t xml:space="preserve">[-0,260, 0,135]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E">
                  <w:pPr>
                    <w:keepNext w:val="1"/>
                    <w:spacing w:after="60" w:before="0" w:lineRule="auto"/>
                    <w:rPr/>
                  </w:pPr>
                  <w:r w:rsidDel="00000000" w:rsidR="00000000" w:rsidRPr="00000000">
                    <w:rPr>
                      <w:rFonts w:ascii="Calibri" w:cs="Calibri" w:eastAsia="Calibri" w:hAnsi="Calibri"/>
                      <w:sz w:val="20"/>
                      <w:szCs w:val="20"/>
                      <w:rtl w:val="0"/>
                    </w:rPr>
                    <w:t xml:space="preserve">0,533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CF">
                  <w:pPr>
                    <w:keepNext w:val="1"/>
                    <w:spacing w:after="60" w:before="0" w:lineRule="auto"/>
                    <w:rPr/>
                  </w:pPr>
                  <w:r w:rsidDel="00000000" w:rsidR="00000000" w:rsidRPr="00000000">
                    <w:rPr>
                      <w:rFonts w:ascii="Calibri" w:cs="Calibri" w:eastAsia="Calibri" w:hAnsi="Calibri"/>
                      <w:sz w:val="20"/>
                      <w:szCs w:val="20"/>
                      <w:rtl w:val="0"/>
                    </w:rPr>
                    <w:t xml:space="preserve">0,689</w:t>
                  </w:r>
                  <w:r w:rsidDel="00000000" w:rsidR="00000000" w:rsidRPr="00000000">
                    <w:rPr>
                      <w:rtl w:val="0"/>
                    </w:rPr>
                  </w:r>
                </w:p>
              </w:tc>
            </w:tr>
          </w:tbl>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ht80w32d78za" w:id="155"/>
    <w:bookmarkEnd w:id="155"/>
    <w:p w:rsidR="00000000" w:rsidDel="00000000" w:rsidP="00000000" w:rsidRDefault="00000000" w:rsidRPr="00000000" w14:paraId="00000BD1">
      <w:pPr>
        <w:pStyle w:val="Heading3"/>
        <w:rPr/>
      </w:pPr>
      <w:r w:rsidDel="00000000" w:rsidR="00000000" w:rsidRPr="00000000">
        <w:rPr>
          <w:rtl w:val="0"/>
        </w:rPr>
        <w:t xml:space="preserve">4.4.7 [KEŞİFSEL · POST-HOC] Artık İlişki Yüzeyi</w:t>
      </w:r>
    </w:p>
    <w:p w:rsidR="00000000" w:rsidDel="00000000" w:rsidP="00000000" w:rsidRDefault="00000000" w:rsidRPr="00000000" w14:paraId="00000B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katman, kanonik bazda mevcut olup birincil ve genişletilmiş modellere odak değişken olarak girmemiş birkaç ilişkiyi aile düzeyinde (n = 241; alt-analizlere göre n = 238–241) korelasyonel olarak incelemiştir. Çoklu karşılaştırma her paragraf ailesi içinde Benjamini-Hochberg yanlış-keşif oranı (BH-FDR, q = 0,05) ile düzeltilmiştir; hiçbir bulgu doğrulayıcı yorumlanmaz ve dış-validasyon gerektiren öneri düzeyindedir. Bu paragraf-içi BH-FDR yalnız ilgili test ailesi içindeki yanlış-keşif oranını denetler; keşifsel katmanların tümü boyunca biriken çalışma-geneli çokluk yükünü kontrol etmez. Bu nedenle her keşifsel test ailesi için ayrı bir çokluk hesabı ve tüm keşifsel bataryayı kapsayan bir yanlış-keşif değerlendirmesi, bulguların bağımsız doğrulanmasında öncelikli bir sonraki adımdır.</w:t>
      </w:r>
    </w:p>
    <w:p w:rsidR="00000000" w:rsidDel="00000000" w:rsidP="00000000" w:rsidRDefault="00000000" w:rsidRPr="00000000" w14:paraId="00000B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 öz-bildirimi ile çocuk algısı arasındaki aktarım (b-yolu).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depresyonundan anne-bildirimli ebeveynliğe giden yol (a-yolu) sıcaklık (a = −0,23; p &lt; 0,001), reddetme (a = 0,15; p = 0,020) ve karşılaştırma (a = 0,21; p &lt; 0,001) alt ölçeklerinde belirmiş; aşırı koruma alt ölçeğinde ise anlamlı değildir (a = 0,04; p = 0,50). Buna karşın anne-bildirimli ebeveynlikten çocuğun algıladığı ebeveynliğe giden yol (b-yolu) dört boyutta da zayıf ve anlamsızdır (b değerleri −0,02 ile 0,10 arasında). Önyükleme (bootstrap) temelli dolaylı ilişki katsayısının %95 güven aralığı dört alt ölçekte de sıfırı içerir (sıcaklık [−0,06; 0,02]; aşırı koruma [−0,01; 0,02]; reddetme [−0,03; 0,02]; karşılaştırma [−0,01; 0,05]; n = 238). Anne öz-bildirimi ile çocuk algısı arasındaki bağ zayıf olduğundan hiçbir alt ölçekte — reddetme dâhil — tam aracılık desteklenmemiştir; birincil aracılık çözümlemesinde yalnız reddetme test edilmişken burada dört alt ölçeğe genişletilmiştir.</w:t>
      </w:r>
    </w:p>
    <w:p w:rsidR="00000000" w:rsidDel="00000000" w:rsidP="00000000" w:rsidRDefault="00000000" w:rsidRPr="00000000" w14:paraId="00000B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Aşırı korumanın sosyo-demografik gradyanı.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Birleşik modelde (n = 240) anne-bildirimli aşırı koruma daha genç (standardize β = −0,18; %95 GA [−0,30; −0,06]; p = 0,004) ve daha düşük sosyoekonomik konumdaki (β = −0,27; [−0,40; −0,13]; p &lt; 0,001) annelerde daha yüksektir; hane kalabalıklığı bu iki değişkenden bağımsız katkı sağlamamıştır (β = 0,06; [−0,07; 0,19]; p = 0,332). Modele girmemiş ek mesleki prestij ve sınıf ölçütleri (n = 219) aynı yönü doğrulamıştır: uluslararası sosyoekonomik indeks ISEI-08 r = −0,17 ([−0,30; −0,04]), mesleki prestij ölçeği SIOPS-08 r = −0,17 ([−0,29; −0,03]) ve Erikson-Goldthorpe sınıf şeması EGP-7 ρ = 0,15.</w:t>
      </w:r>
    </w:p>
    <w:p w:rsidR="00000000" w:rsidDel="00000000" w:rsidP="00000000" w:rsidRDefault="00000000" w:rsidRPr="00000000" w14:paraId="00000B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Kardeş ilişkisi ve diğer artık yüzeyler.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depresyonu, kardeş ilişki kalitesinin dört boyutunu da BH-FDR sonrası yordamamıştır (n = 238; en güçlü ham ilişki rekabet boyutunda r = −0,14 [−0,26; −0,01], ham p = 0,035; düzeltme sonrası anlamsız p = 0,140); bu, kardeş ilişkisinde grup farkı için kanıtın yetersiz kaldığı (H2) örüntüyle tutarlıdır (eşdeğerlik biçimsel olarak sınanmadığından bir korunma/direnç iması yoktur). Aynı-cinsiyet düadlar hafifçe daha yüksek sıcaklık bildirmiş, ancak bu eğilim düzeltme sonrası anlamsız kalmıştır (Cohen d = −0,22; p = 0,085; n = 241). Paragraf-içi düzeltme sonrası ayakta kalan tek ilişki, eşler-arası eğitim farkı ile anne reddetmesi arasındadır (r = 0,166; %95 GA [0,04; 0,29]; ham p = 0,010; düzeltilmiş p = 0,030; n = 241). Bu bulgular iki merkezden alınan bir Türkiye örnekleminde ve pediatrik T1DM bağlamında elde edildiğinden genellenebilirlikleri sınırlıdır.</w:t>
      </w:r>
    </w:p>
    <w:bookmarkStart w:colFirst="0" w:colLast="0" w:name="6ljqi8june4x" w:id="156"/>
    <w:bookmarkEnd w:id="156"/>
    <w:p w:rsidR="00000000" w:rsidDel="00000000" w:rsidP="00000000" w:rsidRDefault="00000000" w:rsidRPr="00000000" w14:paraId="00000BD6">
      <w:pPr>
        <w:pStyle w:val="Heading3"/>
        <w:rPr/>
      </w:pPr>
      <w:r w:rsidDel="00000000" w:rsidR="00000000" w:rsidRPr="00000000">
        <w:rPr>
          <w:rtl w:val="0"/>
        </w:rPr>
        <w:t xml:space="preserve">4.4.8 [KEŞİFSEL · POST-HOC] Gelişimsel-Diadik Ölçüm Yüzeyi</w:t>
      </w:r>
    </w:p>
    <w:p w:rsidR="00000000" w:rsidDel="00000000" w:rsidP="00000000" w:rsidRDefault="00000000" w:rsidRPr="00000000" w14:paraId="00000B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katman iki ekseni bütünleştirici biçimde, korelasyonel düzeyde ve paragraf-içi yanlış-keşif oranı (BH-FDR) düzeltmesiyle incelemiştir: çocuğun yaşının anne–çocuk uyumu ve aktarımı üzerindeki rolü ile indeks çocuğun hastalık yükünün kardeş algısına ve maternal distresin tanı-zaman-çizgisine bağı. Yirmi odak testin yedisi düzeltme sonrası ayakta kalmıştır; hiçbir bulgu doğrulayıcı yorumlanmaz ve dış-validasyon gerektiren öneri düzeyindedir.</w:t>
      </w:r>
    </w:p>
    <w:p w:rsidR="00000000" w:rsidDel="00000000" w:rsidP="00000000" w:rsidRDefault="00000000" w:rsidRPr="00000000" w14:paraId="00000B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Yaş, uyum ve aktarım.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Anne–çocuk uyumu (mutlak diad-farkı) çocuğun yaşıyla değişmemiştir; dört alt ölçekte de yaş ile mutlak fark arasındaki korelasyon sıfıra yakın ve anlamsızdır (sıcaklık r = 0,007; aşırı koruma r = 0,007; reddetme r = −0,004; karşılaştırma r = 0,037; tümü p &gt; 0,5). Buna karşın anne-bildirimli ebeveynlikten çocuk algısına giden aktarım (b-yolu) yaşla güçlenme eğilimindedir: yaş × anne-rapor etkileşimi dört boyutta da pozitif olup karşılaştırma alt ölçeğinde düzeltme sonrası anlamlıdır (b = 0,182; %95 GA [0,048; 0,316]; p = 0,008; düzeltilmiş p = 0,032), sıcaklıkta eğilim düzeyindedir (b = 0,129; [−0,006; 0,265]; p = 0,061). Bu örüntü, §4.4.7’de ortalamada zayıf görünen aktarımın (b-yolu darboğazı) büyük çocuklarda belirginleşip küçük çocuklarda kaybolmasıyla tutarlıdır.</w:t>
      </w:r>
    </w:p>
    <w:p w:rsidR="00000000" w:rsidDel="00000000" w:rsidP="00000000" w:rsidRDefault="00000000" w:rsidRPr="00000000" w14:paraId="00000B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Hastalık yükü ve kardeş algısı.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İndeks çocuğun HbA1c değeriyle sağlıklı kardeşin algıladığı ebeveynlik arasındaki ilişkiler düşük güçlüdür ve anlamlı değildir (tümü n = 39; örneğin reddetme r = −0,240, p = 0,141); HbA1c’nin seçilmiş alt-örneklem olması nedeniyle yalnız betimsel sunulur. Grup kontrastında ise DM ailesinin sağlıklı kardeşi, kontrol kardeşe kıyasla daha yüksek sıcaklık (2,97 → 3,14; d = 0,305; düzeltilmiş p = 0,037), daha yüksek aşırı koruma (2,36 → 2,54; d = 0,275; düzeltilmiş p = 0,045) ve daha yüksek reddetme (1,36 → 1,49; d = 0,347; düzeltilmiş p = 0,030) algılamıştır; karşılaştırma eğilim düzeyindedir (d = 0,218; p = 0,092). Dört boyutun tamamının (sıcaklık dâhil) DM kardeşinde yükselmesi betimsel bir örüntüdür; bu örüntünün yorumu (kardeş ihmali/tükenme mi, ebeveynlik ikliminin kardeşe genelleşmesi mi)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 bırakılmıştır.</w:t>
      </w:r>
    </w:p>
    <w:p w:rsidR="00000000" w:rsidDel="00000000" w:rsidP="00000000" w:rsidRDefault="00000000" w:rsidRPr="00000000" w14:paraId="00000B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Maternal distres zaman-çizgisi, kardeş sıcaklığı ve tipoloji.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depresyonu, çocuğun tanısından bu yana geçen süreyle sistematik biçimde ilişkili değildir (doğrusal eğim b = 0,323; p = 0,189; doğrusal-olmayan biçim için LRT F = 0,88; p = 0,417; DM-only n = 117). Kardeş ilişki sıcaklığı, anne-rapor→çocuk-algı aktarımını sıcaklık (M × W etkileşimi = −0,205; düzeltilmiş p = 0,002) ve karşılaştırma (−0,164; düzeltilmiş p = 0,018) boyutlarında negatif yönde modere etmiştir: kardeş bağı sıcak ailelerde çocuğun algısı annenin öz-bildirimiyle daha zayıf hizalanır. Anne, indeks çocuk ve kardeşin algılarını birlikte kullanan triadik latent profil çözümlemesi dört profil ayırt etmiştir (entropy = 0,737; n = 241): düşük-yoğunluklu normatif (%46), sıcak-korumacı yüksek-katılım (%36), indeks-reddedilmişlik-uyumsuz (%10) ve anne-reddetme-bildiren-uyumsuz (%8); DM aileleri sıcak-korumacı profilde yoğunlaşmıştır (54 DM / 33 kontrol). Etiketler betimseldir. Son olarak, anne öz-bildirimi ile çocuk algısı arasındaki işaretli fark reddetme boyutunda DM ailelerinde daha büyüktür (kontrol −0,115; DM −0,313; grup d = −0,396; düzeltilmiş p = 0,009): işaretli fark DM ailelerinde daha negatiftir; yani anne öz-bildirimi ile çocuk algısı arasındaki reddetme farkı DM grubunda daha büyüktür. Bu işaretli farkın H1–H3’teki üç-kaynak örüntüsüyle ilişkisi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 ele alınmıştır.</w:t>
      </w:r>
    </w:p>
    <w:bookmarkStart w:colFirst="0" w:colLast="0" w:name="ykjuyoadjrmd" w:id="157"/>
    <w:bookmarkEnd w:id="157"/>
    <w:p w:rsidR="00000000" w:rsidDel="00000000" w:rsidP="00000000" w:rsidRDefault="00000000" w:rsidRPr="00000000" w14:paraId="00000BDB">
      <w:pPr>
        <w:pStyle w:val="Heading2"/>
        <w:rPr/>
      </w:pPr>
      <w:r w:rsidDel="00000000" w:rsidR="00000000" w:rsidRPr="00000000">
        <w:rPr>
          <w:rtl w:val="0"/>
        </w:rPr>
        <w:t xml:space="preserve">4.5 Robustluk ve Bayesçi Doğrulama</w:t>
      </w:r>
    </w:p>
    <w:p w:rsidR="00000000" w:rsidDel="00000000" w:rsidP="00000000" w:rsidRDefault="00000000" w:rsidRPr="00000000" w14:paraId="00000B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Çoklu evren (specification curve).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Sonucun, analiz yönteminin makul seçimlerine göre değişip değişmediğini görmek için, tek bir analiz yerine akla yatkın tüm analiz kombinasyonları birlikte denenmiştir (spesifikasyon-eğrisi yaklaşımı) (Simonsohn ve ark., 2020). Bu yolla üretilen 120 spesifikasyonun (dört EMBU-P alt ölçeği × beş kovaryat seti × iki tahmin yöntemi × üç alt-örneklem) hiçbirinde anlamlı sonuç çıkmamıştır (spesifikasyonların %0’ında p &lt; 0,05). Reddetme alt ölçeğinde medyan Cohen d = −0,13 (%5–%95 spec aralığı [−0,168; −0,055]; tüm spesifikasyonlar negatif); sıcaklık 0,12, aşırı koruma 0,10 ve karşılaştırma 0,10 medyan d ile pozitif yöndedir. Permütasyon temelli test (n = 5000) anlamlılık üretmemiştir. Spesifikasyonların Cohen d büyüklüğüne göre sıralı dağılımı </w:t>
      </w:r>
      <w:hyperlink w:anchor="24prm4joodgf">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B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Eşdeğerlik (TOST).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Önceden belirlenen ±0,30 SMD sınırında aşırı koruma ve karşılaştırma “Eşdeğer”, sıcaklık ve reddetme “Belirsiz”dir; ancak bu karar eşdeğerlik sınırına bağlıdır: daha dar ±0,20 ve ±0,25 SMD sınırlarında dört alt ölçeğin tamamı belirsiz kalır (Ek 5, </w:t>
      </w:r>
      <w:hyperlink w:anchor="yjndlf8dsls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B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Ölçülmemiş karıştırıcı dayanıklılığı.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Ölçülmemiş (modele girmemiş) bir üçüncü değişkenin sonucu ne kadar kolay değiştirebileceğini sınayan bu analizde, H3 birincil tahminleri için Robustness Value RV_q = 0,04–0,08 ve E-değeri 1,36–1,59 aralığında bulunmuştur; bu düşük değerler, sonuçların böyle bir gizli değişkene karşı yalnızca zayıf-orta düzeyde dayanıklı olduğunu gösterir. Böyle bir gizli değişkenin taşıması gereken gücü betimleyen konturlar </w:t>
      </w:r>
      <w:hyperlink w:anchor="8q7dnm5dha8c">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p w:rsidR="00000000" w:rsidDel="00000000" w:rsidP="00000000" w:rsidRDefault="00000000" w:rsidRPr="00000000" w14:paraId="00000B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Negatif kontrol ve falsifikasyon.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Gerçekte ilişki beklenmeyen sahte değişken çiftlerinin yanlışlıkla anlamlı çıkıp çıkmadığını denetlemek için dört EMBU-P alt ölçeği × iki sahte yordayıcı (rastgele sayı ve aile numarası) olmak üzere sekiz eşleme kurulmuştur. Rastgele sayı yordayıcısının dört eşlemesi beklendiği gibi anlamsız kalmış; buna karşın aile numarası yordayıcısı EMBU-P sıcaklık sonucunda anlamlı çıkmıştır (β = 0,098; p = 0,003). Gözlenen oran (1/8 = %12,5) çoklu testte α = 0,05’te beklenen rastlantısal orandan yüksektir ve bu p değeri sekiz teste Bonferroni düzeltmesinden (0,05/8 = 0,006) sonra bile anlamlı kaldığından, sinyal yalnızca rastlantısal yanlış-pozitif olarak yorumlanamaz. Aile numarası kayıt sırasına bağlı verildiğinden (DM ve kontrol indeks aileleri ardışık numaralanmıştır) bu, tam rastgele bir negatif kontrol değil, olası bir dönem/kohort vekilidir; söz konusu artık ilişki Sınırlılıklar’da yöntemsel bir uyarı olarak taşınmaktadır. Falsifikasyon senaryolarında grup katsayısı tüm alt ölçeklerde anlamsız kalmıştır (p &gt; 0,10); ancak ölçütlerin (DM süresi &lt; 1 yıl; HbA1c ≤ 7,5) maruziyet-sonrası değişkenler olması nedeniyle bunlara göre oluşturulan alt örneklemler klasik anlamda temiz bir falsifikasyondan çok seçilime açık bir duyarlılık çözümlemesi olarak okunmalıdır. Birincil H3 grup etkileri kendisi sıfıra yakın (β ≈ −0,04 ile 0,07) olduğundan, </w:t>
      </w:r>
      <w:hyperlink w:anchor="ti1oau64cjp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raporlanan yüzde-zayıflama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attenuation</w:t>
      </w:r>
      <w:r w:rsidDel="00000000" w:rsidR="00000000" w:rsidRPr="00000000">
        <w:rPr>
          <w:rFonts w:ascii="Gungsuh" w:cs="Gungsuh" w:eastAsia="Gungsuh" w:hAnsi="Gungsuh"/>
          <w:b w:val="0"/>
          <w:bCs w:val="0"/>
          <w:i w:val="0"/>
          <w:iCs w:val="0"/>
          <w:smallCaps w:val="0"/>
          <w:strike w:val="0"/>
          <w:color w:val="000000"/>
          <w:sz w:val="24"/>
          <w:szCs w:val="24"/>
          <w:u w:val="none"/>
          <w:shd w:fill="auto" w:val="clear"/>
          <w:vertAlign w:val="baseline"/>
          <w:rtl w:val="0"/>
        </w:rPr>
        <w:t xml:space="preserve"> = 100 × [1 −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alt</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β</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tam</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metriği kararsızdır; sıfıra yakın bir paydaya bölme %100’ü aşan (işaret dönüşü) veya negatif (büyüme) değerler üretebilir. Bu nedenle yorum, yüzde büyüklüğüne değil, her iki senaryoda da grup etkisinin anlamsız kalmasına dayandırılmıştır: falsifikasyon kolları birincil null bulguyla tutarlıdır ve sahte bir sinyal ortaya çıkarmamıştır.</w:t>
      </w:r>
    </w:p>
    <w:p w:rsidR="00000000" w:rsidDel="00000000" w:rsidP="00000000" w:rsidRDefault="00000000" w:rsidRPr="00000000" w14:paraId="00000BE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Eksik veri çerçevesi sağlamlığı.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Sonucun, eksik verinin nasıl ele alındığına bağlı olup olmadığını görmek için H3 birincil tahminleri üç farklı eksik veri yöntemiyle tekrarlanmıştır: yalnız eksiksiz kayıtları kullanan tamamlanmış olgu (N = 219), eldeki tüm bilgiyi değerlendiren FIML (N = 241) ve eksik değerleri çok sayıda makul değerle dolduran çoklu atama (MI, m = 50, N = 241). Yöntemler arası en büyük katsayı farkı reddetme alt ölçeğinde yalnız 0,01 SD düzeyindedir; eksikliğin rastgele olmadığı durumları sınayan duyarlılık analizinde (MNAR delta) de reddetme etkisi −0,04 dolayında sabit kalmış (p ≈ 0,31) ve birincil sonucun yönü değişmemiştir.</w:t>
      </w:r>
    </w:p>
    <w:p w:rsidR="00000000" w:rsidDel="00000000" w:rsidP="00000000" w:rsidRDefault="00000000" w:rsidRPr="00000000" w14:paraId="00000B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SES operasyonelleştirme sağlamlığı.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reddetme tahmini dört farklı sosyoekonomik durum tanımıyla tekrarlanmıştır: latent doğrulayıcı faktör analizi, Hollingshead indeksi, eşit-ağırlıklı kompozit ve ham ISEI-08. Standardize grup katsayısı sırasıyla −0,04; −0,03; −0,04 ve −0,03 düzeyinde, tanımlar arası yayılım 0,01 SD ile sınırlı kalmıştır.</w:t>
      </w:r>
    </w:p>
    <w:p w:rsidR="00000000" w:rsidDel="00000000" w:rsidP="00000000" w:rsidRDefault="00000000" w:rsidRPr="00000000" w14:paraId="00000B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Robustluk ve duyarlılık özetleri </w:t>
      </w:r>
      <w:hyperlink w:anchor="a0rpuhx2qz4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hyperlink w:anchor="ti1oau64cjp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68"/>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a0rpuhx2qz4m" w:id="158"/>
          <w:bookmarkEnd w:id="158"/>
          <w:p w:rsidR="00000000" w:rsidDel="00000000" w:rsidP="00000000" w:rsidRDefault="00000000" w:rsidRPr="00000000" w14:paraId="00000B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Robustluk: çoklu evren ve TOST.</w:t>
            </w:r>
          </w:p>
          <w:tbl>
            <w:tblPr>
              <w:tblStyle w:val="Table69"/>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BE4">
                  <w:pPr>
                    <w:keepNext w:val="1"/>
                    <w:spacing w:after="60" w:before="0" w:lineRule="auto"/>
                    <w:rPr/>
                  </w:pPr>
                  <w:r w:rsidDel="00000000" w:rsidR="00000000" w:rsidRPr="00000000">
                    <w:rPr>
                      <w:rFonts w:ascii="Calibri" w:cs="Calibri" w:eastAsia="Calibri" w:hAnsi="Calibri"/>
                      <w:sz w:val="20"/>
                      <w:szCs w:val="20"/>
                      <w:rtl w:val="0"/>
                    </w:rPr>
                    <w:t xml:space="preserve">Analiz</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E5">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E6">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E7">
                  <w:pPr>
                    <w:keepNext w:val="1"/>
                    <w:spacing w:after="60" w:before="0" w:lineRule="auto"/>
                    <w:rPr/>
                  </w:pPr>
                  <w:r w:rsidDel="00000000" w:rsidR="00000000" w:rsidRPr="00000000">
                    <w:rPr>
                      <w:rFonts w:ascii="Calibri" w:cs="Calibri" w:eastAsia="Calibri" w:hAnsi="Calibri"/>
                      <w:sz w:val="20"/>
                      <w:szCs w:val="20"/>
                      <w:rtl w:val="0"/>
                    </w:rPr>
                    <w:t xml:space="preserve">Ek</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BE8">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E9">
                  <w:pPr>
                    <w:keepNext w:val="1"/>
                    <w:spacing w:after="60" w:before="0" w:lineRule="auto"/>
                    <w:rPr/>
                  </w:pPr>
                  <w:r w:rsidDel="00000000" w:rsidR="00000000" w:rsidRPr="00000000">
                    <w:rPr>
                      <w:rFonts w:ascii="Calibri" w:cs="Calibri" w:eastAsia="Calibri" w:hAnsi="Calibri"/>
                      <w:sz w:val="20"/>
                      <w:szCs w:val="20"/>
                      <w:rtl w:val="0"/>
                    </w:rPr>
                    <w:t xml:space="preserve">Multiverse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A">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B">
                  <w:pPr>
                    <w:keepNext w:val="1"/>
                    <w:spacing w:after="60" w:before="0" w:lineRule="auto"/>
                    <w:rPr/>
                  </w:pPr>
                  <w:r w:rsidDel="00000000" w:rsidR="00000000" w:rsidRPr="00000000">
                    <w:rPr>
                      <w:rFonts w:ascii="Calibri" w:cs="Calibri" w:eastAsia="Calibri" w:hAnsi="Calibri"/>
                      <w:sz w:val="20"/>
                      <w:szCs w:val="20"/>
                      <w:rtl w:val="0"/>
                    </w:rPr>
                    <w:t xml:space="preserve">median d=0,12 [0,09,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C">
                  <w:pPr>
                    <w:keepNext w:val="1"/>
                    <w:spacing w:after="60" w:before="0" w:lineRule="auto"/>
                    <w:rPr/>
                  </w:pPr>
                  <w:r w:rsidDel="00000000" w:rsidR="00000000" w:rsidRPr="00000000">
                    <w:rPr>
                      <w:rFonts w:ascii="Calibri" w:cs="Calibri" w:eastAsia="Calibri" w:hAnsi="Calibri"/>
                      <w:sz w:val="20"/>
                      <w:szCs w:val="20"/>
                      <w:rtl w:val="0"/>
                    </w:rPr>
                    <w:t xml:space="preserve">%p&lt;0,05=0,0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D">
                  <w:pPr>
                    <w:keepNext w:val="1"/>
                    <w:spacing w:after="60" w:before="0" w:lineRule="auto"/>
                    <w:rPr/>
                  </w:pPr>
                  <w:r w:rsidDel="00000000" w:rsidR="00000000" w:rsidRPr="00000000">
                    <w:rPr>
                      <w:rFonts w:ascii="Calibri" w:cs="Calibri" w:eastAsia="Calibri" w:hAnsi="Calibri"/>
                      <w:sz w:val="20"/>
                      <w:szCs w:val="20"/>
                      <w:rtl w:val="0"/>
                    </w:rPr>
                    <w:t xml:space="preserve">Spesifikasyon eğrisi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EE">
                  <w:pPr>
                    <w:keepNext w:val="1"/>
                    <w:spacing w:after="60" w:before="0" w:lineRule="auto"/>
                    <w:rPr/>
                  </w:pPr>
                  <w:r w:rsidDel="00000000" w:rsidR="00000000" w:rsidRPr="00000000">
                    <w:rPr>
                      <w:rFonts w:ascii="Calibri" w:cs="Calibri" w:eastAsia="Calibri" w:hAnsi="Calibri"/>
                      <w:sz w:val="20"/>
                      <w:szCs w:val="20"/>
                      <w:rtl w:val="0"/>
                    </w:rPr>
                    <w:t xml:space="preserve">Multiverse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EF">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0">
                  <w:pPr>
                    <w:keepNext w:val="1"/>
                    <w:spacing w:after="60" w:before="0" w:lineRule="auto"/>
                    <w:rPr/>
                  </w:pPr>
                  <w:r w:rsidDel="00000000" w:rsidR="00000000" w:rsidRPr="00000000">
                    <w:rPr>
                      <w:rFonts w:ascii="Calibri" w:cs="Calibri" w:eastAsia="Calibri" w:hAnsi="Calibri"/>
                      <w:sz w:val="20"/>
                      <w:szCs w:val="20"/>
                      <w:rtl w:val="0"/>
                    </w:rPr>
                    <w:t xml:space="preserve">median d=0,10 [0,05, 0,14]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1">
                  <w:pPr>
                    <w:keepNext w:val="1"/>
                    <w:spacing w:after="60" w:before="0" w:lineRule="auto"/>
                    <w:rPr/>
                  </w:pPr>
                  <w:r w:rsidDel="00000000" w:rsidR="00000000" w:rsidRPr="00000000">
                    <w:rPr>
                      <w:rFonts w:ascii="Calibri" w:cs="Calibri" w:eastAsia="Calibri" w:hAnsi="Calibri"/>
                      <w:sz w:val="20"/>
                      <w:szCs w:val="20"/>
                      <w:rtl w:val="0"/>
                    </w:rPr>
                    <w:t xml:space="preserve">%p&lt;0,05=0,0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2">
                  <w:pPr>
                    <w:keepNext w:val="1"/>
                    <w:spacing w:after="60" w:before="0" w:lineRule="auto"/>
                    <w:rPr/>
                  </w:pPr>
                  <w:r w:rsidDel="00000000" w:rsidR="00000000" w:rsidRPr="00000000">
                    <w:rPr>
                      <w:rFonts w:ascii="Calibri" w:cs="Calibri" w:eastAsia="Calibri" w:hAnsi="Calibri"/>
                      <w:sz w:val="20"/>
                      <w:szCs w:val="20"/>
                      <w:rtl w:val="0"/>
                    </w:rPr>
                    <w:t xml:space="preserve">Spesifikasyon eğrisi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F3">
                  <w:pPr>
                    <w:keepNext w:val="1"/>
                    <w:spacing w:after="60" w:before="0" w:lineRule="auto"/>
                    <w:rPr/>
                  </w:pPr>
                  <w:r w:rsidDel="00000000" w:rsidR="00000000" w:rsidRPr="00000000">
                    <w:rPr>
                      <w:rFonts w:ascii="Calibri" w:cs="Calibri" w:eastAsia="Calibri" w:hAnsi="Calibri"/>
                      <w:sz w:val="20"/>
                      <w:szCs w:val="20"/>
                      <w:rtl w:val="0"/>
                    </w:rPr>
                    <w:t xml:space="preserve">Multiverse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4">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5">
                  <w:pPr>
                    <w:keepNext w:val="1"/>
                    <w:spacing w:after="60" w:before="0" w:lineRule="auto"/>
                    <w:rPr/>
                  </w:pPr>
                  <w:r w:rsidDel="00000000" w:rsidR="00000000" w:rsidRPr="00000000">
                    <w:rPr>
                      <w:rFonts w:ascii="Calibri" w:cs="Calibri" w:eastAsia="Calibri" w:hAnsi="Calibri"/>
                      <w:sz w:val="20"/>
                      <w:szCs w:val="20"/>
                      <w:rtl w:val="0"/>
                    </w:rPr>
                    <w:t xml:space="preserve">median d=-0,13 [-0,17, -0,06]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6">
                  <w:pPr>
                    <w:keepNext w:val="1"/>
                    <w:spacing w:after="60" w:before="0" w:lineRule="auto"/>
                    <w:rPr/>
                  </w:pPr>
                  <w:r w:rsidDel="00000000" w:rsidR="00000000" w:rsidRPr="00000000">
                    <w:rPr>
                      <w:rFonts w:ascii="Calibri" w:cs="Calibri" w:eastAsia="Calibri" w:hAnsi="Calibri"/>
                      <w:sz w:val="20"/>
                      <w:szCs w:val="20"/>
                      <w:rtl w:val="0"/>
                    </w:rPr>
                    <w:t xml:space="preserve">%p&lt;0,05=0,0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7">
                  <w:pPr>
                    <w:keepNext w:val="1"/>
                    <w:spacing w:after="60" w:before="0" w:lineRule="auto"/>
                    <w:rPr/>
                  </w:pPr>
                  <w:r w:rsidDel="00000000" w:rsidR="00000000" w:rsidRPr="00000000">
                    <w:rPr>
                      <w:rFonts w:ascii="Calibri" w:cs="Calibri" w:eastAsia="Calibri" w:hAnsi="Calibri"/>
                      <w:sz w:val="20"/>
                      <w:szCs w:val="20"/>
                      <w:rtl w:val="0"/>
                    </w:rPr>
                    <w:t xml:space="preserve">Spesifikasyon eğrisi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F8">
                  <w:pPr>
                    <w:keepNext w:val="1"/>
                    <w:spacing w:after="60" w:before="0" w:lineRule="auto"/>
                    <w:rPr/>
                  </w:pPr>
                  <w:r w:rsidDel="00000000" w:rsidR="00000000" w:rsidRPr="00000000">
                    <w:rPr>
                      <w:rFonts w:ascii="Calibri" w:cs="Calibri" w:eastAsia="Calibri" w:hAnsi="Calibri"/>
                      <w:sz w:val="20"/>
                      <w:szCs w:val="20"/>
                      <w:rtl w:val="0"/>
                    </w:rPr>
                    <w:t xml:space="preserve">Multiverse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9">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A">
                  <w:pPr>
                    <w:keepNext w:val="1"/>
                    <w:spacing w:after="60" w:before="0" w:lineRule="auto"/>
                    <w:rPr/>
                  </w:pPr>
                  <w:r w:rsidDel="00000000" w:rsidR="00000000" w:rsidRPr="00000000">
                    <w:rPr>
                      <w:rFonts w:ascii="Calibri" w:cs="Calibri" w:eastAsia="Calibri" w:hAnsi="Calibri"/>
                      <w:sz w:val="20"/>
                      <w:szCs w:val="20"/>
                      <w:rtl w:val="0"/>
                    </w:rPr>
                    <w:t xml:space="preserve">median d=0,10 [0,07, 0,12]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B">
                  <w:pPr>
                    <w:keepNext w:val="1"/>
                    <w:spacing w:after="60" w:before="0" w:lineRule="auto"/>
                    <w:rPr/>
                  </w:pPr>
                  <w:r w:rsidDel="00000000" w:rsidR="00000000" w:rsidRPr="00000000">
                    <w:rPr>
                      <w:rFonts w:ascii="Calibri" w:cs="Calibri" w:eastAsia="Calibri" w:hAnsi="Calibri"/>
                      <w:sz w:val="20"/>
                      <w:szCs w:val="20"/>
                      <w:rtl w:val="0"/>
                    </w:rPr>
                    <w:t xml:space="preserve">%p&lt;0,05=0,0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C">
                  <w:pPr>
                    <w:keepNext w:val="1"/>
                    <w:spacing w:after="60" w:before="0" w:lineRule="auto"/>
                    <w:rPr/>
                  </w:pPr>
                  <w:r w:rsidDel="00000000" w:rsidR="00000000" w:rsidRPr="00000000">
                    <w:rPr>
                      <w:rFonts w:ascii="Calibri" w:cs="Calibri" w:eastAsia="Calibri" w:hAnsi="Calibri"/>
                      <w:sz w:val="20"/>
                      <w:szCs w:val="20"/>
                      <w:rtl w:val="0"/>
                    </w:rPr>
                    <w:t xml:space="preserve">Spesifikasyon eğrisi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BFD">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E">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BFF">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0">
                  <w:pPr>
                    <w:keepNext w:val="1"/>
                    <w:spacing w:after="60" w:before="0" w:lineRule="auto"/>
                    <w:rPr/>
                  </w:pPr>
                  <w:r w:rsidDel="00000000" w:rsidR="00000000" w:rsidRPr="00000000">
                    <w:rPr>
                      <w:rFonts w:ascii="Calibri" w:cs="Calibri" w:eastAsia="Calibri" w:hAnsi="Calibri"/>
                      <w:sz w:val="20"/>
                      <w:szCs w:val="20"/>
                      <w:rtl w:val="0"/>
                    </w:rPr>
                    <w:t xml:space="preserve">p=0,081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1">
                  <w:pPr>
                    <w:keepNext w:val="1"/>
                    <w:spacing w:after="60" w:before="0" w:lineRule="auto"/>
                    <w:rPr/>
                  </w:pPr>
                  <w:r w:rsidDel="00000000" w:rsidR="00000000" w:rsidRPr="00000000">
                    <w:rPr>
                      <w:rFonts w:ascii="Calibri" w:cs="Calibri" w:eastAsia="Calibri" w:hAnsi="Calibri"/>
                      <w:sz w:val="20"/>
                      <w:szCs w:val="20"/>
                      <w:rtl w:val="0"/>
                    </w:rPr>
                    <w:t xml:space="preserve">Belirsiz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02">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3">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4">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5">
                  <w:pPr>
                    <w:keepNext w:val="1"/>
                    <w:spacing w:after="60" w:before="0" w:lineRule="auto"/>
                    <w:rPr/>
                  </w:pPr>
                  <w:r w:rsidDel="00000000" w:rsidR="00000000" w:rsidRPr="00000000">
                    <w:rPr>
                      <w:rFonts w:ascii="Calibri" w:cs="Calibri" w:eastAsia="Calibri" w:hAnsi="Calibri"/>
                      <w:sz w:val="20"/>
                      <w:szCs w:val="20"/>
                      <w:rtl w:val="0"/>
                    </w:rPr>
                    <w:t xml:space="preserve">p=0,030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6">
                  <w:pPr>
                    <w:keepNext w:val="1"/>
                    <w:spacing w:after="60" w:before="0" w:lineRule="auto"/>
                    <w:rPr/>
                  </w:pPr>
                  <w:r w:rsidDel="00000000" w:rsidR="00000000" w:rsidRPr="00000000">
                    <w:rPr>
                      <w:rFonts w:ascii="Calibri" w:cs="Calibri" w:eastAsia="Calibri" w:hAnsi="Calibri"/>
                      <w:sz w:val="20"/>
                      <w:szCs w:val="20"/>
                      <w:rtl w:val="0"/>
                    </w:rPr>
                    <w:t xml:space="preserve">Eşdeğer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07">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8">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9">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A">
                  <w:pPr>
                    <w:keepNext w:val="1"/>
                    <w:spacing w:after="60" w:before="0" w:lineRule="auto"/>
                    <w:rPr/>
                  </w:pPr>
                  <w:r w:rsidDel="00000000" w:rsidR="00000000" w:rsidRPr="00000000">
                    <w:rPr>
                      <w:rFonts w:ascii="Calibri" w:cs="Calibri" w:eastAsia="Calibri" w:hAnsi="Calibri"/>
                      <w:sz w:val="20"/>
                      <w:szCs w:val="20"/>
                      <w:rtl w:val="0"/>
                    </w:rPr>
                    <w:t xml:space="preserve">p=0,110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B">
                  <w:pPr>
                    <w:keepNext w:val="1"/>
                    <w:spacing w:after="60" w:before="0" w:lineRule="auto"/>
                    <w:rPr/>
                  </w:pPr>
                  <w:r w:rsidDel="00000000" w:rsidR="00000000" w:rsidRPr="00000000">
                    <w:rPr>
                      <w:rFonts w:ascii="Calibri" w:cs="Calibri" w:eastAsia="Calibri" w:hAnsi="Calibri"/>
                      <w:sz w:val="20"/>
                      <w:szCs w:val="20"/>
                      <w:rtl w:val="0"/>
                    </w:rPr>
                    <w:t xml:space="preserve">Belirsiz</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0C">
                  <w:pPr>
                    <w:keepNext w:val="1"/>
                    <w:spacing w:after="60" w:before="0" w:lineRule="auto"/>
                    <w:rPr/>
                  </w:pPr>
                  <w:r w:rsidDel="00000000" w:rsidR="00000000" w:rsidRPr="00000000">
                    <w:rPr>
                      <w:rFonts w:ascii="Calibri" w:cs="Calibri" w:eastAsia="Calibri" w:hAnsi="Calibri"/>
                      <w:sz w:val="20"/>
                      <w:szCs w:val="20"/>
                      <w:rtl w:val="0"/>
                    </w:rPr>
                    <w:t xml:space="preserv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D">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E">
                  <w:pPr>
                    <w:keepNext w:val="1"/>
                    <w:spacing w:after="60" w:before="0" w:lineRule="auto"/>
                    <w:rPr/>
                  </w:pPr>
                  <w:r w:rsidDel="00000000" w:rsidR="00000000" w:rsidRPr="00000000">
                    <w:rPr>
                      <w:rFonts w:ascii="Calibri" w:cs="Calibri" w:eastAsia="Calibri" w:hAnsi="Calibri"/>
                      <w:sz w:val="20"/>
                      <w:szCs w:val="20"/>
                      <w:rtl w:val="0"/>
                    </w:rPr>
                    <w:t xml:space="preserve">SESOI=0,30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0F">
                  <w:pPr>
                    <w:keepNext w:val="1"/>
                    <w:spacing w:after="60" w:before="0" w:lineRule="auto"/>
                    <w:rPr/>
                  </w:pPr>
                  <w:r w:rsidDel="00000000" w:rsidR="00000000" w:rsidRPr="00000000">
                    <w:rPr>
                      <w:rFonts w:ascii="Calibri" w:cs="Calibri" w:eastAsia="Calibri" w:hAnsi="Calibri"/>
                      <w:sz w:val="20"/>
                      <w:szCs w:val="20"/>
                      <w:rtl w:val="0"/>
                    </w:rPr>
                    <w:t xml:space="preserve">p=0,041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0">
                  <w:pPr>
                    <w:keepNext w:val="1"/>
                    <w:spacing w:after="60" w:before="0" w:lineRule="auto"/>
                    <w:rPr/>
                  </w:pPr>
                  <w:r w:rsidDel="00000000" w:rsidR="00000000" w:rsidRPr="00000000">
                    <w:rPr>
                      <w:rFonts w:ascii="Calibri" w:cs="Calibri" w:eastAsia="Calibri" w:hAnsi="Calibri"/>
                      <w:sz w:val="20"/>
                      <w:szCs w:val="20"/>
                      <w:rtl w:val="0"/>
                    </w:rPr>
                    <w:t xml:space="preserve">Eşdeğer</w:t>
                  </w:r>
                  <w:r w:rsidDel="00000000" w:rsidR="00000000" w:rsidRPr="00000000">
                    <w:rPr>
                      <w:rtl w:val="0"/>
                    </w:rPr>
                  </w:r>
                </w:p>
              </w:tc>
            </w:tr>
          </w:tbl>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ti1oau64cjpj" w:id="159"/>
          <w:bookmarkEnd w:id="159"/>
          <w:p w:rsidR="00000000" w:rsidDel="00000000" w:rsidP="00000000" w:rsidRDefault="00000000" w:rsidRPr="00000000" w14:paraId="00000C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Ölçülmemiş karıştırıcı ve falsifikasyon duyarlılığı (satırlar analiz türüne göre gruplanmıştır).</w:t>
            </w:r>
          </w:p>
          <w:tbl>
            <w:tblPr>
              <w:tblStyle w:val="Table70"/>
              <w:jc w:val="center"/>
              <w:tblLayout w:type="fixed"/>
              <w:tblLook w:val="0000"/>
            </w:tblPr>
            <w:tblGrid>
              <w:gridCol w:w="1930"/>
              <w:gridCol w:w="1930"/>
              <w:gridCol w:w="1930"/>
              <w:gridCol w:w="1930"/>
              <w:tblGridChange w:id="0">
                <w:tblGrid>
                  <w:gridCol w:w="1930"/>
                  <w:gridCol w:w="1930"/>
                  <w:gridCol w:w="1930"/>
                  <w:gridCol w:w="1930"/>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C13">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14">
                  <w:pPr>
                    <w:keepNext w:val="1"/>
                    <w:spacing w:after="60" w:before="0" w:lineRule="auto"/>
                    <w:rPr/>
                  </w:pPr>
                  <w:r w:rsidDel="00000000" w:rsidR="00000000" w:rsidRPr="00000000">
                    <w:rPr>
                      <w:rFonts w:ascii="Calibri" w:cs="Calibri" w:eastAsia="Calibri" w:hAnsi="Calibri"/>
                      <w:sz w:val="20"/>
                      <w:szCs w:val="20"/>
                      <w:rtl w:val="0"/>
                    </w:rPr>
                    <w:t xml:space="preserve">Değer</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15">
                  <w:pPr>
                    <w:keepNext w:val="1"/>
                    <w:spacing w:after="60" w:before="0" w:lineRule="auto"/>
                    <w:rPr/>
                  </w:pPr>
                  <w:r w:rsidDel="00000000" w:rsidR="00000000" w:rsidRPr="00000000">
                    <w:rPr>
                      <w:rFonts w:ascii="Calibri" w:cs="Calibri" w:eastAsia="Calibri" w:hAnsi="Calibri"/>
                      <w:sz w:val="20"/>
                      <w:szCs w:val="20"/>
                      <w:rtl w:val="0"/>
                    </w:rPr>
                    <w:t xml:space="preserve">p</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16">
                  <w:pPr>
                    <w:keepNext w:val="1"/>
                    <w:spacing w:after="60" w:before="0" w:lineRule="auto"/>
                    <w:rPr/>
                  </w:pPr>
                  <w:r w:rsidDel="00000000" w:rsidR="00000000" w:rsidRPr="00000000">
                    <w:rPr>
                      <w:rFonts w:ascii="Calibri" w:cs="Calibri" w:eastAsia="Calibri" w:hAnsi="Calibri"/>
                      <w:sz w:val="20"/>
                      <w:szCs w:val="20"/>
                      <w:rtl w:val="0"/>
                    </w:rPr>
                    <w:t xml:space="preserve">Karar</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C17">
                  <w:pPr>
                    <w:keepNext w:val="1"/>
                    <w:spacing w:after="60" w:before="0" w:lineRule="auto"/>
                    <w:rPr/>
                  </w:pPr>
                  <w:r w:rsidDel="00000000" w:rsidR="00000000" w:rsidRPr="00000000">
                    <w:rPr>
                      <w:rFonts w:ascii="Calibri" w:cs="Calibri" w:eastAsia="Calibri" w:hAnsi="Calibri"/>
                      <w:sz w:val="20"/>
                      <w:szCs w:val="20"/>
                      <w:rtl w:val="0"/>
                    </w:rPr>
                    <w:t xml:space="preserve">Sensemakr / E-value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1B">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C">
                  <w:pPr>
                    <w:keepNext w:val="1"/>
                    <w:spacing w:after="60" w:before="0" w:lineRule="auto"/>
                    <w:rPr/>
                  </w:pPr>
                  <w:r w:rsidDel="00000000" w:rsidR="00000000" w:rsidRPr="00000000">
                    <w:rPr>
                      <w:rFonts w:ascii="Calibri" w:cs="Calibri" w:eastAsia="Calibri" w:hAnsi="Calibri"/>
                      <w:sz w:val="20"/>
                      <w:szCs w:val="20"/>
                      <w:rtl w:val="0"/>
                    </w:rPr>
                    <w:t xml:space="preserve">RVq=0,061; E=1,49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D">
                  <w:pPr>
                    <w:keepNext w:val="1"/>
                    <w:spacing w:after="60" w:before="0" w:lineRule="auto"/>
                    <w:rPr/>
                  </w:pPr>
                  <w:r w:rsidDel="00000000" w:rsidR="00000000" w:rsidRPr="00000000">
                    <w:rPr>
                      <w:rFonts w:ascii="Calibri" w:cs="Calibri" w:eastAsia="Calibri" w:hAnsi="Calibri"/>
                      <w:sz w:val="20"/>
                      <w:szCs w:val="20"/>
                      <w:rtl w:val="0"/>
                    </w:rPr>
                    <w:t xml:space="preserve">0,338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1E">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1F">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0">
                  <w:pPr>
                    <w:keepNext w:val="1"/>
                    <w:spacing w:after="60" w:before="0" w:lineRule="auto"/>
                    <w:rPr/>
                  </w:pPr>
                  <w:r w:rsidDel="00000000" w:rsidR="00000000" w:rsidRPr="00000000">
                    <w:rPr>
                      <w:rFonts w:ascii="Calibri" w:cs="Calibri" w:eastAsia="Calibri" w:hAnsi="Calibri"/>
                      <w:sz w:val="20"/>
                      <w:szCs w:val="20"/>
                      <w:rtl w:val="0"/>
                    </w:rPr>
                    <w:t xml:space="preserve">RVq=0,042; E=1,36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1">
                  <w:pPr>
                    <w:keepNext w:val="1"/>
                    <w:spacing w:after="60" w:before="0" w:lineRule="auto"/>
                    <w:rPr/>
                  </w:pPr>
                  <w:r w:rsidDel="00000000" w:rsidR="00000000" w:rsidRPr="00000000">
                    <w:rPr>
                      <w:rFonts w:ascii="Calibri" w:cs="Calibri" w:eastAsia="Calibri" w:hAnsi="Calibri"/>
                      <w:sz w:val="20"/>
                      <w:szCs w:val="20"/>
                      <w:rtl w:val="0"/>
                    </w:rPr>
                    <w:t xml:space="preserve">0,514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2">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23">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4">
                  <w:pPr>
                    <w:keepNext w:val="1"/>
                    <w:spacing w:after="60" w:before="0" w:lineRule="auto"/>
                    <w:rPr/>
                  </w:pPr>
                  <w:r w:rsidDel="00000000" w:rsidR="00000000" w:rsidRPr="00000000">
                    <w:rPr>
                      <w:rFonts w:ascii="Calibri" w:cs="Calibri" w:eastAsia="Calibri" w:hAnsi="Calibri"/>
                      <w:sz w:val="20"/>
                      <w:szCs w:val="20"/>
                      <w:rtl w:val="0"/>
                    </w:rPr>
                    <w:t xml:space="preserve">RVq=0,080; E=1,59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5">
                  <w:pPr>
                    <w:keepNext w:val="1"/>
                    <w:spacing w:after="60" w:before="0" w:lineRule="auto"/>
                    <w:rPr/>
                  </w:pPr>
                  <w:r w:rsidDel="00000000" w:rsidR="00000000" w:rsidRPr="00000000">
                    <w:rPr>
                      <w:rFonts w:ascii="Calibri" w:cs="Calibri" w:eastAsia="Calibri" w:hAnsi="Calibri"/>
                      <w:sz w:val="20"/>
                      <w:szCs w:val="20"/>
                      <w:rtl w:val="0"/>
                    </w:rPr>
                    <w:t xml:space="preserve">0,203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6">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27">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8">
                  <w:pPr>
                    <w:keepNext w:val="1"/>
                    <w:spacing w:after="60" w:before="0" w:lineRule="auto"/>
                    <w:rPr/>
                  </w:pPr>
                  <w:r w:rsidDel="00000000" w:rsidR="00000000" w:rsidRPr="00000000">
                    <w:rPr>
                      <w:rFonts w:ascii="Calibri" w:cs="Calibri" w:eastAsia="Calibri" w:hAnsi="Calibri"/>
                      <w:sz w:val="20"/>
                      <w:szCs w:val="20"/>
                      <w:rtl w:val="0"/>
                    </w:rPr>
                    <w:t xml:space="preserve">RVq=0,055; E=1,45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9">
                  <w:pPr>
                    <w:keepNext w:val="1"/>
                    <w:spacing w:after="60" w:before="0" w:lineRule="auto"/>
                    <w:rPr/>
                  </w:pPr>
                  <w:r w:rsidDel="00000000" w:rsidR="00000000" w:rsidRPr="00000000">
                    <w:rPr>
                      <w:rFonts w:ascii="Calibri" w:cs="Calibri" w:eastAsia="Calibri" w:hAnsi="Calibri"/>
                      <w:sz w:val="20"/>
                      <w:szCs w:val="20"/>
                      <w:rtl w:val="0"/>
                    </w:rPr>
                    <w:t xml:space="preserve">0,384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2A">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C2B">
                  <w:pPr>
                    <w:keepNext w:val="1"/>
                    <w:spacing w:after="60" w:before="0" w:lineRule="auto"/>
                    <w:rPr/>
                  </w:pPr>
                  <w:r w:rsidDel="00000000" w:rsidR="00000000" w:rsidRPr="00000000">
                    <w:rPr>
                      <w:rFonts w:ascii="Calibri" w:cs="Calibri" w:eastAsia="Calibri" w:hAnsi="Calibri"/>
                      <w:sz w:val="20"/>
                      <w:szCs w:val="20"/>
                      <w:rtl w:val="0"/>
                    </w:rPr>
                    <w:t xml:space="preserve">Negatif kontrol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2F">
                  <w:pPr>
                    <w:keepNext w:val="1"/>
                    <w:spacing w:after="60" w:before="0" w:lineRule="auto"/>
                    <w:rPr/>
                  </w:pPr>
                  <w:r w:rsidDel="00000000" w:rsidR="00000000" w:rsidRPr="00000000">
                    <w:rPr>
                      <w:rFonts w:ascii="Calibri" w:cs="Calibri" w:eastAsia="Calibri" w:hAnsi="Calibri"/>
                      <w:sz w:val="20"/>
                      <w:szCs w:val="20"/>
                      <w:rtl w:val="0"/>
                    </w:rPr>
                    <w:t xml:space="preserve">Negatif kontrol (rastgele) → 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0">
                  <w:pPr>
                    <w:keepNext w:val="1"/>
                    <w:spacing w:after="60" w:before="0" w:lineRule="auto"/>
                    <w:rPr/>
                  </w:pPr>
                  <w:r w:rsidDel="00000000" w:rsidR="00000000" w:rsidRPr="00000000">
                    <w:rPr>
                      <w:rFonts w:ascii="Calibri" w:cs="Calibri" w:eastAsia="Calibri" w:hAnsi="Calibri"/>
                      <w:sz w:val="20"/>
                      <w:szCs w:val="20"/>
                      <w:rtl w:val="0"/>
                    </w:rPr>
                    <w:t xml:space="preserve">β=0,025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1">
                  <w:pPr>
                    <w:keepNext w:val="1"/>
                    <w:spacing w:after="60" w:before="0" w:lineRule="auto"/>
                    <w:rPr/>
                  </w:pPr>
                  <w:r w:rsidDel="00000000" w:rsidR="00000000" w:rsidRPr="00000000">
                    <w:rPr>
                      <w:rFonts w:ascii="Calibri" w:cs="Calibri" w:eastAsia="Calibri" w:hAnsi="Calibri"/>
                      <w:sz w:val="20"/>
                      <w:szCs w:val="20"/>
                      <w:rtl w:val="0"/>
                    </w:rPr>
                    <w:t xml:space="preserve">0,459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2">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33">
                  <w:pPr>
                    <w:keepNext w:val="1"/>
                    <w:spacing w:after="60" w:before="0" w:lineRule="auto"/>
                    <w:rPr/>
                  </w:pPr>
                  <w:r w:rsidDel="00000000" w:rsidR="00000000" w:rsidRPr="00000000">
                    <w:rPr>
                      <w:rFonts w:ascii="Calibri" w:cs="Calibri" w:eastAsia="Calibri" w:hAnsi="Calibri"/>
                      <w:sz w:val="20"/>
                      <w:szCs w:val="20"/>
                      <w:rtl w:val="0"/>
                    </w:rPr>
                    <w:t xml:space="preserve">Negatif kontrol (aile no) → 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4">
                  <w:pPr>
                    <w:keepNext w:val="1"/>
                    <w:spacing w:after="60" w:before="0" w:lineRule="auto"/>
                    <w:rPr/>
                  </w:pPr>
                  <w:r w:rsidDel="00000000" w:rsidR="00000000" w:rsidRPr="00000000">
                    <w:rPr>
                      <w:rFonts w:ascii="Calibri" w:cs="Calibri" w:eastAsia="Calibri" w:hAnsi="Calibri"/>
                      <w:sz w:val="20"/>
                      <w:szCs w:val="20"/>
                      <w:rtl w:val="0"/>
                    </w:rPr>
                    <w:t xml:space="preserve">β=0,098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5">
                  <w:pPr>
                    <w:keepNext w:val="1"/>
                    <w:spacing w:after="60" w:before="0" w:lineRule="auto"/>
                    <w:rPr/>
                  </w:pPr>
                  <w:r w:rsidDel="00000000" w:rsidR="00000000" w:rsidRPr="00000000">
                    <w:rPr>
                      <w:rFonts w:ascii="Calibri" w:cs="Calibri" w:eastAsia="Calibri" w:hAnsi="Calibri"/>
                      <w:sz w:val="20"/>
                      <w:szCs w:val="20"/>
                      <w:rtl w:val="0"/>
                    </w:rPr>
                    <w:t xml:space="preserve">0,003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6">
                  <w:pPr>
                    <w:keepNext w:val="1"/>
                    <w:spacing w:after="60" w:before="0" w:lineRule="auto"/>
                    <w:rPr/>
                  </w:pPr>
                  <w:r w:rsidDel="00000000" w:rsidR="00000000" w:rsidRPr="00000000">
                    <w:rPr>
                      <w:rFonts w:ascii="Calibri" w:cs="Calibri" w:eastAsia="Calibri" w:hAnsi="Calibri"/>
                      <w:sz w:val="20"/>
                      <w:szCs w:val="20"/>
                      <w:rtl w:val="0"/>
                    </w:rPr>
                    <w:t xml:space="preserve">İşaretli</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37">
                  <w:pPr>
                    <w:keepNext w:val="1"/>
                    <w:spacing w:after="60" w:before="0" w:lineRule="auto"/>
                    <w:rPr/>
                  </w:pPr>
                  <w:r w:rsidDel="00000000" w:rsidR="00000000" w:rsidRPr="00000000">
                    <w:rPr>
                      <w:rFonts w:ascii="Calibri" w:cs="Calibri" w:eastAsia="Calibri" w:hAnsi="Calibri"/>
                      <w:sz w:val="20"/>
                      <w:szCs w:val="20"/>
                      <w:rtl w:val="0"/>
                    </w:rPr>
                    <w:t xml:space="preserve">Negatif kontrol (rastgele) → 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8">
                  <w:pPr>
                    <w:keepNext w:val="1"/>
                    <w:spacing w:after="60" w:before="0" w:lineRule="auto"/>
                    <w:rPr/>
                  </w:pPr>
                  <w:r w:rsidDel="00000000" w:rsidR="00000000" w:rsidRPr="00000000">
                    <w:rPr>
                      <w:rFonts w:ascii="Calibri" w:cs="Calibri" w:eastAsia="Calibri" w:hAnsi="Calibri"/>
                      <w:sz w:val="20"/>
                      <w:szCs w:val="20"/>
                      <w:rtl w:val="0"/>
                    </w:rPr>
                    <w:t xml:space="preserve">β=0,028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9">
                  <w:pPr>
                    <w:keepNext w:val="1"/>
                    <w:spacing w:after="60" w:before="0" w:lineRule="auto"/>
                    <w:rPr/>
                  </w:pPr>
                  <w:r w:rsidDel="00000000" w:rsidR="00000000" w:rsidRPr="00000000">
                    <w:rPr>
                      <w:rFonts w:ascii="Calibri" w:cs="Calibri" w:eastAsia="Calibri" w:hAnsi="Calibri"/>
                      <w:sz w:val="20"/>
                      <w:szCs w:val="20"/>
                      <w:rtl w:val="0"/>
                    </w:rPr>
                    <w:t xml:space="preserve">0,554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A">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3B">
                  <w:pPr>
                    <w:keepNext w:val="1"/>
                    <w:spacing w:after="60" w:before="0" w:lineRule="auto"/>
                    <w:rPr/>
                  </w:pPr>
                  <w:r w:rsidDel="00000000" w:rsidR="00000000" w:rsidRPr="00000000">
                    <w:rPr>
                      <w:rFonts w:ascii="Calibri" w:cs="Calibri" w:eastAsia="Calibri" w:hAnsi="Calibri"/>
                      <w:sz w:val="20"/>
                      <w:szCs w:val="20"/>
                      <w:rtl w:val="0"/>
                    </w:rPr>
                    <w:t xml:space="preserve">Negatif kontrol (aile no) → 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C">
                  <w:pPr>
                    <w:keepNext w:val="1"/>
                    <w:spacing w:after="60" w:before="0" w:lineRule="auto"/>
                    <w:rPr/>
                  </w:pPr>
                  <w:r w:rsidDel="00000000" w:rsidR="00000000" w:rsidRPr="00000000">
                    <w:rPr>
                      <w:rFonts w:ascii="Calibri" w:cs="Calibri" w:eastAsia="Calibri" w:hAnsi="Calibri"/>
                      <w:sz w:val="20"/>
                      <w:szCs w:val="20"/>
                      <w:rtl w:val="0"/>
                    </w:rPr>
                    <w:t xml:space="preserve">β=0,046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D">
                  <w:pPr>
                    <w:keepNext w:val="1"/>
                    <w:spacing w:after="60" w:before="0" w:lineRule="auto"/>
                    <w:rPr/>
                  </w:pPr>
                  <w:r w:rsidDel="00000000" w:rsidR="00000000" w:rsidRPr="00000000">
                    <w:rPr>
                      <w:rFonts w:ascii="Calibri" w:cs="Calibri" w:eastAsia="Calibri" w:hAnsi="Calibri"/>
                      <w:sz w:val="20"/>
                      <w:szCs w:val="20"/>
                      <w:rtl w:val="0"/>
                    </w:rPr>
                    <w:t xml:space="preserve">0,332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3E">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3F">
                  <w:pPr>
                    <w:keepNext w:val="1"/>
                    <w:spacing w:after="60" w:before="0" w:lineRule="auto"/>
                    <w:rPr/>
                  </w:pPr>
                  <w:r w:rsidDel="00000000" w:rsidR="00000000" w:rsidRPr="00000000">
                    <w:rPr>
                      <w:rFonts w:ascii="Calibri" w:cs="Calibri" w:eastAsia="Calibri" w:hAnsi="Calibri"/>
                      <w:sz w:val="20"/>
                      <w:szCs w:val="20"/>
                      <w:rtl w:val="0"/>
                    </w:rPr>
                    <w:t xml:space="preserve">Negatif kontrol (rastgele) → 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0">
                  <w:pPr>
                    <w:keepNext w:val="1"/>
                    <w:spacing w:after="60" w:before="0" w:lineRule="auto"/>
                    <w:rPr/>
                  </w:pPr>
                  <w:r w:rsidDel="00000000" w:rsidR="00000000" w:rsidRPr="00000000">
                    <w:rPr>
                      <w:rFonts w:ascii="Calibri" w:cs="Calibri" w:eastAsia="Calibri" w:hAnsi="Calibri"/>
                      <w:sz w:val="20"/>
                      <w:szCs w:val="20"/>
                      <w:rtl w:val="0"/>
                    </w:rPr>
                    <w:t xml:space="preserve">β=0,005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1">
                  <w:pPr>
                    <w:keepNext w:val="1"/>
                    <w:spacing w:after="60" w:before="0" w:lineRule="auto"/>
                    <w:rPr/>
                  </w:pPr>
                  <w:r w:rsidDel="00000000" w:rsidR="00000000" w:rsidRPr="00000000">
                    <w:rPr>
                      <w:rFonts w:ascii="Calibri" w:cs="Calibri" w:eastAsia="Calibri" w:hAnsi="Calibri"/>
                      <w:sz w:val="20"/>
                      <w:szCs w:val="20"/>
                      <w:rtl w:val="0"/>
                    </w:rPr>
                    <w:t xml:space="preserve">0,772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2">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43">
                  <w:pPr>
                    <w:keepNext w:val="1"/>
                    <w:spacing w:after="60" w:before="0" w:lineRule="auto"/>
                    <w:rPr/>
                  </w:pPr>
                  <w:r w:rsidDel="00000000" w:rsidR="00000000" w:rsidRPr="00000000">
                    <w:rPr>
                      <w:rFonts w:ascii="Calibri" w:cs="Calibri" w:eastAsia="Calibri" w:hAnsi="Calibri"/>
                      <w:sz w:val="20"/>
                      <w:szCs w:val="20"/>
                      <w:rtl w:val="0"/>
                    </w:rPr>
                    <w:t xml:space="preserve">Negatif kontrol (aile no) → 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4">
                  <w:pPr>
                    <w:keepNext w:val="1"/>
                    <w:spacing w:after="60" w:before="0" w:lineRule="auto"/>
                    <w:rPr/>
                  </w:pPr>
                  <w:r w:rsidDel="00000000" w:rsidR="00000000" w:rsidRPr="00000000">
                    <w:rPr>
                      <w:rFonts w:ascii="Calibri" w:cs="Calibri" w:eastAsia="Calibri" w:hAnsi="Calibri"/>
                      <w:sz w:val="20"/>
                      <w:szCs w:val="20"/>
                      <w:rtl w:val="0"/>
                    </w:rPr>
                    <w:t xml:space="preserve">β=-0,022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5">
                  <w:pPr>
                    <w:keepNext w:val="1"/>
                    <w:spacing w:after="60" w:before="0" w:lineRule="auto"/>
                    <w:rPr/>
                  </w:pPr>
                  <w:r w:rsidDel="00000000" w:rsidR="00000000" w:rsidRPr="00000000">
                    <w:rPr>
                      <w:rFonts w:ascii="Calibri" w:cs="Calibri" w:eastAsia="Calibri" w:hAnsi="Calibri"/>
                      <w:sz w:val="20"/>
                      <w:szCs w:val="20"/>
                      <w:rtl w:val="0"/>
                    </w:rPr>
                    <w:t xml:space="preserve">0,226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6">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47">
                  <w:pPr>
                    <w:keepNext w:val="1"/>
                    <w:spacing w:after="60" w:before="0" w:lineRule="auto"/>
                    <w:rPr/>
                  </w:pPr>
                  <w:r w:rsidDel="00000000" w:rsidR="00000000" w:rsidRPr="00000000">
                    <w:rPr>
                      <w:rFonts w:ascii="Calibri" w:cs="Calibri" w:eastAsia="Calibri" w:hAnsi="Calibri"/>
                      <w:sz w:val="20"/>
                      <w:szCs w:val="20"/>
                      <w:rtl w:val="0"/>
                    </w:rPr>
                    <w:t xml:space="preserve">Negatif kontrol (rastgele) → 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8">
                  <w:pPr>
                    <w:keepNext w:val="1"/>
                    <w:spacing w:after="60" w:before="0" w:lineRule="auto"/>
                    <w:rPr/>
                  </w:pPr>
                  <w:r w:rsidDel="00000000" w:rsidR="00000000" w:rsidRPr="00000000">
                    <w:rPr>
                      <w:rFonts w:ascii="Calibri" w:cs="Calibri" w:eastAsia="Calibri" w:hAnsi="Calibri"/>
                      <w:sz w:val="20"/>
                      <w:szCs w:val="20"/>
                      <w:rtl w:val="0"/>
                    </w:rPr>
                    <w:t xml:space="preserve">β=-0,009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9">
                  <w:pPr>
                    <w:keepNext w:val="1"/>
                    <w:spacing w:after="60" w:before="0" w:lineRule="auto"/>
                    <w:rPr/>
                  </w:pPr>
                  <w:r w:rsidDel="00000000" w:rsidR="00000000" w:rsidRPr="00000000">
                    <w:rPr>
                      <w:rFonts w:ascii="Calibri" w:cs="Calibri" w:eastAsia="Calibri" w:hAnsi="Calibri"/>
                      <w:sz w:val="20"/>
                      <w:szCs w:val="20"/>
                      <w:rtl w:val="0"/>
                    </w:rPr>
                    <w:t xml:space="preserve">0,802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A">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4B">
                  <w:pPr>
                    <w:keepNext w:val="1"/>
                    <w:spacing w:after="60" w:before="0" w:lineRule="auto"/>
                    <w:rPr/>
                  </w:pPr>
                  <w:r w:rsidDel="00000000" w:rsidR="00000000" w:rsidRPr="00000000">
                    <w:rPr>
                      <w:rFonts w:ascii="Calibri" w:cs="Calibri" w:eastAsia="Calibri" w:hAnsi="Calibri"/>
                      <w:sz w:val="20"/>
                      <w:szCs w:val="20"/>
                      <w:rtl w:val="0"/>
                    </w:rPr>
                    <w:t xml:space="preserve">Negatif kontrol (aile no) → 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C">
                  <w:pPr>
                    <w:keepNext w:val="1"/>
                    <w:spacing w:after="60" w:before="0" w:lineRule="auto"/>
                    <w:rPr/>
                  </w:pPr>
                  <w:r w:rsidDel="00000000" w:rsidR="00000000" w:rsidRPr="00000000">
                    <w:rPr>
                      <w:rFonts w:ascii="Calibri" w:cs="Calibri" w:eastAsia="Calibri" w:hAnsi="Calibri"/>
                      <w:sz w:val="20"/>
                      <w:szCs w:val="20"/>
                      <w:rtl w:val="0"/>
                    </w:rPr>
                    <w:t xml:space="preserve">β=0,007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D">
                  <w:pPr>
                    <w:keepNext w:val="1"/>
                    <w:spacing w:after="60" w:before="0" w:lineRule="auto"/>
                    <w:rPr/>
                  </w:pPr>
                  <w:r w:rsidDel="00000000" w:rsidR="00000000" w:rsidRPr="00000000">
                    <w:rPr>
                      <w:rFonts w:ascii="Calibri" w:cs="Calibri" w:eastAsia="Calibri" w:hAnsi="Calibri"/>
                      <w:sz w:val="20"/>
                      <w:szCs w:val="20"/>
                      <w:rtl w:val="0"/>
                    </w:rPr>
                    <w:t xml:space="preserve">0,845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4E">
                  <w:pPr>
                    <w:keepNext w:val="1"/>
                    <w:spacing w:after="60" w:before="0" w:lineRule="auto"/>
                    <w:rPr/>
                  </w:pPr>
                  <w:r w:rsidDel="00000000" w:rsidR="00000000" w:rsidRPr="00000000">
                    <w:rPr>
                      <w:rFonts w:ascii="Calibri" w:cs="Calibri" w:eastAsia="Calibri" w:hAnsi="Calibri"/>
                      <w:sz w:val="20"/>
                      <w:szCs w:val="20"/>
                      <w:rtl w:val="0"/>
                    </w:rPr>
                    <w:t xml:space="preserve">Beklenen</w:t>
                  </w:r>
                  <w:r w:rsidDel="00000000" w:rsidR="00000000" w:rsidRPr="00000000">
                    <w:rPr>
                      <w:rtl w:val="0"/>
                    </w:rPr>
                  </w:r>
                </w:p>
              </w:tc>
            </w:tr>
            <w:tr>
              <w:trPr>
                <w:cantSplit w:val="1"/>
                <w:tblHeader w:val="0"/>
              </w:trPr>
              <w:tc>
                <w:tcPr>
                  <w:gridSpan w:val="4"/>
                  <w:tcBorders>
                    <w:top w:color="d3d3d3" w:space="0" w:sz="16" w:val="single"/>
                    <w:bottom w:color="d3d3d3" w:space="0" w:sz="16" w:val="single"/>
                  </w:tcBorders>
                  <w:tcMar>
                    <w:top w:w="25.0" w:type="dxa"/>
                  </w:tcMar>
                </w:tcPr>
                <w:p w:rsidR="00000000" w:rsidDel="00000000" w:rsidP="00000000" w:rsidRDefault="00000000" w:rsidRPr="00000000" w14:paraId="00000C4F">
                  <w:pPr>
                    <w:keepNext w:val="1"/>
                    <w:spacing w:after="60" w:before="0" w:lineRule="auto"/>
                    <w:rPr/>
                  </w:pPr>
                  <w:r w:rsidDel="00000000" w:rsidR="00000000" w:rsidRPr="00000000">
                    <w:rPr>
                      <w:rFonts w:ascii="Calibri" w:cs="Calibri" w:eastAsia="Calibri" w:hAnsi="Calibri"/>
                      <w:sz w:val="20"/>
                      <w:szCs w:val="20"/>
                      <w:rtl w:val="0"/>
                    </w:rPr>
                    <w:t xml:space="preserve">Falsifikasyon</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53">
                  <w:pPr>
                    <w:keepNext w:val="1"/>
                    <w:spacing w:after="60" w:before="0" w:lineRule="auto"/>
                    <w:rPr/>
                  </w:pPr>
                  <w:r w:rsidDel="00000000" w:rsidR="00000000" w:rsidRPr="00000000">
                    <w:rPr>
                      <w:rFonts w:ascii="Calibri" w:cs="Calibri" w:eastAsia="Calibri" w:hAnsi="Calibri"/>
                      <w:sz w:val="20"/>
                      <w:szCs w:val="20"/>
                      <w:rtl w:val="0"/>
                    </w:rPr>
                    <w:t xml:space="preserve">Kısa DM süresi: 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4">
                  <w:pPr>
                    <w:keepNext w:val="1"/>
                    <w:spacing w:after="60" w:before="0" w:lineRule="auto"/>
                    <w:rPr/>
                  </w:pPr>
                  <w:r w:rsidDel="00000000" w:rsidR="00000000" w:rsidRPr="00000000">
                    <w:rPr>
                      <w:rFonts w:ascii="Calibri" w:cs="Calibri" w:eastAsia="Calibri" w:hAnsi="Calibri"/>
                      <w:sz w:val="20"/>
                      <w:szCs w:val="20"/>
                      <w:rtl w:val="0"/>
                    </w:rPr>
                    <w:t xml:space="preserve">attenuation=68,7%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5">
                  <w:pPr>
                    <w:keepNext w:val="1"/>
                    <w:spacing w:after="60" w:before="0" w:lineRule="auto"/>
                    <w:rPr/>
                  </w:pPr>
                  <w:r w:rsidDel="00000000" w:rsidR="00000000" w:rsidRPr="00000000">
                    <w:rPr>
                      <w:rFonts w:ascii="Calibri" w:cs="Calibri" w:eastAsia="Calibri" w:hAnsi="Calibri"/>
                      <w:sz w:val="20"/>
                      <w:szCs w:val="20"/>
                      <w:rtl w:val="0"/>
                    </w:rPr>
                    <w:t xml:space="preserve">0,873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6">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57">
                  <w:pPr>
                    <w:keepNext w:val="1"/>
                    <w:spacing w:after="60" w:before="0" w:lineRule="auto"/>
                    <w:rPr/>
                  </w:pPr>
                  <w:r w:rsidDel="00000000" w:rsidR="00000000" w:rsidRPr="00000000">
                    <w:rPr>
                      <w:rFonts w:ascii="Calibri" w:cs="Calibri" w:eastAsia="Calibri" w:hAnsi="Calibri"/>
                      <w:sz w:val="20"/>
                      <w:szCs w:val="20"/>
                      <w:rtl w:val="0"/>
                    </w:rPr>
                    <w:t xml:space="preserve">İyi metabolik kontrol: 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8">
                  <w:pPr>
                    <w:keepNext w:val="1"/>
                    <w:spacing w:after="60" w:before="0" w:lineRule="auto"/>
                    <w:rPr/>
                  </w:pPr>
                  <w:r w:rsidDel="00000000" w:rsidR="00000000" w:rsidRPr="00000000">
                    <w:rPr>
                      <w:rFonts w:ascii="Calibri" w:cs="Calibri" w:eastAsia="Calibri" w:hAnsi="Calibri"/>
                      <w:sz w:val="20"/>
                      <w:szCs w:val="20"/>
                      <w:rtl w:val="0"/>
                    </w:rPr>
                    <w:t xml:space="preserve">attenuation=180,4%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9">
                  <w:pPr>
                    <w:keepNext w:val="1"/>
                    <w:spacing w:after="60" w:before="0" w:lineRule="auto"/>
                    <w:rPr/>
                  </w:pPr>
                  <w:r w:rsidDel="00000000" w:rsidR="00000000" w:rsidRPr="00000000">
                    <w:rPr>
                      <w:rFonts w:ascii="Calibri" w:cs="Calibri" w:eastAsia="Calibri" w:hAnsi="Calibri"/>
                      <w:sz w:val="20"/>
                      <w:szCs w:val="20"/>
                      <w:rtl w:val="0"/>
                    </w:rPr>
                    <w:t xml:space="preserve">0,755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A">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5B">
                  <w:pPr>
                    <w:keepNext w:val="1"/>
                    <w:spacing w:after="60" w:before="0" w:lineRule="auto"/>
                    <w:rPr/>
                  </w:pPr>
                  <w:r w:rsidDel="00000000" w:rsidR="00000000" w:rsidRPr="00000000">
                    <w:rPr>
                      <w:rFonts w:ascii="Calibri" w:cs="Calibri" w:eastAsia="Calibri" w:hAnsi="Calibri"/>
                      <w:sz w:val="20"/>
                      <w:szCs w:val="20"/>
                      <w:rtl w:val="0"/>
                    </w:rPr>
                    <w:t xml:space="preserve">Kısa DM süresi: 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C">
                  <w:pPr>
                    <w:keepNext w:val="1"/>
                    <w:spacing w:after="60" w:before="0" w:lineRule="auto"/>
                    <w:rPr/>
                  </w:pPr>
                  <w:r w:rsidDel="00000000" w:rsidR="00000000" w:rsidRPr="00000000">
                    <w:rPr>
                      <w:rFonts w:ascii="Calibri" w:cs="Calibri" w:eastAsia="Calibri" w:hAnsi="Calibri"/>
                      <w:sz w:val="20"/>
                      <w:szCs w:val="20"/>
                      <w:rtl w:val="0"/>
                    </w:rPr>
                    <w:t xml:space="preserve">attenuation=183,3%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D">
                  <w:pPr>
                    <w:keepNext w:val="1"/>
                    <w:spacing w:after="60" w:before="0" w:lineRule="auto"/>
                    <w:rPr/>
                  </w:pPr>
                  <w:r w:rsidDel="00000000" w:rsidR="00000000" w:rsidRPr="00000000">
                    <w:rPr>
                      <w:rFonts w:ascii="Calibri" w:cs="Calibri" w:eastAsia="Calibri" w:hAnsi="Calibri"/>
                      <w:sz w:val="20"/>
                      <w:szCs w:val="20"/>
                      <w:rtl w:val="0"/>
                    </w:rPr>
                    <w:t xml:space="preserve">0,771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5E">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5F">
                  <w:pPr>
                    <w:keepNext w:val="1"/>
                    <w:spacing w:after="60" w:before="0" w:lineRule="auto"/>
                    <w:rPr/>
                  </w:pPr>
                  <w:r w:rsidDel="00000000" w:rsidR="00000000" w:rsidRPr="00000000">
                    <w:rPr>
                      <w:rFonts w:ascii="Calibri" w:cs="Calibri" w:eastAsia="Calibri" w:hAnsi="Calibri"/>
                      <w:sz w:val="20"/>
                      <w:szCs w:val="20"/>
                      <w:rtl w:val="0"/>
                    </w:rPr>
                    <w:t xml:space="preserve">İyi metabolik kontrol: 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0">
                  <w:pPr>
                    <w:keepNext w:val="1"/>
                    <w:spacing w:after="60" w:before="0" w:lineRule="auto"/>
                    <w:rPr/>
                  </w:pPr>
                  <w:r w:rsidDel="00000000" w:rsidR="00000000" w:rsidRPr="00000000">
                    <w:rPr>
                      <w:rFonts w:ascii="Calibri" w:cs="Calibri" w:eastAsia="Calibri" w:hAnsi="Calibri"/>
                      <w:sz w:val="20"/>
                      <w:szCs w:val="20"/>
                      <w:rtl w:val="0"/>
                    </w:rPr>
                    <w:t xml:space="preserve">attenuation=551,9%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1">
                  <w:pPr>
                    <w:keepNext w:val="1"/>
                    <w:spacing w:after="60" w:before="0" w:lineRule="auto"/>
                    <w:rPr/>
                  </w:pPr>
                  <w:r w:rsidDel="00000000" w:rsidR="00000000" w:rsidRPr="00000000">
                    <w:rPr>
                      <w:rFonts w:ascii="Calibri" w:cs="Calibri" w:eastAsia="Calibri" w:hAnsi="Calibri"/>
                      <w:sz w:val="20"/>
                      <w:szCs w:val="20"/>
                      <w:rtl w:val="0"/>
                    </w:rPr>
                    <w:t xml:space="preserve">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2">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63">
                  <w:pPr>
                    <w:keepNext w:val="1"/>
                    <w:spacing w:after="60" w:before="0" w:lineRule="auto"/>
                    <w:rPr/>
                  </w:pPr>
                  <w:r w:rsidDel="00000000" w:rsidR="00000000" w:rsidRPr="00000000">
                    <w:rPr>
                      <w:rFonts w:ascii="Calibri" w:cs="Calibri" w:eastAsia="Calibri" w:hAnsi="Calibri"/>
                      <w:sz w:val="20"/>
                      <w:szCs w:val="20"/>
                      <w:rtl w:val="0"/>
                    </w:rPr>
                    <w:t xml:space="preserve">Kısa DM süresi: 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4">
                  <w:pPr>
                    <w:keepNext w:val="1"/>
                    <w:spacing w:after="60" w:before="0" w:lineRule="auto"/>
                    <w:rPr/>
                  </w:pPr>
                  <w:r w:rsidDel="00000000" w:rsidR="00000000" w:rsidRPr="00000000">
                    <w:rPr>
                      <w:rFonts w:ascii="Calibri" w:cs="Calibri" w:eastAsia="Calibri" w:hAnsi="Calibri"/>
                      <w:sz w:val="20"/>
                      <w:szCs w:val="20"/>
                      <w:rtl w:val="0"/>
                    </w:rPr>
                    <w:t xml:space="preserve">attenuation=-193,9%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5">
                  <w:pPr>
                    <w:keepNext w:val="1"/>
                    <w:spacing w:after="60" w:before="0" w:lineRule="auto"/>
                    <w:rPr/>
                  </w:pPr>
                  <w:r w:rsidDel="00000000" w:rsidR="00000000" w:rsidRPr="00000000">
                    <w:rPr>
                      <w:rFonts w:ascii="Calibri" w:cs="Calibri" w:eastAsia="Calibri" w:hAnsi="Calibri"/>
                      <w:sz w:val="20"/>
                      <w:szCs w:val="20"/>
                      <w:rtl w:val="0"/>
                    </w:rPr>
                    <w:t xml:space="preserve">0,119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6">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67">
                  <w:pPr>
                    <w:keepNext w:val="1"/>
                    <w:spacing w:after="60" w:before="0" w:lineRule="auto"/>
                    <w:rPr/>
                  </w:pPr>
                  <w:r w:rsidDel="00000000" w:rsidR="00000000" w:rsidRPr="00000000">
                    <w:rPr>
                      <w:rFonts w:ascii="Calibri" w:cs="Calibri" w:eastAsia="Calibri" w:hAnsi="Calibri"/>
                      <w:sz w:val="20"/>
                      <w:szCs w:val="20"/>
                      <w:rtl w:val="0"/>
                    </w:rPr>
                    <w:t xml:space="preserve">İyi metabolik kontrol: 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8">
                  <w:pPr>
                    <w:keepNext w:val="1"/>
                    <w:spacing w:after="60" w:before="0" w:lineRule="auto"/>
                    <w:rPr/>
                  </w:pPr>
                  <w:r w:rsidDel="00000000" w:rsidR="00000000" w:rsidRPr="00000000">
                    <w:rPr>
                      <w:rFonts w:ascii="Calibri" w:cs="Calibri" w:eastAsia="Calibri" w:hAnsi="Calibri"/>
                      <w:sz w:val="20"/>
                      <w:szCs w:val="20"/>
                      <w:rtl w:val="0"/>
                    </w:rPr>
                    <w:t xml:space="preserve">attenuation=161,6%</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9">
                  <w:pPr>
                    <w:keepNext w:val="1"/>
                    <w:spacing w:after="60" w:before="0" w:lineRule="auto"/>
                    <w:rPr/>
                  </w:pPr>
                  <w:r w:rsidDel="00000000" w:rsidR="00000000" w:rsidRPr="00000000">
                    <w:rPr>
                      <w:rFonts w:ascii="Calibri" w:cs="Calibri" w:eastAsia="Calibri" w:hAnsi="Calibri"/>
                      <w:sz w:val="20"/>
                      <w:szCs w:val="20"/>
                      <w:rtl w:val="0"/>
                    </w:rPr>
                    <w:t xml:space="preserve">0,807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A">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6B">
                  <w:pPr>
                    <w:keepNext w:val="1"/>
                    <w:spacing w:after="60" w:before="0" w:lineRule="auto"/>
                    <w:rPr/>
                  </w:pPr>
                  <w:r w:rsidDel="00000000" w:rsidR="00000000" w:rsidRPr="00000000">
                    <w:rPr>
                      <w:rFonts w:ascii="Calibri" w:cs="Calibri" w:eastAsia="Calibri" w:hAnsi="Calibri"/>
                      <w:sz w:val="20"/>
                      <w:szCs w:val="20"/>
                      <w:rtl w:val="0"/>
                    </w:rPr>
                    <w:t xml:space="preserve">Kısa DM süresi: 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C">
                  <w:pPr>
                    <w:keepNext w:val="1"/>
                    <w:spacing w:after="60" w:before="0" w:lineRule="auto"/>
                    <w:rPr/>
                  </w:pPr>
                  <w:r w:rsidDel="00000000" w:rsidR="00000000" w:rsidRPr="00000000">
                    <w:rPr>
                      <w:rFonts w:ascii="Calibri" w:cs="Calibri" w:eastAsia="Calibri" w:hAnsi="Calibri"/>
                      <w:sz w:val="20"/>
                      <w:szCs w:val="20"/>
                      <w:rtl w:val="0"/>
                    </w:rPr>
                    <w:t xml:space="preserve">attenuation=32,1%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D">
                  <w:pPr>
                    <w:keepNext w:val="1"/>
                    <w:spacing w:after="60" w:before="0" w:lineRule="auto"/>
                    <w:rPr/>
                  </w:pPr>
                  <w:r w:rsidDel="00000000" w:rsidR="00000000" w:rsidRPr="00000000">
                    <w:rPr>
                      <w:rFonts w:ascii="Calibri" w:cs="Calibri" w:eastAsia="Calibri" w:hAnsi="Calibri"/>
                      <w:sz w:val="20"/>
                      <w:szCs w:val="20"/>
                      <w:rtl w:val="0"/>
                    </w:rPr>
                    <w:t xml:space="preserve">0,797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6E">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6F">
                  <w:pPr>
                    <w:keepNext w:val="1"/>
                    <w:spacing w:after="60" w:before="0" w:lineRule="auto"/>
                    <w:rPr/>
                  </w:pPr>
                  <w:r w:rsidDel="00000000" w:rsidR="00000000" w:rsidRPr="00000000">
                    <w:rPr>
                      <w:rFonts w:ascii="Calibri" w:cs="Calibri" w:eastAsia="Calibri" w:hAnsi="Calibri"/>
                      <w:sz w:val="20"/>
                      <w:szCs w:val="20"/>
                      <w:rtl w:val="0"/>
                    </w:rPr>
                    <w:t xml:space="preserve">İyi metabolik kontrol: 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0">
                  <w:pPr>
                    <w:keepNext w:val="1"/>
                    <w:spacing w:after="60" w:before="0" w:lineRule="auto"/>
                    <w:rPr/>
                  </w:pPr>
                  <w:r w:rsidDel="00000000" w:rsidR="00000000" w:rsidRPr="00000000">
                    <w:rPr>
                      <w:rFonts w:ascii="Calibri" w:cs="Calibri" w:eastAsia="Calibri" w:hAnsi="Calibri"/>
                      <w:sz w:val="20"/>
                      <w:szCs w:val="20"/>
                      <w:rtl w:val="0"/>
                    </w:rPr>
                    <w:t xml:space="preserve">attenuation=86,7%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1">
                  <w:pPr>
                    <w:keepNext w:val="1"/>
                    <w:spacing w:after="60" w:before="0" w:lineRule="auto"/>
                    <w:rPr/>
                  </w:pPr>
                  <w:r w:rsidDel="00000000" w:rsidR="00000000" w:rsidRPr="00000000">
                    <w:rPr>
                      <w:rFonts w:ascii="Calibri" w:cs="Calibri" w:eastAsia="Calibri" w:hAnsi="Calibri"/>
                      <w:sz w:val="20"/>
                      <w:szCs w:val="20"/>
                      <w:rtl w:val="0"/>
                    </w:rPr>
                    <w:t xml:space="preserve">0,969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72">
                  <w:pPr>
                    <w:keepNext w:val="1"/>
                    <w:spacing w:after="60" w:before="0" w:lineRule="auto"/>
                    <w:rPr/>
                  </w:pPr>
                  <w:r w:rsidDel="00000000" w:rsidR="00000000" w:rsidRPr="00000000">
                    <w:rPr>
                      <w:rFonts w:ascii="Calibri" w:cs="Calibri" w:eastAsia="Calibri" w:hAnsi="Calibri"/>
                      <w:sz w:val="20"/>
                      <w:szCs w:val="20"/>
                      <w:rtl w:val="0"/>
                    </w:rPr>
                    <w:t xml:space="preserve">Tamam</w:t>
                  </w:r>
                  <w:r w:rsidDel="00000000" w:rsidR="00000000" w:rsidRPr="00000000">
                    <w:rPr>
                      <w:rtl w:val="0"/>
                    </w:rPr>
                  </w:r>
                </w:p>
              </w:tc>
            </w:tr>
          </w:tbl>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bookmarkStart w:colFirst="0" w:colLast="0" w:name="24prm4joodgf" w:id="160"/>
          <w:bookmarkEnd w:id="160"/>
          <w:p w:rsidR="00000000" w:rsidDel="00000000" w:rsidP="00000000" w:rsidRDefault="00000000" w:rsidRPr="00000000" w14:paraId="00000C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5177790" cy="3405747"/>
                  <wp:effectExtent b="0" l="0" r="0" t="0"/>
                  <wp:docPr id="9" name="image12.png"/>
                  <a:graphic>
                    <a:graphicData uri="http://schemas.openxmlformats.org/drawingml/2006/picture">
                      <pic:pic>
                        <pic:nvPicPr>
                          <pic:cNvPr id="0" name="image12.png"/>
                          <pic:cNvPicPr preferRelativeResize="0"/>
                        </pic:nvPicPr>
                        <pic:blipFill>
                          <a:blip r:embed="rId34"/>
                          <a:srcRect b="0" l="0" r="0" t="0"/>
                          <a:stretch>
                            <a:fillRect/>
                          </a:stretch>
                        </pic:blipFill>
                        <pic:spPr>
                          <a:xfrm>
                            <a:off x="0" y="0"/>
                            <a:ext cx="5177790" cy="3405747"/>
                          </a:xfrm>
                          <a:prstGeom prst="rect"/>
                          <a:ln/>
                        </pic:spPr>
                      </pic:pic>
                    </a:graphicData>
                  </a:graphic>
                </wp:inline>
              </w:drawing>
            </w:r>
            <w:r w:rsidDel="00000000" w:rsidR="00000000" w:rsidRPr="00000000">
              <w:rPr>
                <w:rtl w:val="0"/>
              </w:rPr>
            </w:r>
          </w:p>
          <w:p w:rsidR="00000000" w:rsidDel="00000000" w:rsidP="00000000" w:rsidRDefault="00000000" w:rsidRPr="00000000" w14:paraId="00000C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Çoklu evren spesifikasyon eğrisi. Her panelde spesifikasyonlar Cohen d büyüklüğüne göre sıralanmış; nominal anlamlılık renkle gösterilmiştir.</w:t>
            </w:r>
          </w:p>
        </w:tc>
      </w:tr>
    </w:tbl>
    <w:p w:rsidR="00000000" w:rsidDel="00000000" w:rsidP="00000000" w:rsidRDefault="00000000" w:rsidRPr="00000000" w14:paraId="00000C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7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8q7dnm5dha8c" w:id="161"/>
          <w:bookmarkEnd w:id="161"/>
          <w:p w:rsidR="00000000" w:rsidDel="00000000" w:rsidP="00000000" w:rsidRDefault="00000000" w:rsidRPr="00000000" w14:paraId="00000C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3451860"/>
                  <wp:effectExtent b="0" l="0" r="0" t="0"/>
                  <wp:docPr id="10" name="image6.png"/>
                  <a:graphic>
                    <a:graphicData uri="http://schemas.openxmlformats.org/drawingml/2006/picture">
                      <pic:pic>
                        <pic:nvPicPr>
                          <pic:cNvPr id="0" name="image6.png"/>
                          <pic:cNvPicPr preferRelativeResize="0"/>
                        </pic:nvPicPr>
                        <pic:blipFill>
                          <a:blip r:embed="rId35"/>
                          <a:srcRect b="0" l="0" r="0" t="0"/>
                          <a:stretch>
                            <a:fillRect/>
                          </a:stretch>
                        </pic:blipFill>
                        <pic:spPr>
                          <a:xfrm>
                            <a:off x="0" y="0"/>
                            <a:ext cx="4602480" cy="3451860"/>
                          </a:xfrm>
                          <a:prstGeom prst="rect"/>
                          <a:ln/>
                        </pic:spPr>
                      </pic:pic>
                    </a:graphicData>
                  </a:graphic>
                </wp:inline>
              </w:drawing>
            </w:r>
            <w:r w:rsidDel="00000000" w:rsidR="00000000" w:rsidRPr="00000000">
              <w:rPr>
                <w:rtl w:val="0"/>
              </w:rPr>
            </w:r>
          </w:p>
          <w:p w:rsidR="00000000" w:rsidDel="00000000" w:rsidP="00000000" w:rsidRDefault="00000000" w:rsidRPr="00000000" w14:paraId="00000C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Ölçülmemiş karıştırıcı duyarlılık konturu. Noktalar EMBU-P alt ölçekleri için grup (T1DM maruziyeti) kısmi R² ve RV_q kesişimini, arka plan ortak karıştırıcı gücü konturlarını göstermektedir. sensemakr çerçevesinin “treatment” ekseni bu gözlemsel tasarımda bir müdahaleyi değil grup/maruziyet göstergesini temsil eder.</w:t>
            </w:r>
          </w:p>
        </w:tc>
      </w:tr>
    </w:tbl>
    <w:p w:rsidR="00000000" w:rsidDel="00000000" w:rsidP="00000000" w:rsidRDefault="00000000" w:rsidRPr="00000000" w14:paraId="00000C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Bayesçi paralel hat.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Pinquart (2013) meta-analizinden türetilen zayıf bilgi verici prior altında H1 iki ve H3 dört alt ölçeği için brms çok düzeyli modelleri tahmin edilmiştir. H1 reddetme için BF₁₀ = 10,55 (“güçlü H1 lehine”; posterior ortalama b = 0,16 ölçek puanı; pd = 0,999; ROPE içi pay %12,8), H1 sıcaklık için BF₁₀ = 0,29. H3 dört alt ölçeğinde BF₁₀ 0,17–0,23 aralığında; reddetmede ROPE içi pay %93 ile “orta-güçlü H0 lehine”dir. Önsel genişliği duyarlılık analizinde H1 reddetme modeli, önsel standart sapması 0,25, 0,50 ve 1,00 değerlerinde yeniden tahmin edilmiştir (standart sapma = 0,25 için BF₁₀ = 32,35; standart sapma = 0,50 için BF₁₀ = 10,55; standart sapma = 1,00 için BF₁₀ = 4,65); böylece kanıtın büyüklüğü önsel genişliğine duyarlı olmakla birlikte üç önsel altında da H1 lehine kalmıştır. Posterior ortalama nokta kestirimi (kanonik önsel SS = 0,50) yaklaşık b = 0,16 ölçek puanı düzeyinde korunmuştur. MCMC tanıları: dört zincir × 4000 yineleme (1500 ısınma) altında tüm modellerde R̂ ≤ 1,003; ıraksayan geçiş gözlenmemiş, Pareto-k &lt; 0,7 ve tüm parametrelerde MCMC etkin örneklem büyüklüğü (posterior çekiliş sayısı üzerinden; toplam 10.000 ısınma-sonrası çekilişten) ESS &gt; 1000 sağlanmıştır; bu değer posterior kestirimin Monte Carlo kararlılığını gösterir, veri örneklem büyüklüğüne karşılık gelmez. Bayesçi çift raporlama ve tanılar </w:t>
      </w:r>
      <w:hyperlink w:anchor="bejtvnto2xo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32</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p w:rsidR="00000000" w:rsidDel="00000000" w:rsidP="00000000" w:rsidRDefault="00000000" w:rsidRPr="00000000" w14:paraId="00000C7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Replikasyon gücü.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Mevcut örneklem, d = 0,20 ve aile içi korelasyon 0,20 varsayımı altında n = 241 aile için 0,535 güç düzeyine karşılık gelmektedir; bu değer, küçük etki büyüklüklerinde belirsiz veya negatif bulguların güç sınırlamasıyla birlikte okunması gerektiğini gösterir.</w:t>
      </w:r>
    </w:p>
    <w:tbl>
      <w:tblPr>
        <w:tblStyle w:val="Table72"/>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bejtvnto2xom" w:id="162"/>
          <w:bookmarkEnd w:id="162"/>
          <w:p w:rsidR="00000000" w:rsidDel="00000000" w:rsidP="00000000" w:rsidRDefault="00000000" w:rsidRPr="00000000" w14:paraId="00000C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32.</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Bayesçi çift raporlama (satırlar hipoteze göre gruplanmıştır). Tüm modellerde MCMC yakınsaması sağlıklıdır: Rhat ≤ 1,003; en düşük ESS oranı ≥ 0,09; ıraksayan geçiş yoktur.</w:t>
            </w:r>
          </w:p>
          <w:tbl>
            <w:tblPr>
              <w:tblStyle w:val="Table73"/>
              <w:jc w:val="center"/>
              <w:tblLayout w:type="fixed"/>
              <w:tblLook w:val="0000"/>
            </w:tblPr>
            <w:tblGrid>
              <w:gridCol w:w="1544"/>
              <w:gridCol w:w="1544"/>
              <w:gridCol w:w="1544"/>
              <w:gridCol w:w="1544"/>
              <w:gridCol w:w="1544"/>
              <w:tblGridChange w:id="0">
                <w:tblGrid>
                  <w:gridCol w:w="1544"/>
                  <w:gridCol w:w="1544"/>
                  <w:gridCol w:w="1544"/>
                  <w:gridCol w:w="1544"/>
                  <w:gridCol w:w="1544"/>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C7C">
                  <w:pPr>
                    <w:keepNext w:val="1"/>
                    <w:spacing w:after="60" w:before="0" w:lineRule="auto"/>
                    <w:rPr/>
                  </w:pPr>
                  <w:r w:rsidDel="00000000" w:rsidR="00000000" w:rsidRPr="00000000">
                    <w:rPr>
                      <w:rFonts w:ascii="Calibri" w:cs="Calibri" w:eastAsia="Calibri" w:hAnsi="Calibri"/>
                      <w:sz w:val="20"/>
                      <w:szCs w:val="20"/>
                      <w:rtl w:val="0"/>
                    </w:rPr>
                    <w:t xml:space="preserve">Sonuç</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7D">
                  <w:pPr>
                    <w:keepNext w:val="1"/>
                    <w:spacing w:after="60" w:before="0" w:lineRule="auto"/>
                    <w:rPr/>
                  </w:pPr>
                  <w:r w:rsidDel="00000000" w:rsidR="00000000" w:rsidRPr="00000000">
                    <w:rPr>
                      <w:rFonts w:ascii="Calibri" w:cs="Calibri" w:eastAsia="Calibri" w:hAnsi="Calibri"/>
                      <w:sz w:val="20"/>
                      <w:szCs w:val="20"/>
                      <w:rtl w:val="0"/>
                    </w:rPr>
                    <w:t xml:space="preserve">Ortalama</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7E">
                  <w:pPr>
                    <w:keepNext w:val="1"/>
                    <w:spacing w:after="60" w:before="0" w:lineRule="auto"/>
                    <w:rPr/>
                  </w:pPr>
                  <w:r w:rsidDel="00000000" w:rsidR="00000000" w:rsidRPr="00000000">
                    <w:rPr>
                      <w:rFonts w:ascii="Calibri" w:cs="Calibri" w:eastAsia="Calibri" w:hAnsi="Calibri"/>
                      <w:sz w:val="20"/>
                      <w:szCs w:val="20"/>
                      <w:rtl w:val="0"/>
                    </w:rPr>
                    <w:t xml:space="preserve">%95 GA (Bayesçi)</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7F">
                  <w:pPr>
                    <w:keepNext w:val="1"/>
                    <w:spacing w:after="60" w:before="0" w:lineRule="auto"/>
                    <w:rPr/>
                  </w:pPr>
                  <w:r w:rsidDel="00000000" w:rsidR="00000000" w:rsidRPr="00000000">
                    <w:rPr>
                      <w:rFonts w:ascii="Calibri" w:cs="Calibri" w:eastAsia="Calibri" w:hAnsi="Calibri"/>
                      <w:sz w:val="20"/>
                      <w:szCs w:val="20"/>
                      <w:rtl w:val="0"/>
                    </w:rPr>
                    <w:t xml:space="preserve">BF₁₀</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C80">
                  <w:pPr>
                    <w:keepNext w:val="1"/>
                    <w:spacing w:after="60" w:before="0" w:lineRule="auto"/>
                    <w:rPr/>
                  </w:pPr>
                  <w:r w:rsidDel="00000000" w:rsidR="00000000" w:rsidRPr="00000000">
                    <w:rPr>
                      <w:rFonts w:ascii="Calibri" w:cs="Calibri" w:eastAsia="Calibri" w:hAnsi="Calibri"/>
                      <w:sz w:val="20"/>
                      <w:szCs w:val="20"/>
                      <w:rtl w:val="0"/>
                    </w:rPr>
                    <w:t xml:space="preserve">Kanıt</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C81">
                  <w:pPr>
                    <w:keepNext w:val="1"/>
                    <w:spacing w:after="60" w:before="0" w:lineRule="auto"/>
                    <w:rPr/>
                  </w:pPr>
                  <w:r w:rsidDel="00000000" w:rsidR="00000000" w:rsidRPr="00000000">
                    <w:rPr>
                      <w:rFonts w:ascii="Calibri" w:cs="Calibri" w:eastAsia="Calibri" w:hAnsi="Calibri"/>
                      <w:sz w:val="20"/>
                      <w:szCs w:val="20"/>
                      <w:rtl w:val="0"/>
                    </w:rPr>
                    <w:t xml:space="preserve">H1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86">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7">
                  <w:pPr>
                    <w:keepNext w:val="1"/>
                    <w:spacing w:after="60" w:before="0" w:lineRule="auto"/>
                    <w:rPr/>
                  </w:pPr>
                  <w:r w:rsidDel="00000000" w:rsidR="00000000" w:rsidRPr="00000000">
                    <w:rPr>
                      <w:rFonts w:ascii="Calibri" w:cs="Calibri" w:eastAsia="Calibri" w:hAnsi="Calibri"/>
                      <w:sz w:val="20"/>
                      <w:szCs w:val="20"/>
                      <w:rtl w:val="0"/>
                    </w:rPr>
                    <w:t xml:space="preserve">0,087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8">
                  <w:pPr>
                    <w:keepNext w:val="1"/>
                    <w:spacing w:after="60" w:before="0" w:lineRule="auto"/>
                    <w:rPr/>
                  </w:pPr>
                  <w:r w:rsidDel="00000000" w:rsidR="00000000" w:rsidRPr="00000000">
                    <w:rPr>
                      <w:rFonts w:ascii="Calibri" w:cs="Calibri" w:eastAsia="Calibri" w:hAnsi="Calibri"/>
                      <w:sz w:val="20"/>
                      <w:szCs w:val="20"/>
                      <w:rtl w:val="0"/>
                    </w:rPr>
                    <w:t xml:space="preserve">[-0,052, 0,229]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9">
                  <w:pPr>
                    <w:keepNext w:val="1"/>
                    <w:spacing w:after="60" w:before="0" w:lineRule="auto"/>
                    <w:rPr/>
                  </w:pPr>
                  <w:r w:rsidDel="00000000" w:rsidR="00000000" w:rsidRPr="00000000">
                    <w:rPr>
                      <w:rFonts w:ascii="Calibri" w:cs="Calibri" w:eastAsia="Calibri" w:hAnsi="Calibri"/>
                      <w:sz w:val="20"/>
                      <w:szCs w:val="20"/>
                      <w:rtl w:val="0"/>
                    </w:rPr>
                    <w:t xml:space="preserve">0,29</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A">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8B">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C">
                  <w:pPr>
                    <w:keepNext w:val="1"/>
                    <w:spacing w:after="60" w:before="0" w:lineRule="auto"/>
                    <w:rPr/>
                  </w:pPr>
                  <w:r w:rsidDel="00000000" w:rsidR="00000000" w:rsidRPr="00000000">
                    <w:rPr>
                      <w:rFonts w:ascii="Calibri" w:cs="Calibri" w:eastAsia="Calibri" w:hAnsi="Calibri"/>
                      <w:sz w:val="20"/>
                      <w:szCs w:val="20"/>
                      <w:rtl w:val="0"/>
                    </w:rPr>
                    <w:t xml:space="preserve">0,208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D">
                  <w:pPr>
                    <w:keepNext w:val="1"/>
                    <w:spacing w:after="60" w:before="0" w:lineRule="auto"/>
                    <w:rPr/>
                  </w:pPr>
                  <w:r w:rsidDel="00000000" w:rsidR="00000000" w:rsidRPr="00000000">
                    <w:rPr>
                      <w:rFonts w:ascii="Calibri" w:cs="Calibri" w:eastAsia="Calibri" w:hAnsi="Calibri"/>
                      <w:sz w:val="20"/>
                      <w:szCs w:val="20"/>
                      <w:rtl w:val="0"/>
                    </w:rPr>
                    <w:t xml:space="preserve">[0,063, 0,362]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E">
                  <w:pPr>
                    <w:keepNext w:val="1"/>
                    <w:spacing w:after="60" w:before="0" w:lineRule="auto"/>
                    <w:rPr/>
                  </w:pPr>
                  <w:r w:rsidDel="00000000" w:rsidR="00000000" w:rsidRPr="00000000">
                    <w:rPr>
                      <w:rFonts w:ascii="Calibri" w:cs="Calibri" w:eastAsia="Calibri" w:hAnsi="Calibri"/>
                      <w:sz w:val="20"/>
                      <w:szCs w:val="20"/>
                      <w:rtl w:val="0"/>
                    </w:rPr>
                    <w:t xml:space="preserve">6,93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8F">
                  <w:pPr>
                    <w:keepNext w:val="1"/>
                    <w:spacing w:after="60" w:before="0" w:lineRule="auto"/>
                    <w:rPr/>
                  </w:pPr>
                  <w:r w:rsidDel="00000000" w:rsidR="00000000" w:rsidRPr="00000000">
                    <w:rPr>
                      <w:rFonts w:ascii="Calibri" w:cs="Calibri" w:eastAsia="Calibri" w:hAnsi="Calibri"/>
                      <w:sz w:val="20"/>
                      <w:szCs w:val="20"/>
                      <w:rtl w:val="0"/>
                    </w:rPr>
                    <w:t xml:space="preserve">Orta H1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90">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91">
                  <w:pPr>
                    <w:keepNext w:val="1"/>
                    <w:spacing w:after="60" w:before="0" w:lineRule="auto"/>
                    <w:rPr/>
                  </w:pPr>
                  <w:r w:rsidDel="00000000" w:rsidR="00000000" w:rsidRPr="00000000">
                    <w:rPr>
                      <w:rFonts w:ascii="Calibri" w:cs="Calibri" w:eastAsia="Calibri" w:hAnsi="Calibri"/>
                      <w:sz w:val="20"/>
                      <w:szCs w:val="20"/>
                      <w:rtl w:val="0"/>
                    </w:rPr>
                    <w:t xml:space="preserve">0,158</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92">
                  <w:pPr>
                    <w:keepNext w:val="1"/>
                    <w:spacing w:after="60" w:before="0" w:lineRule="auto"/>
                    <w:rPr/>
                  </w:pPr>
                  <w:r w:rsidDel="00000000" w:rsidR="00000000" w:rsidRPr="00000000">
                    <w:rPr>
                      <w:rFonts w:ascii="Calibri" w:cs="Calibri" w:eastAsia="Calibri" w:hAnsi="Calibri"/>
                      <w:sz w:val="20"/>
                      <w:szCs w:val="20"/>
                      <w:rtl w:val="0"/>
                    </w:rPr>
                    <w:t xml:space="preserve">[0,060, 0,260]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93">
                  <w:pPr>
                    <w:keepNext w:val="1"/>
                    <w:spacing w:after="60" w:before="0" w:lineRule="auto"/>
                    <w:rPr/>
                  </w:pPr>
                  <w:r w:rsidDel="00000000" w:rsidR="00000000" w:rsidRPr="00000000">
                    <w:rPr>
                      <w:rFonts w:ascii="Calibri" w:cs="Calibri" w:eastAsia="Calibri" w:hAnsi="Calibri"/>
                      <w:sz w:val="20"/>
                      <w:szCs w:val="20"/>
                      <w:rtl w:val="0"/>
                    </w:rPr>
                    <w:t xml:space="preserve">10,55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94">
                  <w:pPr>
                    <w:keepNext w:val="1"/>
                    <w:spacing w:after="60" w:before="0" w:lineRule="auto"/>
                    <w:rPr/>
                  </w:pPr>
                  <w:r w:rsidDel="00000000" w:rsidR="00000000" w:rsidRPr="00000000">
                    <w:rPr>
                      <w:rFonts w:ascii="Calibri" w:cs="Calibri" w:eastAsia="Calibri" w:hAnsi="Calibri"/>
                      <w:sz w:val="20"/>
                      <w:szCs w:val="20"/>
                      <w:rtl w:val="0"/>
                    </w:rPr>
                    <w:t xml:space="preserve">Güçlü H1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95">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96">
                  <w:pPr>
                    <w:keepNext w:val="1"/>
                    <w:spacing w:after="60" w:before="0" w:lineRule="auto"/>
                    <w:rPr/>
                  </w:pPr>
                  <w:r w:rsidDel="00000000" w:rsidR="00000000" w:rsidRPr="00000000">
                    <w:rPr>
                      <w:rFonts w:ascii="Calibri" w:cs="Calibri" w:eastAsia="Calibri" w:hAnsi="Calibri"/>
                      <w:sz w:val="20"/>
                      <w:szCs w:val="20"/>
                      <w:rtl w:val="0"/>
                    </w:rPr>
                    <w:t xml:space="preserve">0,133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97">
                  <w:pPr>
                    <w:keepNext w:val="1"/>
                    <w:spacing w:after="60" w:before="0" w:lineRule="auto"/>
                    <w:rPr/>
                  </w:pPr>
                  <w:r w:rsidDel="00000000" w:rsidR="00000000" w:rsidRPr="00000000">
                    <w:rPr>
                      <w:rFonts w:ascii="Calibri" w:cs="Calibri" w:eastAsia="Calibri" w:hAnsi="Calibri"/>
                      <w:sz w:val="20"/>
                      <w:szCs w:val="20"/>
                      <w:rtl w:val="0"/>
                    </w:rPr>
                    <w:t xml:space="preserve">[-0,040, 0,303]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98">
                  <w:pPr>
                    <w:keepNext w:val="1"/>
                    <w:spacing w:after="60" w:before="0" w:lineRule="auto"/>
                    <w:rPr/>
                  </w:pPr>
                  <w:r w:rsidDel="00000000" w:rsidR="00000000" w:rsidRPr="00000000">
                    <w:rPr>
                      <w:rFonts w:ascii="Calibri" w:cs="Calibri" w:eastAsia="Calibri" w:hAnsi="Calibri"/>
                      <w:sz w:val="20"/>
                      <w:szCs w:val="20"/>
                      <w:rtl w:val="0"/>
                    </w:rPr>
                    <w:t xml:space="preserve">0,53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99">
                  <w:pPr>
                    <w:keepNext w:val="1"/>
                    <w:spacing w:after="60" w:before="0" w:lineRule="auto"/>
                    <w:rPr/>
                  </w:pPr>
                  <w:r w:rsidDel="00000000" w:rsidR="00000000" w:rsidRPr="00000000">
                    <w:rPr>
                      <w:rFonts w:ascii="Calibri" w:cs="Calibri" w:eastAsia="Calibri" w:hAnsi="Calibri"/>
                      <w:sz w:val="20"/>
                      <w:szCs w:val="20"/>
                      <w:rtl w:val="0"/>
                    </w:rPr>
                    <w:t xml:space="preserve">Zayıf H0 lehine</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C9A">
                  <w:pPr>
                    <w:keepNext w:val="1"/>
                    <w:spacing w:after="60" w:before="0" w:lineRule="auto"/>
                    <w:rPr/>
                  </w:pPr>
                  <w:r w:rsidDel="00000000" w:rsidR="00000000" w:rsidRPr="00000000">
                    <w:rPr>
                      <w:rFonts w:ascii="Calibri" w:cs="Calibri" w:eastAsia="Calibri" w:hAnsi="Calibri"/>
                      <w:sz w:val="20"/>
                      <w:szCs w:val="20"/>
                      <w:rtl w:val="0"/>
                    </w:rPr>
                    <w:t xml:space="preserve">H3</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9F">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0">
                  <w:pPr>
                    <w:keepNext w:val="1"/>
                    <w:spacing w:after="60" w:before="0" w:lineRule="auto"/>
                    <w:rPr/>
                  </w:pPr>
                  <w:r w:rsidDel="00000000" w:rsidR="00000000" w:rsidRPr="00000000">
                    <w:rPr>
                      <w:rFonts w:ascii="Calibri" w:cs="Calibri" w:eastAsia="Calibri" w:hAnsi="Calibri"/>
                      <w:sz w:val="20"/>
                      <w:szCs w:val="20"/>
                      <w:rtl w:val="0"/>
                    </w:rPr>
                    <w:t xml:space="preserve">0,067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1">
                  <w:pPr>
                    <w:keepNext w:val="1"/>
                    <w:spacing w:after="60" w:before="0" w:lineRule="auto"/>
                    <w:rPr/>
                  </w:pPr>
                  <w:r w:rsidDel="00000000" w:rsidR="00000000" w:rsidRPr="00000000">
                    <w:rPr>
                      <w:rFonts w:ascii="Calibri" w:cs="Calibri" w:eastAsia="Calibri" w:hAnsi="Calibri"/>
                      <w:sz w:val="20"/>
                      <w:szCs w:val="20"/>
                      <w:rtl w:val="0"/>
                    </w:rPr>
                    <w:t xml:space="preserve">[-0,064, 0,200]</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2">
                  <w:pPr>
                    <w:keepNext w:val="1"/>
                    <w:spacing w:after="60" w:before="0" w:lineRule="auto"/>
                    <w:rPr/>
                  </w:pPr>
                  <w:r w:rsidDel="00000000" w:rsidR="00000000" w:rsidRPr="00000000">
                    <w:rPr>
                      <w:rFonts w:ascii="Calibri" w:cs="Calibri" w:eastAsia="Calibri" w:hAnsi="Calibri"/>
                      <w:sz w:val="20"/>
                      <w:szCs w:val="20"/>
                      <w:rtl w:val="0"/>
                    </w:rPr>
                    <w:t xml:space="preserve">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3">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A4">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5">
                  <w:pPr>
                    <w:keepNext w:val="1"/>
                    <w:spacing w:after="60" w:before="0" w:lineRule="auto"/>
                    <w:rPr/>
                  </w:pPr>
                  <w:r w:rsidDel="00000000" w:rsidR="00000000" w:rsidRPr="00000000">
                    <w:rPr>
                      <w:rFonts w:ascii="Calibri" w:cs="Calibri" w:eastAsia="Calibri" w:hAnsi="Calibri"/>
                      <w:sz w:val="20"/>
                      <w:szCs w:val="20"/>
                      <w:rtl w:val="0"/>
                    </w:rPr>
                    <w:t xml:space="preserve">0,067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6">
                  <w:pPr>
                    <w:keepNext w:val="1"/>
                    <w:spacing w:after="60" w:before="0" w:lineRule="auto"/>
                    <w:rPr/>
                  </w:pPr>
                  <w:r w:rsidDel="00000000" w:rsidR="00000000" w:rsidRPr="00000000">
                    <w:rPr>
                      <w:rFonts w:ascii="Calibri" w:cs="Calibri" w:eastAsia="Calibri" w:hAnsi="Calibri"/>
                      <w:sz w:val="20"/>
                      <w:szCs w:val="20"/>
                      <w:rtl w:val="0"/>
                    </w:rPr>
                    <w:t xml:space="preserve">[-0,108, 0,242]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7">
                  <w:pPr>
                    <w:keepNext w:val="1"/>
                    <w:spacing w:after="60" w:before="0" w:lineRule="auto"/>
                    <w:rPr/>
                  </w:pPr>
                  <w:r w:rsidDel="00000000" w:rsidR="00000000" w:rsidRPr="00000000">
                    <w:rPr>
                      <w:rFonts w:ascii="Calibri" w:cs="Calibri" w:eastAsia="Calibri" w:hAnsi="Calibri"/>
                      <w:sz w:val="20"/>
                      <w:szCs w:val="20"/>
                      <w:rtl w:val="0"/>
                    </w:rPr>
                    <w:t xml:space="preserve">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8">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A9">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A">
                  <w:pPr>
                    <w:keepNext w:val="1"/>
                    <w:spacing w:after="60" w:before="0" w:lineRule="auto"/>
                    <w:rPr/>
                  </w:pPr>
                  <w:r w:rsidDel="00000000" w:rsidR="00000000" w:rsidRPr="00000000">
                    <w:rPr>
                      <w:rFonts w:ascii="Calibri" w:cs="Calibri" w:eastAsia="Calibri" w:hAnsi="Calibri"/>
                      <w:sz w:val="20"/>
                      <w:szCs w:val="20"/>
                      <w:rtl w:val="0"/>
                    </w:rPr>
                    <w:t xml:space="preserve">-0,047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B">
                  <w:pPr>
                    <w:keepNext w:val="1"/>
                    <w:spacing w:after="60" w:before="0" w:lineRule="auto"/>
                    <w:rPr/>
                  </w:pPr>
                  <w:r w:rsidDel="00000000" w:rsidR="00000000" w:rsidRPr="00000000">
                    <w:rPr>
                      <w:rFonts w:ascii="Calibri" w:cs="Calibri" w:eastAsia="Calibri" w:hAnsi="Calibri"/>
                      <w:sz w:val="20"/>
                      <w:szCs w:val="20"/>
                      <w:rtl w:val="0"/>
                    </w:rPr>
                    <w:t xml:space="preserve">[-0,117, 0,024]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C">
                  <w:pPr>
                    <w:keepNext w:val="1"/>
                    <w:spacing w:after="60" w:before="0" w:lineRule="auto"/>
                    <w:rPr/>
                  </w:pPr>
                  <w:r w:rsidDel="00000000" w:rsidR="00000000" w:rsidRPr="00000000">
                    <w:rPr>
                      <w:rFonts w:ascii="Calibri" w:cs="Calibri" w:eastAsia="Calibri" w:hAnsi="Calibri"/>
                      <w:sz w:val="20"/>
                      <w:szCs w:val="20"/>
                      <w:rtl w:val="0"/>
                    </w:rPr>
                    <w:t xml:space="preserve">0,17</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D">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AE">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AF">
                  <w:pPr>
                    <w:keepNext w:val="1"/>
                    <w:spacing w:after="60" w:before="0" w:lineRule="auto"/>
                    <w:rPr/>
                  </w:pPr>
                  <w:r w:rsidDel="00000000" w:rsidR="00000000" w:rsidRPr="00000000">
                    <w:rPr>
                      <w:rFonts w:ascii="Calibri" w:cs="Calibri" w:eastAsia="Calibri" w:hAnsi="Calibri"/>
                      <w:sz w:val="20"/>
                      <w:szCs w:val="20"/>
                      <w:rtl w:val="0"/>
                    </w:rPr>
                    <w:t xml:space="preserve">0,062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0">
                  <w:pPr>
                    <w:keepNext w:val="1"/>
                    <w:spacing w:after="60" w:before="0" w:lineRule="auto"/>
                    <w:rPr/>
                  </w:pPr>
                  <w:r w:rsidDel="00000000" w:rsidR="00000000" w:rsidRPr="00000000">
                    <w:rPr>
                      <w:rFonts w:ascii="Calibri" w:cs="Calibri" w:eastAsia="Calibri" w:hAnsi="Calibri"/>
                      <w:sz w:val="20"/>
                      <w:szCs w:val="20"/>
                      <w:rtl w:val="0"/>
                    </w:rPr>
                    <w:t xml:space="preserve">[-0,077, 0,201]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1">
                  <w:pPr>
                    <w:keepNext w:val="1"/>
                    <w:spacing w:after="60" w:before="0" w:lineRule="auto"/>
                    <w:rPr/>
                  </w:pPr>
                  <w:r w:rsidDel="00000000" w:rsidR="00000000" w:rsidRPr="00000000">
                    <w:rPr>
                      <w:rFonts w:ascii="Calibri" w:cs="Calibri" w:eastAsia="Calibri" w:hAnsi="Calibri"/>
                      <w:sz w:val="20"/>
                      <w:szCs w:val="20"/>
                      <w:rtl w:val="0"/>
                    </w:rPr>
                    <w:t xml:space="preserve">0,21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2">
                  <w:pPr>
                    <w:keepNext w:val="1"/>
                    <w:spacing w:after="60" w:before="0" w:lineRule="auto"/>
                    <w:rPr/>
                  </w:pPr>
                  <w:r w:rsidDel="00000000" w:rsidR="00000000" w:rsidRPr="00000000">
                    <w:rPr>
                      <w:rFonts w:ascii="Calibri" w:cs="Calibri" w:eastAsia="Calibri" w:hAnsi="Calibri"/>
                      <w:sz w:val="20"/>
                      <w:szCs w:val="20"/>
                      <w:rtl w:val="0"/>
                    </w:rPr>
                    <w:t xml:space="preserve">Orta H0 lehine</w:t>
                  </w:r>
                  <w:r w:rsidDel="00000000" w:rsidR="00000000" w:rsidRPr="00000000">
                    <w:rPr>
                      <w:rtl w:val="0"/>
                    </w:rPr>
                  </w:r>
                </w:p>
              </w:tc>
            </w:tr>
            <w:tr>
              <w:trPr>
                <w:cantSplit w:val="1"/>
                <w:tblHeader w:val="0"/>
              </w:trPr>
              <w:tc>
                <w:tcPr>
                  <w:gridSpan w:val="5"/>
                  <w:tcBorders>
                    <w:top w:color="d3d3d3" w:space="0" w:sz="16" w:val="single"/>
                    <w:bottom w:color="d3d3d3" w:space="0" w:sz="16" w:val="single"/>
                  </w:tcBorders>
                  <w:tcMar>
                    <w:top w:w="25.0" w:type="dxa"/>
                  </w:tcMar>
                </w:tcPr>
                <w:p w:rsidR="00000000" w:rsidDel="00000000" w:rsidP="00000000" w:rsidRDefault="00000000" w:rsidRPr="00000000" w14:paraId="00000CB3">
                  <w:pPr>
                    <w:keepNext w:val="1"/>
                    <w:spacing w:after="60" w:before="0" w:lineRule="auto"/>
                    <w:rPr/>
                  </w:pPr>
                  <w:r w:rsidDel="00000000" w:rsidR="00000000" w:rsidRPr="00000000">
                    <w:rPr>
                      <w:rFonts w:ascii="Calibri" w:cs="Calibri" w:eastAsia="Calibri" w:hAnsi="Calibri"/>
                      <w:sz w:val="20"/>
                      <w:szCs w:val="20"/>
                      <w:rtl w:val="0"/>
                    </w:rPr>
                    <w:t xml:space="preserve">Model uyum tanısı (LOO/WAIC)</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B8">
                  <w:pPr>
                    <w:keepNext w:val="1"/>
                    <w:spacing w:after="60" w:before="0" w:lineRule="auto"/>
                    <w:rPr/>
                  </w:pPr>
                  <w:r w:rsidDel="00000000" w:rsidR="00000000" w:rsidRPr="00000000">
                    <w:rPr>
                      <w:rFonts w:ascii="Calibri" w:cs="Calibri" w:eastAsia="Calibri" w:hAnsi="Calibri"/>
                      <w:sz w:val="20"/>
                      <w:szCs w:val="20"/>
                      <w:rtl w:val="0"/>
                    </w:rPr>
                    <w:t xml:space="preserve">EMBU-P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A">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B">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C">
                  <w:pPr>
                    <w:keepNext w:val="1"/>
                    <w:spacing w:after="60" w:before="0" w:lineRule="auto"/>
                    <w:rPr/>
                  </w:pPr>
                  <w:r w:rsidDel="00000000" w:rsidR="00000000" w:rsidRPr="00000000">
                    <w:rPr>
                      <w:rFonts w:ascii="Calibri" w:cs="Calibri" w:eastAsia="Calibri" w:hAnsi="Calibri"/>
                      <w:sz w:val="20"/>
                      <w:szCs w:val="20"/>
                      <w:rtl w:val="0"/>
                    </w:rPr>
                    <w:t xml:space="preserve">LOO=-187,6; WAIC=375,1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BD">
                  <w:pPr>
                    <w:keepNext w:val="1"/>
                    <w:spacing w:after="60" w:before="0" w:lineRule="auto"/>
                    <w:rPr/>
                  </w:pPr>
                  <w:r w:rsidDel="00000000" w:rsidR="00000000" w:rsidRPr="00000000">
                    <w:rPr>
                      <w:rFonts w:ascii="Calibri" w:cs="Calibri" w:eastAsia="Calibri" w:hAnsi="Calibri"/>
                      <w:sz w:val="20"/>
                      <w:szCs w:val="20"/>
                      <w:rtl w:val="0"/>
                    </w:rPr>
                    <w:t xml:space="preserve">EMBU-P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BF">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0">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1">
                  <w:pPr>
                    <w:keepNext w:val="1"/>
                    <w:spacing w:after="60" w:before="0" w:lineRule="auto"/>
                    <w:rPr/>
                  </w:pPr>
                  <w:r w:rsidDel="00000000" w:rsidR="00000000" w:rsidRPr="00000000">
                    <w:rPr>
                      <w:rFonts w:ascii="Calibri" w:cs="Calibri" w:eastAsia="Calibri" w:hAnsi="Calibri"/>
                      <w:sz w:val="20"/>
                      <w:szCs w:val="20"/>
                      <w:rtl w:val="0"/>
                    </w:rPr>
                    <w:t xml:space="preserve">LOO=-262,3; WAIC=524,5</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C2">
                  <w:pPr>
                    <w:keepNext w:val="1"/>
                    <w:spacing w:after="60" w:before="0" w:lineRule="auto"/>
                    <w:rPr/>
                  </w:pPr>
                  <w:r w:rsidDel="00000000" w:rsidR="00000000" w:rsidRPr="00000000">
                    <w:rPr>
                      <w:rFonts w:ascii="Calibri" w:cs="Calibri" w:eastAsia="Calibri" w:hAnsi="Calibri"/>
                      <w:sz w:val="20"/>
                      <w:szCs w:val="20"/>
                      <w:rtl w:val="0"/>
                    </w:rPr>
                    <w:t xml:space="preserve">EMBU-P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3">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4">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5">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6">
                  <w:pPr>
                    <w:keepNext w:val="1"/>
                    <w:spacing w:after="60" w:before="0" w:lineRule="auto"/>
                    <w:rPr/>
                  </w:pPr>
                  <w:r w:rsidDel="00000000" w:rsidR="00000000" w:rsidRPr="00000000">
                    <w:rPr>
                      <w:rFonts w:ascii="Calibri" w:cs="Calibri" w:eastAsia="Calibri" w:hAnsi="Calibri"/>
                      <w:sz w:val="20"/>
                      <w:szCs w:val="20"/>
                      <w:rtl w:val="0"/>
                    </w:rPr>
                    <w:t xml:space="preserve">LOO=-35,7; WAIC=71,2</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C7">
                  <w:pPr>
                    <w:keepNext w:val="1"/>
                    <w:spacing w:after="60" w:before="0" w:lineRule="auto"/>
                    <w:rPr/>
                  </w:pPr>
                  <w:r w:rsidDel="00000000" w:rsidR="00000000" w:rsidRPr="00000000">
                    <w:rPr>
                      <w:rFonts w:ascii="Calibri" w:cs="Calibri" w:eastAsia="Calibri" w:hAnsi="Calibri"/>
                      <w:sz w:val="20"/>
                      <w:szCs w:val="20"/>
                      <w:rtl w:val="0"/>
                    </w:rPr>
                    <w:t xml:space="preserve">EMBU-P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8">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9">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A">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B">
                  <w:pPr>
                    <w:keepNext w:val="1"/>
                    <w:spacing w:after="60" w:before="0" w:lineRule="auto"/>
                    <w:rPr/>
                  </w:pPr>
                  <w:r w:rsidDel="00000000" w:rsidR="00000000" w:rsidRPr="00000000">
                    <w:rPr>
                      <w:rFonts w:ascii="Calibri" w:cs="Calibri" w:eastAsia="Calibri" w:hAnsi="Calibri"/>
                      <w:sz w:val="20"/>
                      <w:szCs w:val="20"/>
                      <w:rtl w:val="0"/>
                    </w:rPr>
                    <w:t xml:space="preserve">LOO=-198,1; WAIC=396,1</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CC">
                  <w:pPr>
                    <w:keepNext w:val="1"/>
                    <w:spacing w:after="60" w:before="0" w:lineRule="auto"/>
                    <w:rPr/>
                  </w:pPr>
                  <w:r w:rsidDel="00000000" w:rsidR="00000000" w:rsidRPr="00000000">
                    <w:rPr>
                      <w:rFonts w:ascii="Calibri" w:cs="Calibri" w:eastAsia="Calibri" w:hAnsi="Calibri"/>
                      <w:sz w:val="20"/>
                      <w:szCs w:val="20"/>
                      <w:rtl w:val="0"/>
                    </w:rPr>
                    <w:t xml:space="preserve">EMBU-C Sıcaklık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D">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E">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CF">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0">
                  <w:pPr>
                    <w:keepNext w:val="1"/>
                    <w:spacing w:after="60" w:before="0" w:lineRule="auto"/>
                    <w:rPr/>
                  </w:pPr>
                  <w:r w:rsidDel="00000000" w:rsidR="00000000" w:rsidRPr="00000000">
                    <w:rPr>
                      <w:rFonts w:ascii="Calibri" w:cs="Calibri" w:eastAsia="Calibri" w:hAnsi="Calibri"/>
                      <w:sz w:val="20"/>
                      <w:szCs w:val="20"/>
                      <w:rtl w:val="0"/>
                    </w:rPr>
                    <w:t xml:space="preserve">LOO=-392,3; WAIC=773,6</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D1">
                  <w:pPr>
                    <w:keepNext w:val="1"/>
                    <w:spacing w:after="60" w:before="0" w:lineRule="auto"/>
                    <w:rPr/>
                  </w:pPr>
                  <w:r w:rsidDel="00000000" w:rsidR="00000000" w:rsidRPr="00000000">
                    <w:rPr>
                      <w:rFonts w:ascii="Calibri" w:cs="Calibri" w:eastAsia="Calibri" w:hAnsi="Calibri"/>
                      <w:sz w:val="20"/>
                      <w:szCs w:val="20"/>
                      <w:rtl w:val="0"/>
                    </w:rPr>
                    <w:t xml:space="preserve">EMBU-C Aşırı koruma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2">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3">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4">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5">
                  <w:pPr>
                    <w:keepNext w:val="1"/>
                    <w:spacing w:after="60" w:before="0" w:lineRule="auto"/>
                    <w:rPr/>
                  </w:pPr>
                  <w:r w:rsidDel="00000000" w:rsidR="00000000" w:rsidRPr="00000000">
                    <w:rPr>
                      <w:rFonts w:ascii="Calibri" w:cs="Calibri" w:eastAsia="Calibri" w:hAnsi="Calibri"/>
                      <w:sz w:val="20"/>
                      <w:szCs w:val="20"/>
                      <w:rtl w:val="0"/>
                    </w:rPr>
                    <w:t xml:space="preserve">LOO=-430,5; WAIC=856,8</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D6">
                  <w:pPr>
                    <w:keepNext w:val="1"/>
                    <w:spacing w:after="60" w:before="0" w:lineRule="auto"/>
                    <w:rPr/>
                  </w:pPr>
                  <w:r w:rsidDel="00000000" w:rsidR="00000000" w:rsidRPr="00000000">
                    <w:rPr>
                      <w:rFonts w:ascii="Calibri" w:cs="Calibri" w:eastAsia="Calibri" w:hAnsi="Calibri"/>
                      <w:sz w:val="20"/>
                      <w:szCs w:val="20"/>
                      <w:rtl w:val="0"/>
                    </w:rPr>
                    <w:t xml:space="preserve">EMBU-C Reddetme</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7">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8">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9">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A">
                  <w:pPr>
                    <w:keepNext w:val="1"/>
                    <w:spacing w:after="60" w:before="0" w:lineRule="auto"/>
                    <w:rPr/>
                  </w:pPr>
                  <w:r w:rsidDel="00000000" w:rsidR="00000000" w:rsidRPr="00000000">
                    <w:rPr>
                      <w:rFonts w:ascii="Calibri" w:cs="Calibri" w:eastAsia="Calibri" w:hAnsi="Calibri"/>
                      <w:sz w:val="20"/>
                      <w:szCs w:val="20"/>
                      <w:rtl w:val="0"/>
                    </w:rPr>
                    <w:t xml:space="preserve">LOO=-239,7; WAIC=476,0</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CDB">
                  <w:pPr>
                    <w:keepNext w:val="1"/>
                    <w:spacing w:after="60" w:before="0" w:lineRule="auto"/>
                    <w:rPr/>
                  </w:pPr>
                  <w:r w:rsidDel="00000000" w:rsidR="00000000" w:rsidRPr="00000000">
                    <w:rPr>
                      <w:rFonts w:ascii="Calibri" w:cs="Calibri" w:eastAsia="Calibri" w:hAnsi="Calibri"/>
                      <w:sz w:val="20"/>
                      <w:szCs w:val="20"/>
                      <w:rtl w:val="0"/>
                    </w:rPr>
                    <w:t xml:space="preserve">EMBU-C Karşılaştırma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C">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D">
                  <w:pPr>
                    <w:keepNext w:val="1"/>
                    <w:spacing w:after="60" w:before="0" w:lineRule="auto"/>
                    <w:rPr/>
                  </w:pP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E">
                  <w:pPr>
                    <w:keepNext w:val="1"/>
                    <w:spacing w:after="60" w:before="0" w:lineRule="auto"/>
                    <w:rPr/>
                  </w:pPr>
                  <w:r w:rsidDel="00000000" w:rsidR="00000000" w:rsidRPr="00000000">
                    <w:rPr>
                      <w:rFonts w:ascii="Calibri" w:cs="Calibri" w:eastAsia="Calibri" w:hAnsi="Calibri"/>
                      <w:sz w:val="20"/>
                      <w:szCs w:val="20"/>
                      <w:rtl w:val="0"/>
                    </w:rPr>
                    <w:t xml:space="preserve">NA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CDF">
                  <w:pPr>
                    <w:keepNext w:val="1"/>
                    <w:spacing w:after="60" w:before="0" w:lineRule="auto"/>
                    <w:rPr/>
                  </w:pPr>
                  <w:r w:rsidDel="00000000" w:rsidR="00000000" w:rsidRPr="00000000">
                    <w:rPr>
                      <w:rFonts w:ascii="Calibri" w:cs="Calibri" w:eastAsia="Calibri" w:hAnsi="Calibri"/>
                      <w:sz w:val="20"/>
                      <w:szCs w:val="20"/>
                      <w:rtl w:val="0"/>
                    </w:rPr>
                    <w:t xml:space="preserve">LOO=-499,1; WAIC=993,4</w:t>
                  </w:r>
                  <w:r w:rsidDel="00000000" w:rsidR="00000000" w:rsidRPr="00000000">
                    <w:rPr>
                      <w:rtl w:val="0"/>
                    </w:rPr>
                  </w:r>
                </w:p>
              </w:tc>
            </w:tr>
          </w:tbl>
          <w:p w:rsidR="00000000" w:rsidDel="00000000" w:rsidP="00000000" w:rsidRDefault="00000000" w:rsidRPr="00000000" w14:paraId="00000C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bookmarkStart w:colFirst="0" w:colLast="0" w:name="valukbb6oi7g" w:id="163"/>
    <w:bookmarkEnd w:id="163"/>
    <w:p w:rsidR="00000000" w:rsidDel="00000000" w:rsidP="00000000" w:rsidRDefault="00000000" w:rsidRPr="00000000" w14:paraId="00000CE1">
      <w:pPr>
        <w:pStyle w:val="Heading2"/>
        <w:rPr/>
      </w:pPr>
      <w:r w:rsidDel="00000000" w:rsidR="00000000" w:rsidRPr="00000000">
        <w:rPr>
          <w:rtl w:val="0"/>
        </w:rPr>
        <w:t xml:space="preserve">4.6 Niteliksel Kol Bulguları</w:t>
      </w:r>
    </w:p>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bulgular nicel sonuçları doğrulamak için değil; anne, T1DM tanılı çocuk ve sağlıklı kardeşin aynı aile deneyimini hangi farklı sorumluluk, risk ve adalet çerçeveleriyle anlamlandırdığını ve ölçeklerin yakalayamadığı deneyim katmanlarını bağlamsallaştırmak için sunulmaktadır. Çalışmanın multi-informant triadik tasarımı — aynı aile bağlamından üç farklı bilgi vericinin bireysel görüşmeyle elde edilen sesi — hem aile-içi perspektif yakınsamasını hem de üyeye özgü anlam ayrışmasını bir arada görünür kılmaktadır. Alıntı kanıtı, araştırmacı-içi izlenebilirliği sağlayan kimliksizleştirilmiş </w:t>
      </w:r>
      <w:commentRangeStart w:id="31"/>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quote_id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commentRangeEnd w:id="31"/>
      <w:r w:rsidDel="00000000" w:rsidR="00000000" w:rsidRPr="00000000">
        <w:commentReference w:id="31"/>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ankrajlarıyla gösterilmiş; ham görüşme metni KVKK uyumu çerçevesinde kamuya açık verbatim formatta raporlanmamıştır. Tema–veri bağının okuyucu tarafından bağımsız biçimde denetlenmesi bu nedenle sınırlı kalmakta; niteliksel bulgular mahremiyet gereği alıntı-görünürlüğü kısıtlanmış, araştırmacı-içi denetim izine dayalı tamamlayıcı bir kanıt katmanı olarak okunmalıdır. Bu sınırlılık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w:t>
      </w:r>
      <w:r w:rsidDel="00000000" w:rsidR="00000000" w:rsidRPr="00000000">
        <w:rPr>
          <w:i w:val="1"/>
          <w:iCs w:val="1"/>
          <w:rtl w:val="0"/>
        </w:rPr>
        <w:t xml:space="preserve">za</w:t>
      </w:r>
      <w:r w:rsidDel="00000000" w:rsidR="00000000" w:rsidRPr="00000000">
        <w:rPr>
          <w:rFonts w:ascii="Times New Roman" w:cs="Times New Roman" w:eastAsia="Times New Roman" w:hAnsi="Times New Roman"/>
          <w:b w:val="0"/>
          <w:bCs w:val="0"/>
          <w:i w:val="1"/>
          <w:iCs w:val="1"/>
          <w:smallCaps w:val="0"/>
          <w:strike w:val="0"/>
          <w:color w:val="000000"/>
          <w:sz w:val="24"/>
          <w:szCs w:val="24"/>
          <w:u w:val="single"/>
          <w:shd w:fill="auto" w:val="clear"/>
          <w:vertAlign w:val="baseline"/>
          <w:rtl w:val="0"/>
          <w:rPrChange w:author="Özlem Murzoğlu" w:id="52" w:date="2026-07-30T11:59:01Z">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rPrChange>
        </w:rPr>
        <w:t xml:space="preserve">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Change w:author="Özlem Murzoğlu" w:id="52" w:date="2026-07-30T11:59:01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bölümü ve COREQ ekinde yöntemsel bir kısıt olarak sürdürülmektedi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p>
    <w:bookmarkStart w:colFirst="0" w:colLast="0" w:name="hdby0yl1tay3" w:id="164"/>
    <w:bookmarkEnd w:id="164"/>
    <w:p w:rsidR="00000000" w:rsidDel="00000000" w:rsidP="00000000" w:rsidRDefault="00000000" w:rsidRPr="00000000" w14:paraId="00000CE3">
      <w:pPr>
        <w:pStyle w:val="Heading3"/>
        <w:rPr/>
      </w:pPr>
      <w:r w:rsidDel="00000000" w:rsidR="00000000" w:rsidRPr="00000000">
        <w:rPr>
          <w:rtl w:val="0"/>
        </w:rPr>
        <w:t xml:space="preserve">4.6.1 Niteliksel Örneklem ve Analitik Çerçeve</w:t>
      </w:r>
    </w:p>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kol, Tip 1 diyabet tanılı çocuk, sağlıklı kardeş ve anneden oluşan yedi aile triadıyla yürütülen 21 bireysel yarı yapılandırılmış görüşmeye dayanmaktadır (7 anne + 7 T1DM tanılı çocuk + 7 sağlıklı kardeş; katılımcı künye tablosu için bkz.</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9900" w:val="clear"/>
          <w:vertAlign w:val="baseline"/>
          <w:rtl w:val="0"/>
          <w:rPrChange w:author="Özlem Murzoğlu" w:id="53" w:date="2026-07-30T12:00:4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ff9900" w:val="clear"/>
          <w:vertAlign w:val="baseline"/>
          <w:rtl w:val="0"/>
          <w:rPrChange w:author="Özlem Murzoğlu" w:id="53" w:date="2026-07-30T12:00:40Z">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rPrChange>
        </w:rPr>
        <w:t xml:space="preserve">?@sec-nitel-kunye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ff9900" w:val="clear"/>
          <w:vertAlign w:val="baseline"/>
          <w:rtl w:val="0"/>
          <w:rPrChange w:author="Özlem Murzoğlu" w:id="53" w:date="2026-07-30T12:00:40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Örneklem büyüklüğü, refleksif tematik analiz epistemolojisiyle uyumlu biçimde, sayısal doygunluk eşiği yerine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bilgi gücü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information power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Malterud, Siersma ve Guassora, 2016) çerçevesinde gerekçelendirilmiştir. Çalışmanın amaç darlığı, örneklem özgüllüğü, multi-informant kuramsal çerçevesi, klinisyen- araştırmacının ürettiği yoğun diyalog ve iki katmanlı analitik strateji birlikte değerlendirildiğinde beş boyutun dördünde yüksek bilgi gücü profili belirlenmiş; küçük ama bilgi-yoğun bu örneklemin araştırma sorularını ele almak için yeterli kapasiteye sahip olduğu sonucuna varılmıştır. Bu konumlanma, Braun ve Clarke’ın (2021) refleksif tematik analizde doygunluk kavramına yönelik epistemolojik eleştiriyle de uyumludur: “veri doygunluğu” terimi kodu keşfedilecek nesneye indirgeyen post-pozitivist bir varsayım taşımakta ve RTA’nın yorumlayıcı duruşuyla çelişmektedir.</w:t>
      </w:r>
    </w:p>
    <w:p w:rsidR="00000000" w:rsidDel="00000000" w:rsidP="00000000" w:rsidRDefault="00000000" w:rsidRPr="00000000" w14:paraId="00000CE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Analitik çerçeve, Braun ve Clarke’ın (2022) refleksif tematik analiz yaklaşımıyla, hem aile-içi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within-case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her ailede üç perspektifin örtüşme ve ayrışmasının haritalanması) hem de aileler-arası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temaların farklı aile bağlamlarında nasıl biçimlendiğinin karşılaştırılması) iki katmanlı triadik okuma stratejisiyle yürütülmüştür. </w:t>
      </w:r>
      <w:r w:rsidDel="00000000" w:rsidR="00000000" w:rsidRPr="00000000">
        <w:rPr>
          <w:rtl w:val="0"/>
        </w:rPr>
        <w:t xml:space="preserve">Bu metodolojik duruşa uygun olarak; temalar, verideki matematiksel sıklıklarına (frekanslarına) göre oluşan veri yığınları olarak değil, araştırma sorularına yanıt üreten ve veriyi belirli bir anlam özü etrafında birleştiren </w:t>
      </w:r>
      <w:r w:rsidDel="00000000" w:rsidR="00000000" w:rsidRPr="00000000">
        <w:rPr>
          <w:b w:val="1"/>
          <w:bCs w:val="1"/>
          <w:rtl w:val="0"/>
        </w:rPr>
        <w:t xml:space="preserve">'merkezi düzenleyici kavramlar'</w:t>
      </w:r>
      <w:r w:rsidDel="00000000" w:rsidR="00000000" w:rsidRPr="00000000">
        <w:rPr>
          <w:rtl w:val="0"/>
        </w:rPr>
        <w:t xml:space="preserve"> (central organizing concepts) olarak kurgulanmıştır. Çözümleme sürecinde ortaya çıkan </w:t>
      </w:r>
      <w:r w:rsidDel="00000000" w:rsidR="00000000" w:rsidRPr="00000000">
        <w:rPr>
          <w:b w:val="1"/>
          <w:bCs w:val="1"/>
          <w:rtl w:val="0"/>
        </w:rPr>
        <w:t xml:space="preserve">kod yoğunluğu</w:t>
      </w:r>
      <w:r w:rsidDel="00000000" w:rsidR="00000000" w:rsidRPr="00000000">
        <w:rPr>
          <w:rtl w:val="0"/>
        </w:rPr>
        <w:t xml:space="preserve"> (bir kavramın metin içinde kaç kez tekrar ettiği), temaların önemini veya önceliğini belirleyen nicel bir ölçüt olarak değerlendirilmemiştir. Bir temanın gücü, istatistiksel tekrar sayısıyla değil; katılımcı deneyimlerinin doğasını ve derinliğini açıklayabilme kapasitesiyle ölçülmüştür. Metinlerin satır satır ve yoğun bir biçimde kodlanmasındaki temel amaç temanın önceliğini kanıtlamak değil; veri analizi sürecinin şeffaflığını, izlenebilirliğini ve metodolojik titizliğini yansıtan sağlam bir </w:t>
      </w:r>
      <w:r w:rsidDel="00000000" w:rsidR="00000000" w:rsidRPr="00000000">
        <w:rPr>
          <w:b w:val="1"/>
          <w:bCs w:val="1"/>
          <w:rtl w:val="0"/>
        </w:rPr>
        <w:t xml:space="preserve">'analitik denetim izi' (audit trail)</w:t>
      </w:r>
      <w:r w:rsidDel="00000000" w:rsidR="00000000" w:rsidRPr="00000000">
        <w:rPr>
          <w:rtl w:val="0"/>
        </w:rPr>
        <w:t xml:space="preserve"> oluşturmaktır."</w:t>
      </w:r>
    </w:p>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Analitik altyapı 5 kategori altında yapılandırılmış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24 kod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8 triadik eksen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üzerine kuruludur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hastalık algısı, kısıt, günlük-sosyal, ergenlik, kaybetme korkusu, kardeş yaşantısı, annelik dönüşümü, ihtiyaçlar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Üyeler arasındaki anlam ayrışması bir metodolojik sorun olarak değil, birincil bulgu kaynağı olarak okunmaktadır: aynı ebeveyn davranışının anne, hasta çocuk ve sağlıklı kardeş tarafından farklı anlam çerçevelerine oturtulması bu çalışmanın temel analitik katkısını oluşturmaktadır.</w:t>
      </w:r>
    </w:p>
    <w:p w:rsidR="00000000" w:rsidDel="00000000" w:rsidP="00000000" w:rsidRDefault="00000000" w:rsidRPr="00000000" w14:paraId="00000CE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Tema mimarisi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dört makro temadan ve on yedi alt-temadan meydana gelmektedir: T1 Sağlıklı Kardeşin Görünmeyen Yükü (3 alt-tema), T2 Anneliğin Tıbbi Bakıcıya Kayması (6 alt-tema), T3 Hastalığın İçinden: T1DM’li Çocuğun Yaşam Deneyimi (4 alt-tema) ve T4 Aynı Evde Üç Farklı Deneyim: Triadik Karşılaştırmalı Okuma (4 alt-tema). Tez sunumunda bu dört makro tema ayrı ayrı raporlanmaktadır. Aynı 24 kodlu codebook tabanı, dergiye yönelik altı temalı alternatif bir yapılandırmayı da desteklemektedir (karma yöntem entegrasyonu ve dergi uyarlaması için bkz.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tl w:val="0"/>
        </w:rPr>
        <w:t xml:space="preserve">Çalışmamızda 'ergenlik' ve 'ihtiyaçlar' boyutları tüm örnekleme yayılan baskın temalar olmamasına rağmen (8/21), analiz sürecinin dışında bırakılmamıştır. Bu durum, verilerin homojen bir hikayeye zorlanmadığını gösteren bir </w:t>
      </w:r>
      <w:r w:rsidDel="00000000" w:rsidR="00000000" w:rsidRPr="00000000">
        <w:rPr>
          <w:b w:val="1"/>
          <w:bCs w:val="1"/>
          <w:rtl w:val="0"/>
        </w:rPr>
        <w:t xml:space="preserve">negatif vaka analizi</w:t>
      </w:r>
      <w:r w:rsidDel="00000000" w:rsidR="00000000" w:rsidRPr="00000000">
        <w:rPr>
          <w:rtl w:val="0"/>
        </w:rPr>
        <w:t xml:space="preserve"> olarak değerlendirilmiş ve COREQ kılavuzunun 31. maddesine uygun biçimde,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ince örüntüler (COREQ M31 negatif vaka işareti) olarak raporlanmaktadır.</w:t>
      </w:r>
    </w:p>
    <w:bookmarkStart w:colFirst="0" w:colLast="0" w:name="mz025fikbrtv" w:id="165"/>
    <w:bookmarkEnd w:id="165"/>
    <w:p w:rsidR="00000000" w:rsidDel="00000000" w:rsidP="00000000" w:rsidRDefault="00000000" w:rsidRPr="00000000" w14:paraId="00000CE8">
      <w:pPr>
        <w:pStyle w:val="Heading3"/>
        <w:rPr/>
      </w:pPr>
      <w:r w:rsidDel="00000000" w:rsidR="00000000" w:rsidRPr="00000000">
        <w:rPr>
          <w:rtl w:val="0"/>
        </w:rPr>
        <w:t xml:space="preserve">4.6.2 Tema 1 — Sağlıklı Kardeşin Görünmeyen Yükü</w:t>
      </w:r>
    </w:p>
    <w:p w:rsidR="00000000" w:rsidDel="00000000" w:rsidP="00000000" w:rsidRDefault="00000000" w:rsidRPr="00000000" w14:paraId="00000C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 T1DM tanısının doğrudan biyomedikal öznesi olmasa da aile rutinlerindeki yeniden yapılanmayı ve ebeveyn ilgisinin hasta çocuk ekseninde yeniden dağılmasını gündelik yaşamında taşımaktadır. Deneyim, açık şikâyetten çok gönüllü vazgeçme, erken sorumluluk üstlenme ve adalet gerilimini örtük taşıma biçiminde görünmektedir. Yedi aile triadında tutarlı biçimde izlenen bu örüntü, hastalığın aile sistemine yayılan ve sağlıklı kardeşi de dönüştüren dolaylı etkisini ortaya koymaktadır.</w:t>
      </w:r>
    </w:p>
    <w:bookmarkStart w:colFirst="0" w:colLast="0" w:name="ixin4bxfso10" w:id="166"/>
    <w:bookmarkEnd w:id="166"/>
    <w:p w:rsidR="00000000" w:rsidDel="00000000" w:rsidP="00000000" w:rsidRDefault="00000000" w:rsidRPr="00000000" w14:paraId="00000CEA">
      <w:pPr>
        <w:pStyle w:val="Heading4"/>
        <w:rPr/>
      </w:pPr>
      <w:r w:rsidDel="00000000" w:rsidR="00000000" w:rsidRPr="00000000">
        <w:rPr>
          <w:rtl w:val="0"/>
        </w:rPr>
        <w:t xml:space="preserve">4.6.2.1 Alt-tema 1.1 — Gönüllü Mahrumiyet ve Vekâleten Üzüntü</w:t>
      </w:r>
    </w:p>
    <w:p w:rsidR="00000000" w:rsidDel="00000000" w:rsidP="00000000" w:rsidRDefault="00000000" w:rsidRPr="00000000" w14:paraId="00000C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kardeşler diyabete özgü beslenme kısıtlamalarını zamanla yalnızca hastaya ait bir kural olarak değil, içselleştirdikleri aile-geneli bir düzen olarak deneyimlemektedir. Yemek seçimleri, alışveriş içerikleri ve atıştırmalıklar hasta kardeşin rejimi ekseninde biçimlenmekte; sağlıklı kardeş bu kısıtlamayı çoğu zaman dayatma olarak değil empatiyle benimsenen gönüllü bir mahrumiyet olarak tanımlamaktadır. Kısıtlamanın görünür maliyeti taşınmakta, ancak şikâyet olarak dile gelmemektedir:</w:t>
      </w:r>
    </w:p>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 sevdiği bir şeyler yiyince, ablam canı baya çekse de yiyemiyor… kötü hissediyorum.» (Aile 11, sağlıklı kardeş, 9 yaş)</w:t>
      </w:r>
    </w:p>
    <w:p w:rsidR="00000000" w:rsidDel="00000000" w:rsidP="00000000" w:rsidRDefault="00000000" w:rsidRPr="00000000" w14:paraId="00000C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 de bir şeyler yemek istediğimde ben de yiyemiyorum, ablama dokunur diye. […] Ben de onları yemediğim için, ben de sağlıklı şeyler yemiş oluyorum.» (Aile 19, sağlıklı kardeş, 10 yaş)</w:t>
      </w:r>
    </w:p>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«Küçükken evde benim çok tatlı yememe izin vermiyorlardı, abim görmesin diye. […] İstediğimde istediğimi yememe izin vermiyorlar.» (Aile 202, sağlıklı kardeş, 12 yaş)</w:t>
      </w:r>
    </w:p>
    <w:p w:rsidR="00000000" w:rsidDel="00000000" w:rsidP="00000000" w:rsidRDefault="00000000" w:rsidRPr="00000000" w14:paraId="00000C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örüntüde dikkat çekici olan, kardeşin mahrumiyet yaşadığı gerçeğini ikincil konumlandırması ve “sağlıklı yemiş oluyorum” gibi yeniden çerçeveleme stratejileriyle kendi yükünü görünmez kılmasıdır. Vekâleten üzüntü boyutunda ise kardeş, hasta kardeşin arzuladığı ama yiyemediği şeylere sahip olmaktan kötü hissetmektedir; yük deneyimin kendisinde değil “o yiyemiyorken benim hislerimde” barınmaktadır.</w:t>
      </w:r>
    </w:p>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Triadik within-case okuma — Aile 19: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aile bağlamında üç bilgi vericinin sesleri arasındaki anlam ayrışması belirgindir. Anne, küçük çocuğunun ablasına uyum sağladığını ve bu uyumun çocuğun kendi deneyimini arka plana ittiğini gözlemci konumundan aktarmaktadır:</w:t>
      </w:r>
    </w:p>
    <w:p w:rsidR="00000000" w:rsidDel="00000000" w:rsidP="00000000" w:rsidRDefault="00000000" w:rsidRPr="00000000" w14:paraId="00000C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«Genelde küçük çocuğum, ablasına uyuyor […] ona göre yemiyor içmiyor, ona göre yaşıyor. O tamamen arka planda kaldı.» (Aile 19, anne, 36 yaş)</w:t>
      </w:r>
    </w:p>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T1DM’li çocuk ise kısıtlamanın kardeş üzerindeki etkisini fark etmekte, ancak kardeşin sessizliğini bir tür kabul olarak deneyimlemektedir:</w:t>
      </w:r>
    </w:p>
    <w:p w:rsidR="00000000" w:rsidDel="00000000" w:rsidP="00000000" w:rsidRDefault="00000000" w:rsidRPr="00000000" w14:paraId="00000C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«Kardeşimle markete alışverişe gittiğimizde eve çikolata, gofret, aburcubur almak istiyor, annem benden dolayı alamayacağını söylüyor. O da üzülüyor ama benim durumumdan dolayı bir şey demiyor.» (Aile 19, T1DM’li çocuk, 14 yaş)</w:t>
      </w:r>
    </w:p>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okumada şu anlam asimetrisi öne çıkmaktadır: anne “arka planda kalmayı” sistematik bir geri çekilme olarak tanımlamakta; T1DM’li çocuk kardeşin sessizliğini “durumundan dolayı bir şey dememek” olarak yorumlamakta; kardeşin kendi sesinde ise kısıtlama üzüntüyle kabul edilmekte ve normalleştirme stratejisiyle görünmez kılınmaktadır. Aynı beslenme kısıtı anne için yönetim yükü, hasta çocuk için kardeşin “ona göre yaşadığının” farkında olma, kardeş için ise gönüllü mahrumiyet olarak çerçevelenmektedir.</w:t>
      </w:r>
    </w:p>
    <w:bookmarkStart w:colFirst="0" w:colLast="0" w:name="8b1moh58nva" w:id="167"/>
    <w:bookmarkEnd w:id="167"/>
    <w:p w:rsidR="00000000" w:rsidDel="00000000" w:rsidP="00000000" w:rsidRDefault="00000000" w:rsidRPr="00000000" w14:paraId="00000CF5">
      <w:pPr>
        <w:pStyle w:val="Heading4"/>
        <w:rPr/>
      </w:pPr>
      <w:r w:rsidDel="00000000" w:rsidR="00000000" w:rsidRPr="00000000">
        <w:rPr>
          <w:rtl w:val="0"/>
        </w:rPr>
        <w:t xml:space="preserve">4.6.2.2 Alt-tema 1.2 — Erken Olgunlaşma ve “Nöbetçi Kardeş” Rolü</w:t>
      </w:r>
    </w:p>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Hipoglisemi ataklarına tanıklık eden ve acil durum bilgisiyle donanan kardeşler, yaş grubu için beklenen bağımsızlık deneyiminin ötesinde bir tetikte-olma hali geliştirmektedir. Anne tarafından aktarılan “şekeri düşerse ne yapacaksın” talimatları kardeşi acil durum yöneticisi konumuna taşımakta; oyun ve </w:t>
      </w:r>
      <w:r w:rsidDel="00000000" w:rsidR="00000000" w:rsidRPr="00000000">
        <w:rPr>
          <w:rtl w:val="0"/>
        </w:rPr>
        <w:t xml:space="preserve">boş zaman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etkinlikleri bu nöbet duygusuyla iç içe geçmektedir:</w:t>
      </w:r>
    </w:p>
    <w:p w:rsidR="00000000" w:rsidDel="00000000" w:rsidP="00000000" w:rsidRDefault="00000000" w:rsidRPr="00000000" w14:paraId="00000C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«Annemler bir yere gittiğinde ablam gidemiyor, ablam ile ikimiz evde kalıyoruz. Annem de bana ablamın şekeri düşerse ne yapabileceğimi, ne yapmamız gerektiğini söylüyor.» (Aile 11, sağlıklı kardeş, 9 yaş)</w:t>
      </w:r>
    </w:p>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«Mesela dışarıdaysak hemen “abla eve dönelim” diyorum. Belki şekeri düşmüştür veya yükselmiştir diye uyarıyorum.» (Aile 19, sağlıklı kardeş, 10 yaş)</w:t>
      </w:r>
    </w:p>
    <w:p w:rsidR="00000000" w:rsidDel="00000000" w:rsidP="00000000" w:rsidRDefault="00000000" w:rsidRPr="00000000" w14:paraId="00000CF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yüzden oyun yarım kalabiliyor veya kardeşimin çok sık şekeri düşebiliyor bahçedeyken.» (Aile 26, sağlıklı kardeş, 9 yaş)</w:t>
      </w:r>
    </w:p>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Özellikle en küçük katılımcılarda belirginleşen örüntü, çocuğun kendi oyun zamanını ve sokakta bulunma ritimlerini hasta kardeşin olası kriz anlarına göre düzenlemesidir. Kardeşin bedeni sahnede olsa da dikkati hasta kardeşe yönelmekte; sorumluluk sahiplenilmekte ama talep edilmeden, sessizce.</w:t>
      </w:r>
    </w:p>
    <w:p w:rsidR="00000000" w:rsidDel="00000000" w:rsidP="00000000" w:rsidRDefault="00000000" w:rsidRPr="00000000" w14:paraId="00000CF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Triadik within-case okuma — Aile 26 ve Aile 11:</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Aile 26’da T1DM tanılı çocuk ile sağlıklı kardeş yaşıt ikizlerdir; annenin anlatısı kardeşin nöbet rolünün aile gündemine nasıl oturduğunu betimlemektedir:</w:t>
      </w:r>
    </w:p>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 onun etrafında koşturuyor, “şekerin düşecek, yapma […]” […] “telefonunu unutma, telefonunu al, sensör uyarıyor, şekerine bir bak” diye sürekli bir koruma güdüsüyle onun etrafında.» (Aile 26, anne, 44 yaş)</w:t>
      </w:r>
    </w:p>
    <w:p w:rsidR="00000000" w:rsidDel="00000000" w:rsidP="00000000" w:rsidRDefault="00000000" w:rsidRPr="00000000" w14:paraId="00000C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11’de T1DM’li çocuk, kardeşinin nöbet rolünü fark etmekte ve buna dayanışma çerçevesinden yanıt vermektedir:</w:t>
      </w:r>
    </w:p>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«Kardeşim de ben diyabet olduğum için başıma bir şey gelir korkusuyla sürekli peşimde dolanıyor; bir şey yiyeceğim zaman “[ismimi söyleyerek] yapma” tarzı şeyler söylüyor [katılımcı gülümseyerek]. O da bana daha ilgili davranıyor.» (Aile 11, T1DM’li çocuk, 12 yaş)</w:t>
      </w:r>
    </w:p>
    <w:p w:rsidR="00000000" w:rsidDel="00000000" w:rsidP="00000000" w:rsidRDefault="00000000" w:rsidRPr="00000000" w14:paraId="00000C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karşılaştırmada anlam ayrışması belirgindir: anne nöbetçi rolünü işlevsel bir koruma mekanizması olarak konumlandırmakta; T1DM’li çocuk onu ilgi ve dayanışma olarak okumakta; kardeşin kendi sesinde ise bu rol oyunun yarıda kalması ve sürekli uyanıklık hali olarak betimlenmekte, ne bir sorun ne de bilinçli bir seçim olarak değil “böyle oluyor” çerçevesinde aktarılmaktadır. Bu sessiz normalleştirme rolün görünmez kalmasını sürdüren bir strateji olarak okunabilir.</w:t>
      </w:r>
    </w:p>
    <w:bookmarkStart w:colFirst="0" w:colLast="0" w:name="uqmewqhipnf6" w:id="168"/>
    <w:bookmarkEnd w:id="168"/>
    <w:p w:rsidR="00000000" w:rsidDel="00000000" w:rsidP="00000000" w:rsidRDefault="00000000" w:rsidRPr="00000000" w14:paraId="00000D00">
      <w:pPr>
        <w:pStyle w:val="Heading4"/>
        <w:rPr/>
      </w:pPr>
      <w:r w:rsidDel="00000000" w:rsidR="00000000" w:rsidRPr="00000000">
        <w:rPr>
          <w:rtl w:val="0"/>
        </w:rPr>
        <w:t xml:space="preserve">4.6.2.3 Alt-tema 1.3 — Algılanan Adaletsizlik, Çok Boyutlu Baskı ve “Hasta Otoritesi”</w:t>
      </w:r>
    </w:p>
    <w:p w:rsidR="00000000" w:rsidDel="00000000" w:rsidP="00000000" w:rsidRDefault="00000000" w:rsidRPr="00000000" w14:paraId="00000D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Adaletsizlik algısı tek boyutlu değildir: ilgi asimetrisi, hasta kardeşin davranışsal güç kazanımı ve annenin bakım yükünün aile dinamiklerine yansımaları birlikte örülmektedir. T1DM’nin kardeşler arası sınır müzakerelerine “hasta otoritesi” biçiminde sızması özellikle dikkat çekicidir; hastalık, güç ilişkisinde işlevsel bir araca dönüşmektedir.</w:t>
      </w:r>
    </w:p>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İlgi asimetrisi boyutunda ebeveyn ilgisinin hasta çocuk etrafında merkezileşmesi, sağlıklı kardeşin anlık bakım ihtiyaçlarının arka plana çekilmesiyle sonuçlanmaktadır:</w:t>
      </w:r>
    </w:p>
    <w:p w:rsidR="00000000" w:rsidDel="00000000" w:rsidP="00000000" w:rsidRDefault="00000000" w:rsidRPr="00000000" w14:paraId="00000D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 sırada benim karnım ağrıyordu [katılımcı dudaklarını ısırıyor]. Annem benimle ilgilenmedi, abimin hastalığı daha büyük olduğu için annem abimle ilgilendi. […] Abim diyabet hastası olmasaydı annemin bu siniri azalırdı.» (Aile 14, sağlıklı kardeş, 10 yaş)</w:t>
      </w:r>
    </w:p>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«Bana da ablama yaptığı gibi yapıyor. Ben bir yere gidince de strese giriyor.» (Aile 19, sağlıklı kardeş, 10 yaş)</w:t>
      </w:r>
    </w:p>
    <w:p w:rsidR="00000000" w:rsidDel="00000000" w:rsidP="00000000" w:rsidRDefault="00000000" w:rsidRPr="00000000" w14:paraId="00000D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«Bazen bir şeyi istediğimde abime daha öncelik veriyorlar. […] Konu hep şeker hastalığına gelebilir, başka konular konuşmaktansa hep konuya yoğunlaşılabilir.» (Aile 202, sağlıklı kardeş, 12 yaş)</w:t>
      </w:r>
    </w:p>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 otoritesi boyutunda hasta kardeşin hastalığı bir sınırlandırma aracı olarak kullandığı ve bu durumun sağlıklı kardeş tarafından fark edildiği görülmektedir:</w:t>
      </w:r>
    </w:p>
    <w:p w:rsidR="00000000" w:rsidDel="00000000" w:rsidP="00000000" w:rsidRDefault="00000000" w:rsidRPr="00000000" w14:paraId="00000D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«Abim sinirleniyor, “Şunu yapmayacaksın” diyor; ben de abimin başına bir şey gelmesin diye hem korkudan yapmıyorum hem de güvenmediğim için yapmıyorum. […] Bana diyabetinden dolayı durduk yere kızıyor, kardeşime de kızıyor.» (Aile 14, sağlıklı kardeş, 10 yaş)</w:t>
      </w:r>
    </w:p>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itaatinin gerekçesi — “abimin başına bir şey gelmesin diye” — adaletsiz olarak nitelendirdiği ilişkiyi sürdürmesini korku, güvensizlik ve koruyuculuk üzerinden birlikte meşrulaştırmaktadır.</w:t>
      </w:r>
    </w:p>
    <w:p w:rsidR="00000000" w:rsidDel="00000000" w:rsidP="00000000" w:rsidRDefault="00000000" w:rsidRPr="00000000" w14:paraId="00000D0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Triadik within-case okuma — Aile 14: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ailedeki üç bilgi verici, aynı ebeveyn davranışını — hasta çocuğa yoğunlaşma — birbirinden ayrışan anlam çerçevelerine oturtmaktadır. Anne, ilginin hasta çocuk etrafında merkezileşmesini bir tercih değil hastalığın getirdiği zorunluluk olarak çerçevelemektedir:</w:t>
      </w:r>
    </w:p>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«Oğlum diyabet tanısı aldığında […] onunla (</w:t>
      </w:r>
      <w:r w:rsidDel="00000000" w:rsidR="00000000" w:rsidRPr="00000000">
        <w:rPr>
          <w:rtl w:val="0"/>
        </w:rPr>
        <w:t xml:space="preserve">sağlıklı çocuğu kastediyor)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hiç ilgilenemedim. Eşimi, diğer kardeşini unuttum; benim bütün varım yoğum [diyabetli çocuğum] oldu.» (Aile 14, anne, 37 yaş)</w:t>
      </w:r>
    </w:p>
    <w:p w:rsidR="00000000" w:rsidDel="00000000" w:rsidP="00000000" w:rsidRDefault="00000000" w:rsidRPr="00000000" w14:paraId="00000D0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T1DM’li çocuk ise annenin yoğunlaşmasını “el üstünde tutulmak” — bir ayrıcalık — olarak deneyimlemektedir:</w:t>
      </w:r>
    </w:p>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«Beni biraz daha el üstünde tutuyorlar, biraz daha dikkat ediyorlar bana. Hastalandığımda, özellikle, üzerimde çok duruyorlar.» (Aile 14, T1DM’li çocuk, 15 yaş)</w:t>
      </w:r>
    </w:p>
    <w:p w:rsidR="00000000" w:rsidDel="00000000" w:rsidP="00000000" w:rsidRDefault="00000000" w:rsidRPr="00000000" w14:paraId="00000D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karşılaştırma şu anlam haritasını ortaya çıkarmaktadır: anne bakım yoğunlaşmasını hastalığın kaçınılmaz çıktısı olarak konumlandırmakta ve bu kabulde kardeşi “unutmak” bir ihmal değil zorunluluk olarak yerleşmektedir; T1DM’li çocuk aynı bakımı koruyucu ilgi olarak anlamlandırmaktadır; sağlıklı kardeş ise kendi anlık ihtiyacının görmezden gelinmesi örneğiyle somutlaşan adaletsizliği “hastalığı büyük” gerekçesiyle meşru sayılmış ama zedeleyici olarak deneyimlemektedir. Bu örüntü, Tema 4’ün triadik karşılaştırmalı okumasında yeniden ele alınmaktadır.</w:t>
      </w:r>
    </w:p>
    <w:bookmarkStart w:colFirst="0" w:colLast="0" w:name="h7859ufx1u8n" w:id="169"/>
    <w:bookmarkEnd w:id="169"/>
    <w:p w:rsidR="00000000" w:rsidDel="00000000" w:rsidP="00000000" w:rsidRDefault="00000000" w:rsidRPr="00000000" w14:paraId="00000D0E">
      <w:pPr>
        <w:pStyle w:val="Heading4"/>
        <w:rPr/>
      </w:pPr>
      <w:r w:rsidDel="00000000" w:rsidR="00000000" w:rsidRPr="00000000">
        <w:rPr>
          <w:rtl w:val="0"/>
        </w:rPr>
        <w:t xml:space="preserve">4.6.2.4 Sınırlayıcı Örüntü — “Hastalığın Gereği” Kabulü ve Süregelen Zedelenme (COREQ M31)</w:t>
      </w:r>
    </w:p>
    <w:p w:rsidR="00000000" w:rsidDel="00000000" w:rsidP="00000000" w:rsidRDefault="00000000" w:rsidRPr="00000000" w14:paraId="00000D0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1 kapsamındaki kritik sınırlayıcı örüntü, sağlıklı kardeşlerin ilgi dağılımındaki asimetriyi açık bir itiraz olmaksızın “hastalığın gereği” olarak kabul etmesi, ancak bu kabulün adalet duygusundaki zedelenmeyi ortadan kaldırmamasıdır. Kardeşler, hasta kardeşin önceliğini meşrulaştıran bir söylem geliştirirken; aynı söylem kendi deneyimlerinin sözlü alanını daraltmakta; gerilim altta yatmaya devam etmektedir:</w:t>
      </w:r>
    </w:p>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«Öyle strese giremezsin […] insan sinirlenince bağırır, kızar, vurur ya; böyle yapmayacaksın. “Tamam” diyip geçeceksin.» (Aile 26, sağlıklı kardeş, 9 yaş)</w:t>
      </w:r>
    </w:p>
    <w:p w:rsidR="00000000" w:rsidDel="00000000" w:rsidP="00000000" w:rsidRDefault="00000000" w:rsidRPr="00000000" w14:paraId="00000D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 yandan “Keşke olmasaydı” diyorum ama yapacak bir şey yok artık. Çoğu zaman unutuyorum bile, hayatımın bir parçası haline geldi artık.» (Aile 202, sağlıklı kardeş, 12 yaş)</w:t>
      </w:r>
    </w:p>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Normalleştirme yük yokluğunun kanıtı değildir; “Tamam deyip geçmek” ve “hayatımın parçası haline geldi” ifadeleri kabul performansını yansıtırken “keşke olmasaydı” nitelemesi bu kabulün içindeki gerilimi açık hâle getirmektedir. Yorumlama disiplini açısından önemli: kardeşin söyleminin normalleştirilmiş görünümü, etkilenmediğini değil yükü sürdürülebilir kılma stratejisi geliştirdiğini işaret etmektedir (baskın kodlar: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KARDES_GORUNMEZ_YUK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KABULLENME_NORMALLESME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OFKE_ADALETSIZLIK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s7zw1st6du47" w:id="170"/>
    <w:bookmarkEnd w:id="170"/>
    <w:p w:rsidR="00000000" w:rsidDel="00000000" w:rsidP="00000000" w:rsidRDefault="00000000" w:rsidRPr="00000000" w14:paraId="00000D13">
      <w:pPr>
        <w:pStyle w:val="Heading3"/>
        <w:rPr/>
      </w:pPr>
      <w:r w:rsidDel="00000000" w:rsidR="00000000" w:rsidRPr="00000000">
        <w:rPr>
          <w:rtl w:val="0"/>
        </w:rPr>
        <w:t xml:space="preserve">4.6.3 Tema 2 — Annenin Tıbbi Bakıcı Rolüne Kayması</w:t>
      </w:r>
    </w:p>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sonrası annelik, duygusal bakım veren ebeveynlik konumundan sürekli ölçüm, izlem, risk önleme ve karar verme sorumluluğu taşıyan bir tıbbi bakım koordinatörlüğüne kaymaktadır. Bu makro tema, söz konusu dönüşümün tek bir olay değil; tanı sonrası suçluluk döngüsünden kaybetme korkusuna, ergenlik çatışmalarından eş rolünün silikleşmesine ve kardeş adaleti ikilemine uzanan çok eksenli ve kronik bir süreç olduğunu ortaya koyar. Bölüm altı alt-tema hâlinde düzenlenmiş; her alt-tema en az üç farklı aileden anne anlatısıyla ve mümkün olduğunda aynı ailenin diğer üyelerinin sesleriyle (triadik okuma) desteklenmiştir. Alıntılar kelimesi kelimesine aktarılmış; kesilen bölümler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kimlik koruyan eklemeler köşeli parantezle gösterilmiştir.</w:t>
      </w:r>
    </w:p>
    <w:bookmarkStart w:colFirst="0" w:colLast="0" w:name="vkkmswbhlmic" w:id="171"/>
    <w:bookmarkEnd w:id="171"/>
    <w:p w:rsidR="00000000" w:rsidDel="00000000" w:rsidP="00000000" w:rsidRDefault="00000000" w:rsidRPr="00000000" w14:paraId="00000D15">
      <w:pPr>
        <w:pStyle w:val="Heading4"/>
        <w:rPr/>
      </w:pPr>
      <w:r w:rsidDel="00000000" w:rsidR="00000000" w:rsidRPr="00000000">
        <w:rPr>
          <w:rtl w:val="0"/>
        </w:rPr>
        <w:t xml:space="preserve">4.6.3.1 Alt-tema 2.1 — Tanı Sonrası Suçluluk Döngüsü ve Sarsılan Annelik Kimliği</w:t>
      </w:r>
    </w:p>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anı, annelerin çoğunda yoğun bir öz-sorgulama ve suçlanma dönemi başlatmaktadır; suçluluk hem geçmişe (“nerede yanlış yaptım”) hem de gündelik kararların ahlaki yüküne yayılmaktadır. Bir anne tanı sürecini bedensel bir tutulmayla anlatmaktadır: «Oğlumun lokmaları sayılırken ben hiç yemek yiyemedim hastanede […] Kendimde suç aradım. “Nerede yanlış yaptım?” diye» (Aile 14, anne, 37 yaş). Başka bir anne için suçluluk, kimliğin süreklilik duygusunu zedeleyecek düzeydedir: «İlk tanı aldığında dünya yıkılmış, altında kalmış hissettim […] anne olarak kendimi suçladım, yani çok zor geçti» (Aile 26, anne, 44 yaş) — ve aynı anne dönüşümü çarpıcı biçimde özetler: «Son iki buçuk yıldır ben, ben değilim yani» (Aile 26, anne, 44 yaş). Suçluluk gündelik etkileşimlere de sızmakta, sıradan bir ebeveyn tepkisi bile içsel bir yargıya dönüşmektedir: «anneler mutlaka çocuklarına kızar, ben ona kızdığımda hep vicdan yaptım. “Çocuk zaten hasta, neden bağırıyorsun? […]” diye hep kafamda kurdum» (Aile 14, anne, 37 yaş). Bir başka annede aynı duygu, çocuğun ölçüm anındaki tavrıyla tetiklenmektedir: «“Şekerim çok yükselmiş” diyor, o tavır beni üzüyor, ben kendimi o zaman çok suçlu hissediyorum» (Aile 11, anne, 47 yaş).</w:t>
      </w:r>
    </w:p>
    <w:bookmarkStart w:colFirst="0" w:colLast="0" w:name="nhndwumrvo8x" w:id="172"/>
    <w:bookmarkEnd w:id="172"/>
    <w:p w:rsidR="00000000" w:rsidDel="00000000" w:rsidP="00000000" w:rsidRDefault="00000000" w:rsidRPr="00000000" w14:paraId="00000D17">
      <w:pPr>
        <w:pStyle w:val="Heading4"/>
        <w:rPr/>
      </w:pPr>
      <w:r w:rsidDel="00000000" w:rsidR="00000000" w:rsidRPr="00000000">
        <w:rPr>
          <w:rtl w:val="0"/>
        </w:rPr>
        <w:t xml:space="preserve">4.6.3.2 Alt-tema 2.2 — Sürekli Nöbet Hali ve “Tıbbi Bakıcı”ya Evrilen Annelik</w:t>
      </w:r>
    </w:p>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Anneler; gece ölçümü, okulda bekleme ve sürekli karbonhidrat/insülin yönetimi gibi gözetim pratikleriyle, sıradan ebeveynlikten ayrışan bir “tıbbi bakıcı” konumuna geçmektedir. Bir anne gününü poliklinik takibinden çok bir bakım vardiyasına benzer biçimde tarif etmektedir: «Hep okuldayım. 9:00-15:00 okul saatimiz […] Ben okulun bahçesinde bekliyorum. […] Gidiyorum, tartıyorum, ölçüyorum, ona göre iğnesini vuruyorum yediriyorum» (Aile 26, anne, 44 yaş); aynı anne için gözetim geceye de taşmaktadır: «Gece üçte şeker ölçümü var […] o saate kadar uyumadım» (Aile 26, anne, 44 yaş). Bu vardiya hâli yıllar süren bir eşlik biçimine dönüşebilmektedir: «onu hiç yalnız bırakamaz oldum. […] Hep okulda sınıfın kapısında beklerdim, birinci sınıftan beşinci sınıfa kadar her gün […] sabah onunla gidiyordum, öğlen onunla çıkıyordum» (Aile 19, anne, 36 yaş). Gözetimin ardındaki güdü çoğu zaman sürekli bir felaket beklentisidir: «Gece uykularım dahi kaçtı. […] oğluma izin vermedim. çünkü hep şöyle zannediyordum: “Ben yokken ya şekeri çok yükselecek ya şekeri çok düşecek.”» (Aile 14, anne, 37 yaş).</w:t>
      </w:r>
    </w:p>
    <w:bookmarkStart w:colFirst="0" w:colLast="0" w:name="hevwktg8hf7o" w:id="173"/>
    <w:bookmarkEnd w:id="173"/>
    <w:p w:rsidR="00000000" w:rsidDel="00000000" w:rsidP="00000000" w:rsidRDefault="00000000" w:rsidRPr="00000000" w14:paraId="00000D19">
      <w:pPr>
        <w:pStyle w:val="Heading4"/>
        <w:rPr/>
      </w:pPr>
      <w:r w:rsidDel="00000000" w:rsidR="00000000" w:rsidRPr="00000000">
        <w:rPr>
          <w:rtl w:val="0"/>
        </w:rPr>
        <w:t xml:space="preserve">4.6.3.3 Alt-tema 2.3 — Kaybetme Korkusu ve Zihinlerde Canlanan En Kötü Senaryolar</w:t>
      </w:r>
    </w:p>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Kaybetme korkusu, annelerin karar alma ve tolerans eşiklerini doğrudan biçimlendiren kronik bir zemin olarak belirmektedir. Bir anne bu korkuyu bedensel bir tetikte-oluş ve yatıştırılamaz bir önsezi olarak anlatmaktadır: «ona bir şey olacak diye çok korkuyorum. Sürekli elimde cihaz, sürekli elimde şeker ya da meyve suyu, hep peşinde geziyorum, hep onu takipteyim. […] her gece şekerini ölçmek için saati kurduğumda saatin alarmından önce kalkıyorum […] sanki bir şey olacakmış gibi, olmayacak ama olacakmış gibi geliyor bana» (Aile 19, anne, 36 yaş). Korku, klinik iznini bile aşan bir gözetimi sürdürebilmektedir: «doktorumuz artık gece 12 de ölçmemizi, gece 3te artık ölçmemize gerek olmadığını söyledi. Ama ben gece 3 te ölçmeye yine de devam ettim» (Aile 14, anne, 37 yaş). Aynı korku, annelerin çocuklarına gösterdikleri toleransı da biçimlendirmektedir: «bu kaybetme korkusuna istinaden kızılacak şeylere bile susup bazen biraz daha tolerans gösterebiliyorum. çünkü “ne kadar daha onlarla mutlu gün sürebilirim” diye düşünüyorum» (Aile 26, anne, 44 yaş).</w:t>
      </w:r>
    </w:p>
    <w:bookmarkStart w:colFirst="0" w:colLast="0" w:name="utdo4ixgsc6t" w:id="174"/>
    <w:bookmarkEnd w:id="174"/>
    <w:p w:rsidR="00000000" w:rsidDel="00000000" w:rsidP="00000000" w:rsidRDefault="00000000" w:rsidRPr="00000000" w14:paraId="00000D1B">
      <w:pPr>
        <w:pStyle w:val="Heading4"/>
        <w:rPr/>
      </w:pPr>
      <w:r w:rsidDel="00000000" w:rsidR="00000000" w:rsidRPr="00000000">
        <w:rPr>
          <w:rtl w:val="0"/>
        </w:rPr>
        <w:t xml:space="preserve">4.6.3.4 Alt-tema 2.4 — Ergenlikle Kesişen Yönetim Zorlukları ve Otonomi Çatışmaları</w:t>
      </w:r>
    </w:p>
    <w:tbl>
      <w:tblPr>
        <w:tblStyle w:val="Table74"/>
        <w:tblW w:w="7920.0" w:type="dxa"/>
        <w:jc w:val="left"/>
        <w:tblInd w:w="19.999999999999982" w:type="dxa"/>
        <w:tblBorders>
          <w:left w:color="0758e5" w:space="0" w:sz="24" w:val="single"/>
        </w:tblBorders>
        <w:tblLayout w:type="fixed"/>
        <w:tblLook w:val="0000"/>
      </w:tblPr>
      <w:tblGrid>
        <w:gridCol w:w="7920"/>
        <w:tblGridChange w:id="0">
          <w:tblGrid>
            <w:gridCol w:w="7920"/>
          </w:tblGrid>
        </w:tblGridChange>
      </w:tblGrid>
      <w:tr>
        <w:trPr>
          <w:cantSplit w:val="1"/>
          <w:tblHeader w:val="0"/>
        </w:trPr>
        <w:tc>
          <w:tcPr>
            <w:tcMar>
              <w:left w:w="144.0" w:type="dxa"/>
            </w:tcMar>
          </w:tcPr>
          <w:p w:rsidR="00000000" w:rsidDel="00000000" w:rsidP="00000000" w:rsidRDefault="00000000" w:rsidRPr="00000000" w14:paraId="00000D1C">
            <w:pPr>
              <w:spacing w:after="64" w:before="16" w:lineRule="auto"/>
              <w:rPr/>
            </w:pPr>
            <w:r w:rsidDel="00000000" w:rsidR="00000000" w:rsidRPr="00000000">
              <w:rPr>
                <w:rtl w:val="0"/>
              </w:rPr>
            </w:r>
          </w:p>
          <w:p w:rsidR="00000000" w:rsidDel="00000000" w:rsidP="00000000" w:rsidRDefault="00000000" w:rsidRPr="00000000" w14:paraId="00000D1D">
            <w:pPr>
              <w:spacing w:after="16" w:before="16" w:lineRule="auto"/>
              <w:rPr/>
            </w:pPr>
            <w:r w:rsidDel="00000000" w:rsidR="00000000" w:rsidRPr="00000000">
              <w:rPr>
                <w:b w:val="1"/>
                <w:bCs w:val="1"/>
                <w:rtl w:val="0"/>
              </w:rPr>
              <w:t xml:space="preserve">İnce-örüntü / negatif-vaka işareti (COREQ Madde 31).</w:t>
            </w:r>
            <w:r w:rsidDel="00000000" w:rsidR="00000000" w:rsidRPr="00000000">
              <w:rPr>
                <w:rtl w:val="0"/>
              </w:rPr>
              <w:t xml:space="preserve"> Ergenlik ekseni, triadik matriste sınırlı sayıda bilgi vericide belirgindir; anne ve T1DM tanılı çocuk anlatılarında baskınken sağlıklı kardeş anlatılarında görece silik kalmaktadır. Bu dağılım, örüntünün tüm triade yayılmadığını gösteren bir sınırlılık olarak açıkça raporlanır.</w:t>
            </w:r>
          </w:p>
        </w:tc>
      </w:tr>
    </w:tbl>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Ergenlik, diyabet yönetimini gizli ihlaller, otorite reddi ve yoğunlaşan çatışmalar yoluyla zorlaştırmaktadır. Bir anne bu gerilimi sözle ikna edilemeyen bir gizlilik olarak anlatmaktadır: «[…] anlatıyorum anlatıyorum “Tamam tamam” diyor, sonra bakıyorum gizli gizli yemiş» (Aile 11, anne, 47 yaş). Başka bir annede aynı dönem, tedavi işbirliğinin ve öz-bakımın aksamasıyla birlikte görünmektedir: «Sürekli beni azarlıyor mesela sürekli […] “of çok güzel acıdı bilemezsin” diyor mesela her insülin yapışımda […] ölçüm yapamak istemiyor, çoğu zaman ölçmeleri aksatıyor» (Aile 201, anne, 37 yaş). Ergenlikle birlikte kimi zaman risk algısının gevşemesi de bildirilmektedir: «benim oğlum bu sefer fazla rahat davranmaya başladı […] Ergenlikle birlikte […] bir şey olmaz düşüncesi ile» (Aile 14, anne, 37 yaş). Bu yönetim zorluğunun çocuk tarafındaki karşılığı, hastalığın akran yaşamına getirdiği kısıttır: «[…] Herkes akşam evine gidelim falan diyor ya da gece çiğ köfteciye gidelim diyor, canımız bir şeyler yapmak istiyor ama ben yapamıyorum» (Aile 19, T1DM’li çocuk, 14 yaş) — annenin kontrol kaygısı ile ergenin özerklik/aidiyet isteği aynı gerilimin iki ucunu oluşturmaktadır.</w:t>
      </w:r>
    </w:p>
    <w:bookmarkStart w:colFirst="0" w:colLast="0" w:name="8frb3hjh7dnk" w:id="175"/>
    <w:bookmarkEnd w:id="175"/>
    <w:p w:rsidR="00000000" w:rsidDel="00000000" w:rsidP="00000000" w:rsidRDefault="00000000" w:rsidRPr="00000000" w14:paraId="00000D1F">
      <w:pPr>
        <w:pStyle w:val="Heading4"/>
        <w:rPr/>
      </w:pPr>
      <w:r w:rsidDel="00000000" w:rsidR="00000000" w:rsidRPr="00000000">
        <w:rPr>
          <w:rtl w:val="0"/>
        </w:rPr>
        <w:t xml:space="preserve">4.6.3.5 Alt-tema 2.5 — Mahremiyetin Geri Çekilişi ve “Eş” Rolünün Silikleşmesi</w:t>
      </w:r>
    </w:p>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alt-tema, triadik matriste görece az sayıda ailede açıkça dile getirilmiştir; bu sınırlı kanıt tabanı, örüntünün yaygınlığı hakkında iddia kurmaktan kaçınmayı gerektirir. Bununla birlikte, dile getirildiği yerde annelik yükünün eş ilişkisine sessizce yansıyan boyutunu görünür kılması bakımından analitik olarak önemlidir. Bir anne, çocuğun tıbbi önceliğinin partnerlik alanını bir suçluluk aracılığıyla daralttığını çarpıcı biçimde anlatmaktadır: «[…] oğlum içeride uyurken, diğer odada ben eşimle birlikte bile olamadım. Çünkü vicdan yaptım “Senin oğlun içeride hasta yatıyor, sen burada neler düşünüyorsun?” diye düşündüm» (Aile 14, anne, 37 yaş).</w:t>
      </w:r>
    </w:p>
    <w:bookmarkStart w:colFirst="0" w:colLast="0" w:name="4uth3lgkbbwd" w:id="176"/>
    <w:bookmarkEnd w:id="176"/>
    <w:p w:rsidR="00000000" w:rsidDel="00000000" w:rsidP="00000000" w:rsidRDefault="00000000" w:rsidRPr="00000000" w14:paraId="00000D21">
      <w:pPr>
        <w:pStyle w:val="Heading4"/>
        <w:rPr/>
      </w:pPr>
      <w:r w:rsidDel="00000000" w:rsidR="00000000" w:rsidRPr="00000000">
        <w:rPr>
          <w:rtl w:val="0"/>
        </w:rPr>
        <w:t xml:space="preserve">4.6.3.6 Alt-tema 2.6 — Sağlıklı Kardeşle İlişkide Adalet İkilemi ve Kardeş Dinamikleri</w:t>
      </w:r>
    </w:p>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Anneler, hasta çocuğun tıbbi önceliğini korurken sağlıklı kardeşe “haksızlık” ettikleri duygusuyla baş etmek zorunda kalmaktadır; bu ikilem çoğu zaman en açık biçimde sağlıklı kardeşin ve hasta çocuğun anlatılarında görünür hâle gelmektedir (Tema 1’in kardeş yükü bulgularıyla kesişir). Sağlıklı kardeş, ilgi dağılımındaki asimetriyi somut bir anıyla aktarmaktadır: «O sırada benim karnım ağrıyordu. […] Annem benimle ilgilenmedi, abimin hastalığı daha büyük olduğunu için annem abimle ilgilendi» (Aile 14, sağlıklı kardeş, 10 yaş). Aynı ikilem, hasta çocuğun gözünden annenin gündelik “hayır”larında da belirmektedir: «Kardeşimle markete alışverişe gittiğimizde eve çikolata, gofret, aburcubur almak istiyor, annem benden dolayı alamayacağını söylüyor. o da üzülüyor […]» (Aile 19, T1DM’li çocuk, 14 yaş). Böylece annenin adalet çabası, aynı davranışın farklı üyelerde farklı anlamlar kazandığı bir etik-duygusal ikileme dönüşmektedir.</w:t>
      </w:r>
    </w:p>
    <w:bookmarkStart w:colFirst="0" w:colLast="0" w:name="mxfnlszfwu5o" w:id="177"/>
    <w:bookmarkEnd w:id="177"/>
    <w:p w:rsidR="00000000" w:rsidDel="00000000" w:rsidP="00000000" w:rsidRDefault="00000000" w:rsidRPr="00000000" w14:paraId="00000D23">
      <w:pPr>
        <w:pStyle w:val="Heading4"/>
        <w:rPr/>
      </w:pPr>
      <w:r w:rsidDel="00000000" w:rsidR="00000000" w:rsidRPr="00000000">
        <w:rPr>
          <w:rtl w:val="0"/>
        </w:rPr>
        <w:t xml:space="preserve">4.6.3.7 Triadik okuma ve sınırlayıcı örüntü (COREQ Madde 31)</w:t>
      </w:r>
    </w:p>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ailenin üç sesi yan yana konduğunda, anneliğin tıbbi bakıcıya kayması tek yönlü bir anlatı olmaktan çıkmaktadır. Aile 14’te annenin suçluluğu, uyku kaybı ve eş rolünün silikleşmesi ile örülen yüksek gözetim, T1DM’li çocuk tarafından belirgin biçimde normalleştirilmektedir: «Yememe, içmeme daha çok dikkat ediyorum. Aksi takdirde hiçbir şekilde kötü etkilemedi» (Aile 14, T1DM’li çocuk, 15 yaş); buna karşın sağlıklı kardeş aynı ev atmosferini kaygı diliyle taşımaktadır: «abimin başına bir şey gelecek diye korkuyorum […] abimin bayıldığı günler oldu, o zaman çok korktum. Neredeyse kalp atışım hızlandı ve baya korkutucuydu» (Aile 14, sağlıklı kardeş, 10 yaş). Aile 26’da da benzer bir asimetri görülür: annenin “ben değilim” diye tarif ettiği kimlik erozyonu ve bahçede bekleyen tıbbi bakıcı rolü karşısında, T1DM’li çocuk deneyimi bir uyum söylemine oturtmaktadır — «[…] Hayatın iyi oluyor. Bir süreden sonra rahat oluyorsun, bir sorun yaşamıyorsun» (Aile 26, T1DM’li çocuk, 9 yaş) — sağlıklı kardeş ise annenin gözetim ağının bir parçası hâline gelmektedir: «şekeri baya düşükse ya zile basıyorum, kardeşimin telefonu var […] arıyoruz, “Anne, şöyle şöyle oldu.”» (Aile 26, sağlıklı kardeş, 9 yaş).</w:t>
      </w:r>
    </w:p>
    <w:p w:rsidR="00000000" w:rsidDel="00000000" w:rsidP="00000000" w:rsidRDefault="00000000" w:rsidRPr="00000000" w14:paraId="00000D2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Sınırlayıcı/aykırı örüntü olarak, anneler tıbbi bakıcı rolünü sıklıkla içselleştirip olağan bir annelik görevi gibi sunabilmektedir; ancak bu normalleştirme yükün yokluğu anlamına gelmemektedir. “Ben, ben değilim” ifadesi, kaçan uykular ve eş rolünün geri çekilişi, sıradanlaştırılan gözetimin altında süregelen kronik bir yükü görünür kılar. Öne çıkan kodlar: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SUCLULUK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TANI_SOK_KORKU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ANNE_HIPERVIJILANS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RUTIN_TAKIP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KAYGI_KIRILGANLIK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COCUK_OZERKLIK_OZBAKIM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ILETISIM_CATISMA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o34kfsd23i0m" w:id="178"/>
    <w:bookmarkEnd w:id="178"/>
    <w:p w:rsidR="00000000" w:rsidDel="00000000" w:rsidP="00000000" w:rsidRDefault="00000000" w:rsidRPr="00000000" w14:paraId="00000D26">
      <w:pPr>
        <w:pStyle w:val="Heading3"/>
        <w:rPr/>
      </w:pPr>
      <w:r w:rsidDel="00000000" w:rsidR="00000000" w:rsidRPr="00000000">
        <w:rPr>
          <w:rtl w:val="0"/>
        </w:rPr>
        <w:t xml:space="preserve">4.6.4 Tema 3 — T1DM Tanılı Çocuğun İçeriden Deneyimi</w:t>
      </w:r>
    </w:p>
    <w:p w:rsidR="00000000" w:rsidDel="00000000" w:rsidP="00000000" w:rsidRDefault="00000000" w:rsidRPr="00000000" w14:paraId="00000D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makro tema, hastalığı yaşayan çocuğun kendi sesini merkeze alır ve anne ile kardeş anlatılarından ayrışan özgün bir bakışı görünür kılar. Tip 1 diyabet tanılı çocuklar hastalığı bir yandan gündelik yaşamın olağan parçası hâline getirmeye çalışmakta, bir yandan da tedavi yükü, bedensel müdahale, sosyal görünürlük, damgalanma ve aile içi kontrol üzerinden somut bir sınır olarak deneyimlemektedir. Bölüm dört alt-tema hâlinde düzenlenmiş; her alt-tema en az üç farklı aileden T1DM tanılı çocuk anlatısıyla ve mümkün olduğunda aynı ailenin diğer üyelerinin sesleriyle (triadik okuma) desteklenmiştir. Alıntılar kelimesi kelimesine aktarılmış; kesilen bölümler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ile, kimlik koruyan eklemeler köşeli parantezle gösterilmiştir.</w:t>
      </w:r>
    </w:p>
    <w:tbl>
      <w:tblPr>
        <w:tblStyle w:val="Table75"/>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tema</w:t>
            </w:r>
          </w:p>
        </w:tc>
        <w:tc>
          <w:tcPr/>
          <w:p w:rsidR="00000000" w:rsidDel="00000000" w:rsidP="00000000" w:rsidRDefault="00000000" w:rsidRPr="00000000" w14:paraId="00000D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Bulgu örüntüsü</w:t>
            </w:r>
          </w:p>
        </w:tc>
      </w:tr>
      <w:tr>
        <w:trPr>
          <w:cantSplit w:val="0"/>
          <w:tblHeader w:val="0"/>
        </w:trPr>
        <w:tc>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 — Normalleştirme ve avantaja çevirme</w:t>
            </w:r>
          </w:p>
        </w:tc>
        <w:tc>
          <w:tcPr/>
          <w:p w:rsidR="00000000" w:rsidDel="00000000" w:rsidP="00000000" w:rsidRDefault="00000000" w:rsidRPr="00000000" w14:paraId="00000D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“Hiçbir şey değişmedi” söylemi kimi zaman güçlü uyum, kimi zaman performatif normallik biçiminde işler; hastalık avantaja da çevrilebilmektedir</w:t>
            </w:r>
          </w:p>
        </w:tc>
      </w:tr>
      <w:tr>
        <w:trPr>
          <w:cantSplit w:val="0"/>
          <w:tblHeader w:val="0"/>
        </w:trPr>
        <w:tc>
          <w:tcPr/>
          <w:p w:rsidR="00000000" w:rsidDel="00000000" w:rsidP="00000000" w:rsidRDefault="00000000" w:rsidRPr="00000000" w14:paraId="00000D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 — Somut kısıtlılıklar ve tedavi yükü</w:t>
            </w:r>
          </w:p>
        </w:tc>
        <w:tc>
          <w:tcPr/>
          <w:p w:rsidR="00000000" w:rsidDel="00000000" w:rsidP="00000000" w:rsidRDefault="00000000" w:rsidRPr="00000000" w14:paraId="00000D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enjeksiyon, beslenme ve hareket kısıtı çocuğun bedensel deneyiminde merkeze taşınır</w:t>
            </w:r>
          </w:p>
        </w:tc>
      </w:tr>
      <w:tr>
        <w:trPr>
          <w:cantSplit w:val="0"/>
          <w:tblHeader w:val="0"/>
        </w:trPr>
        <w:tc>
          <w:tcPr/>
          <w:p w:rsidR="00000000" w:rsidDel="00000000" w:rsidP="00000000" w:rsidRDefault="00000000" w:rsidRPr="00000000" w14:paraId="00000D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3.3 — Utanç, farklılık ve sosyal damgalanma</w:t>
            </w:r>
          </w:p>
        </w:tc>
        <w:tc>
          <w:tcPr/>
          <w:p w:rsidR="00000000" w:rsidDel="00000000" w:rsidP="00000000" w:rsidRDefault="00000000" w:rsidRPr="00000000" w14:paraId="00000D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ve akran çevresinde görünürlük, dışlanma ve “farklıymışım gibi” hissi belirir; örüntü ergenlikte yoğunlaşır</w:t>
            </w:r>
          </w:p>
        </w:tc>
      </w:tr>
      <w:tr>
        <w:trPr>
          <w:cantSplit w:val="0"/>
          <w:tblHeader w:val="0"/>
        </w:trPr>
        <w:tc>
          <w:tcPr/>
          <w:p w:rsidR="00000000" w:rsidDel="00000000" w:rsidP="00000000" w:rsidRDefault="00000000" w:rsidRPr="00000000" w14:paraId="00000D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 — Korunma, kontrol ve kardeşlik</w:t>
            </w:r>
          </w:p>
        </w:tc>
        <w:tc>
          <w:tcPr/>
          <w:p w:rsidR="00000000" w:rsidDel="00000000" w:rsidP="00000000" w:rsidRDefault="00000000" w:rsidRPr="00000000" w14:paraId="00000D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Artan ilgi hem güven hem kontrol olarak yaşanır; “el üstünde tutulmak” ile otonomi arzusu gerilime girer</w:t>
            </w:r>
          </w:p>
        </w:tc>
      </w:tr>
    </w:tbl>
    <w:bookmarkStart w:colFirst="0" w:colLast="0" w:name="p3kxub2kbtfq" w:id="179"/>
    <w:bookmarkEnd w:id="179"/>
    <w:p w:rsidR="00000000" w:rsidDel="00000000" w:rsidP="00000000" w:rsidRDefault="00000000" w:rsidRPr="00000000" w14:paraId="00000D32">
      <w:pPr>
        <w:pStyle w:val="Heading4"/>
        <w:rPr/>
      </w:pPr>
      <w:r w:rsidDel="00000000" w:rsidR="00000000" w:rsidRPr="00000000">
        <w:rPr>
          <w:rtl w:val="0"/>
        </w:rPr>
        <w:t xml:space="preserve">4.6.4.1 Alt-tema 3.1 — “Hiçbir Şey Değişmedi” Söylemi, Normalleştirme ve Avantaja Çevirme</w:t>
      </w:r>
    </w:p>
    <w:p w:rsidR="00000000" w:rsidDel="00000000" w:rsidP="00000000" w:rsidRDefault="00000000" w:rsidRPr="00000000" w14:paraId="00000D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çocukların bir kısmı hastalığın etkisini asgariye indiren bir normalleştirme diliyle konuşmakta; hastalığı gündelik yaşamı köklü biçimde değiştirmeyen sınırlı bir düzenleme olarak çerçevelemektedir. Bir çocuk hastalığın etkisini dar bir alana sıkıştırmaktadır: «Sadece şeker ölçmem ve insülin için bazen zorluyor, o kadar» (Aile 20, T1DM’li çocuk, 11 yaş); bir diğeri benzer bir küçültme diliyle konuşmaktadır: «Hayatımda sadece biraz spor yapmamı zorlaştırdı. Spor esnasında şekerim düşüyor […]» (Aile 11, T1DM’li çocuk, 12 yaş). Kimi çocuklarda normalleştirme, tanı şokundan kademeli bir alışmaya uzanan bir süreç olarak anlatılmaktadır: «İlk başta inanmak istememiştim. Hastanede yattığım dönemlerde inanılmaz psikolojimi bozmuştu, o hastalık. Yavaş yavaş zamanla alışmaya başladım» (Aile 202, T1DM’li çocuk, 15 yaş). Bazı çocuklar bir adım daha ileri giderek hastalığı bir kazanıma çevirmektedir: «[…] Şekerden dolayı birçok şeyden faydalanabiliyorsun. Toplu taşıma araçlarına ücretsiz binebiliyorsun, bazı yerlere ücretsiz girebiliyorsun, müzeler olsun» (Aile 14, T1DM’li çocuk, 15 yaş).</w:t>
      </w:r>
    </w:p>
    <w:p w:rsidR="00000000" w:rsidDel="00000000" w:rsidP="00000000" w:rsidRDefault="00000000" w:rsidRPr="00000000" w14:paraId="00000D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normalleştirme söyleminin sınırı, tanısı yeni konmuş bir çocuğun anlatısında açıkça görünür hâle gelmektedir: «[…] bayağı kötü… Bütün her şey değişti […]» (Aile 201, T1DM’li çocuk, 11 yaş). Tanının üzerinden yalnızca birkaç ay geçmiş bu çocukta normalleştirme henüz kurulmamıştır; bu karşıtlık, “hiçbir şey değişmedi” söyleminin kendiliğinden var olan bir gerçek değil, zamanla inşa edilen bir uyum stratejisi olduğunu düşündürmektedir. Dolayısıyla normalleştirme dili, hem özgün başa çıkmanın hem de duygusal baskılamanın göstergesi olabilmekte ve dikkatli yorumlama disiplini gerektirmektedir.</w:t>
      </w:r>
    </w:p>
    <w:bookmarkStart w:colFirst="0" w:colLast="0" w:name="5glphwjsk87t" w:id="180"/>
    <w:bookmarkEnd w:id="180"/>
    <w:p w:rsidR="00000000" w:rsidDel="00000000" w:rsidP="00000000" w:rsidRDefault="00000000" w:rsidRPr="00000000" w14:paraId="00000D35">
      <w:pPr>
        <w:pStyle w:val="Heading4"/>
        <w:rPr/>
      </w:pPr>
      <w:r w:rsidDel="00000000" w:rsidR="00000000" w:rsidRPr="00000000">
        <w:rPr>
          <w:rtl w:val="0"/>
        </w:rPr>
        <w:t xml:space="preserve">4.6.4.2 Alt-tema 3.2 — “Canım Acıyor”: Somut Kısıtlılıklar ve Tedavi Yükü</w:t>
      </w:r>
    </w:p>
    <w:p w:rsidR="00000000" w:rsidDel="00000000" w:rsidP="00000000" w:rsidRDefault="00000000" w:rsidRPr="00000000" w14:paraId="00000D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anlatısında hastalık, soyut bir tanıdan çok bedene ve gündelik isteklere dokunan somut bir kısıt olarak belirmektedir. Beslenme kısıtı akran ortamında en sık dile getirilen sınırdır: «Okulda, mesela, arkadaşlarım bir şey yerken ben hemen yiyemediğim için; canım çekiyor ve biraz zorlanıyorum» (Aile 11, T1DM’li çocuk, 12 yaş). Kısıt yalnızca yasak değil, sürekli bir zihinsel yük olarak da yaşanmaktadır: «İstediğim zaman istediğim şeyleri yiyemiyorum istediğim kadar. […] Sürekli dikkat içinde olman lazım, şekerim düşecek mi, iğne mi yaptım mı? yediklerim ne kadar karbonhidratlı?» (Aile 19, T1DM’li çocuk, 14 yaş). Kısıt beslenmenin ötesine, harekete ve oyuna da uzanmaktadır: «Canının çektiği bir yiyeceği yiyememek üzücü olur. […] Annemler, kardeşim koşuyor ama ben şekerim belki düşer diye fazla koşamıyorum» (Aile 20, T1DM’li çocuk, 11 yaş). Tedavinin bedensel yükü ise en çıplak biçimde küçük bir çocuğun sözünde görünmektedir: «Kollarım deliniyor, parmaklarım deliniyor […]» (Aile 26, T1DM’li çocuk, 9 yaş). Bu anlatılar, anne perspektifindeki yönetim yükünden farklı bir özgünlük taşımakta; bedensel deneyim ve mahrumiyet çocuğun kendi sesinde merkeze taşınmaktadır.</w:t>
      </w:r>
    </w:p>
    <w:bookmarkStart w:colFirst="0" w:colLast="0" w:name="xug2wr8bynun" w:id="181"/>
    <w:bookmarkEnd w:id="181"/>
    <w:p w:rsidR="00000000" w:rsidDel="00000000" w:rsidP="00000000" w:rsidRDefault="00000000" w:rsidRPr="00000000" w14:paraId="00000D37">
      <w:pPr>
        <w:pStyle w:val="Heading4"/>
        <w:rPr/>
      </w:pPr>
      <w:r w:rsidDel="00000000" w:rsidR="00000000" w:rsidRPr="00000000">
        <w:rPr>
          <w:rtl w:val="0"/>
        </w:rPr>
        <w:t xml:space="preserve">4.6.4.3 Alt-tema 3.3 — “Farklıymışım Gibi…”: Utanç, Farklılık ve Sosyal Alanda Damgalanma</w:t>
      </w:r>
    </w:p>
    <w:tbl>
      <w:tblPr>
        <w:tblStyle w:val="Table76"/>
        <w:tblW w:w="7920.0" w:type="dxa"/>
        <w:jc w:val="left"/>
        <w:tblInd w:w="19.999999999999982" w:type="dxa"/>
        <w:tblBorders>
          <w:left w:color="0758e5" w:space="0" w:sz="24" w:val="single"/>
        </w:tblBorders>
        <w:tblLayout w:type="fixed"/>
        <w:tblLook w:val="0000"/>
      </w:tblPr>
      <w:tblGrid>
        <w:gridCol w:w="7920"/>
        <w:tblGridChange w:id="0">
          <w:tblGrid>
            <w:gridCol w:w="7920"/>
          </w:tblGrid>
        </w:tblGridChange>
      </w:tblGrid>
      <w:tr>
        <w:trPr>
          <w:cantSplit w:val="1"/>
          <w:tblHeader w:val="0"/>
        </w:trPr>
        <w:tc>
          <w:tcPr>
            <w:tcMar>
              <w:left w:w="144.0" w:type="dxa"/>
            </w:tcMar>
          </w:tcPr>
          <w:p w:rsidR="00000000" w:rsidDel="00000000" w:rsidP="00000000" w:rsidRDefault="00000000" w:rsidRPr="00000000" w14:paraId="00000D38">
            <w:pPr>
              <w:spacing w:after="64" w:before="16" w:lineRule="auto"/>
              <w:rPr/>
            </w:pPr>
            <w:r w:rsidDel="00000000" w:rsidR="00000000" w:rsidRPr="00000000">
              <w:rPr>
                <w:rtl w:val="0"/>
              </w:rPr>
            </w:r>
          </w:p>
          <w:p w:rsidR="00000000" w:rsidDel="00000000" w:rsidP="00000000" w:rsidRDefault="00000000" w:rsidRPr="00000000" w14:paraId="00000D39">
            <w:pPr>
              <w:spacing w:after="16" w:before="16" w:lineRule="auto"/>
              <w:rPr/>
            </w:pPr>
            <w:r w:rsidDel="00000000" w:rsidR="00000000" w:rsidRPr="00000000">
              <w:rPr>
                <w:b w:val="1"/>
                <w:bCs w:val="1"/>
                <w:rtl w:val="0"/>
              </w:rPr>
              <w:t xml:space="preserve">İnce-örüntü / negatif-vaka işareti (COREQ Madde 31).</w:t>
            </w:r>
            <w:r w:rsidDel="00000000" w:rsidR="00000000" w:rsidRPr="00000000">
              <w:rPr>
                <w:rtl w:val="0"/>
              </w:rPr>
              <w:t xml:space="preserve"> Bu alt-temada ergenlik ekseni, triadik matriste sınırlı sayıda bilgi vericide belirgindir ve özellikle ergenliğe geçişte yoğunlaşmaktadır; sağlıklı kardeş grubunda ise sosyal damgalanma örüntüsü doğrudan dile getirilmemiştir. Bu dağılım, örüntünün tüm triade yayılmadığını gösteren bir sınırlılık olarak açıkça raporlanır.</w:t>
            </w:r>
          </w:p>
        </w:tc>
      </w:tr>
    </w:tbl>
    <w:p w:rsidR="00000000" w:rsidDel="00000000" w:rsidP="00000000" w:rsidRDefault="00000000" w:rsidRPr="00000000" w14:paraId="00000D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Tedavi pratiklerinin başkalarının gözü önünde yürütülmesi, çocuklarda utanç ve görünürlük kaygısı üretmektedir: «Dışarıda iğne yaparken biraz utanıyorum çünkü kolumdan iğne yaparken herkes bana bakıyor. Biraz utanıyorum» (Aile 11, T1DM’li çocuk, 12 yaş). Bu görünürlük çoğu zaman bir “farklılık” ve ötekilik hissine dönüşmektedir: «Canım acıyor yaparken, bir de insülin vurduğum ve şeker ölçtüğüm için diğer insanlardan farklıymışım gibi hissediyorum. […] İnsülin vururken çoğu kişi ters ters bakıyor» (Aile 20, T1DM’li çocuk, 11 yaş). Farklılık hissi kimi çocukta somut bir sosyal dışlanmaya kadar ilerlemektedir: «[…] Beni böyle şeylere çağırmamaya başladılar, sonra konuşmayı kestiler. […] “Sen diğer insanlara göre farklısın, sen herkesin dışındasın” gibi hissettiriyor. […] Okulda ölçemiyordum şekerimi çünkü sınıfta bakmaktan utanıyordum» (Aile 19, T1DM’li çocuk, 14 yaş). Bir başka çocukta aynı damgalanma, çevrenin bakışında yoğunlaşmaktadır: «[…] Şeker ölçme aletini, şunu bunu görenler, öyle değişik gözlerle bakıyor ki o çok ağırıma gidiyor» (Aile 201, T1DM’li çocuk, 11 yaş). Ergenlikte bu sosyal yük belirginleşmektedir: «[…] Ergenlikte çok daha zor olduğunu düşünüyorum. Çünkü işte okul, arkadaş ortamı falan bunlar etkiliyor. […] Okul çok zorluyor beni o konuda. çünkü sürekli şekere bakmak, yemekten önce insülin yapmak çoğu zaman yapamadığım şeyler […]» (Aile 202, T1DM’li çocuk, 15 yaş).</w:t>
      </w:r>
    </w:p>
    <w:bookmarkStart w:colFirst="0" w:colLast="0" w:name="22kxtmk9pnhu" w:id="182"/>
    <w:bookmarkEnd w:id="182"/>
    <w:p w:rsidR="00000000" w:rsidDel="00000000" w:rsidP="00000000" w:rsidRDefault="00000000" w:rsidRPr="00000000" w14:paraId="00000D3B">
      <w:pPr>
        <w:pStyle w:val="Heading4"/>
        <w:rPr/>
      </w:pPr>
      <w:r w:rsidDel="00000000" w:rsidR="00000000" w:rsidRPr="00000000">
        <w:rPr>
          <w:rtl w:val="0"/>
        </w:rPr>
        <w:t xml:space="preserve">4.6.4.4 Alt-tema 3.4 — Ailede Artan Dikkat ve “El Üstünde Tutulmak”: Korunma, Kontrol ve Kardeşlik</w:t>
      </w:r>
    </w:p>
    <w:p w:rsidR="00000000" w:rsidDel="00000000" w:rsidP="00000000" w:rsidRDefault="00000000" w:rsidRPr="00000000" w14:paraId="00000D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çocuklar, tanı sonrası ailede kendilerine yönelen artmış dikkati hem koruyucu hem kısıtlayıcı bir çerçevede deneyimlemektedir. “El üstünde tutulmak” bu ikili deneyimin en açık ifadesidir: «Beni biraz daha el üstünde tutuyorlar, biraz daha dikkat ediyorlar bana. Hastalandığımda, özellikle, üzerimde çok duruyorlar» (Aile 14, T1DM’li çocuk, 15 yaş). Kimi çocuk artan ilgiyi güvence olarak okumakta ve aile düzenini normalleştirmektedir: «Ben diyabet olunca şekerim düşer, bir yerde bir şey olur falan diye bana daha çok yoğunlaşıyor, daha ilgili davranıyor. […] Aile ilişkilerimizi pek etkilemedi aslında, eskisi gibi devam ediyor hayatımız» (Aile 11, T1DM’li çocuk, 12 yaş). Aynı ilgi, özellikle ergenlikte, bir kontrol ve otonomi gerilimine dönüşebilmektedir: «Bazen bir şeyi yemek istiyorum, annem “yeme” diyor, izin vermiyor. […] Annem “şekerine bak” diyor, ben bakmak istemiyorum artık. Yani sıkılıyorum kan şekeri bakmaktan» (Aile 202, T1DM’li çocuk, 15 yaş). Gözetim yalnızca anneden değil, kardeşten de gelmektedir; çocuk kardeşin “nöbetçi” rolünü kendi gözünden aktarmaktadır: «Kardeşim de ben diyabet olduğum için başıma bir şey gelir korkusuyla, sürekli peşimde dolanıyor, bir şey yiyeceğin zaman “[…] yapma” tarzı şeyler söylüyor. […] O da bana daha ilgili davranıyor» (Aile 11, T1DM’li çocuk, 12 yaş). Bu artan dikkatin altında, çocukların kendi çözüm dili de belirmekte; teknolojik destek gündelik yükü azaltacak somut bir ihtiyaç olarak dile getirilmektedir: «Mesela sensörü vardır, pompası falan vardır, onları kullanırsan atlatabilirsin. […] Parmakların delinmez, canın acımaz» (Aile 26, T1DM’li çocuk, 9 yaş).</w:t>
      </w:r>
    </w:p>
    <w:bookmarkStart w:colFirst="0" w:colLast="0" w:name="6hm5bkhevkng" w:id="183"/>
    <w:bookmarkEnd w:id="183"/>
    <w:p w:rsidR="00000000" w:rsidDel="00000000" w:rsidP="00000000" w:rsidRDefault="00000000" w:rsidRPr="00000000" w14:paraId="00000D3D">
      <w:pPr>
        <w:pStyle w:val="Heading4"/>
        <w:rPr/>
      </w:pPr>
      <w:r w:rsidDel="00000000" w:rsidR="00000000" w:rsidRPr="00000000">
        <w:rPr>
          <w:rtl w:val="0"/>
        </w:rPr>
        <w:t xml:space="preserve">4.6.4.5 Triadik okuma ve sınırlayıcı örüntü (COREQ Madde 31)</w:t>
      </w:r>
    </w:p>
    <w:p w:rsidR="00000000" w:rsidDel="00000000" w:rsidP="00000000" w:rsidRDefault="00000000" w:rsidRPr="00000000" w14:paraId="00000D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ailenin üç sesi yan yana konduğunda, T1DM tanılı çocuğun “hiçbir şey değişmedi” söylemi tek başına okunamaz hâle gelmektedir. Aile 11’de çocuk aile yaşamını bir süreklilik diliyle çerçeveler — «Aile ilişkilerimizi pek etkilemedi aslında, eskisi gibi devam ediyor hayatımız» (Aile 11, T1DM’li çocuk, 12 yaş) — ancak aynı ev, annenin sesinde süregelen bir suçluluk ve yüksek gözetim zeminidir (bkz. Alt-tema 2.1’de aktarılan anne anlatısı) ve kardeşin, çocuğun kendi tarifindeki gibi “sürekli peşinde dolanan” bir tetikte-oluşuyla doludur. Böylece aynı aile gerçeği, çocuk tarafından normalleştirilirken anne ve kardeş tarafından kronik bir kaygı ve bakım emeği olarak taşınmaktadır; bu bilgi-veren asimetrisi, tezin triadik bulgularının çekirdeğini oluşturur ve Tema 4’te ayrıntılandırılır.</w:t>
      </w:r>
    </w:p>
    <w:p w:rsidR="00000000" w:rsidDel="00000000" w:rsidP="00000000" w:rsidRDefault="00000000" w:rsidRPr="00000000" w14:paraId="00000D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Sınırlayıcı/aykırı örüntü olarak, çocuk anlatısındaki “normal” söylemi yük yokluğu anlamına gelmemektedir. Bir yandan tanısı yeni bir çocuk bu söylemi henüz kuramamakta («Bütün her şey değişti», Aile 201), bir yandan da normalleştiren çocuklarda aynı anda somut kısıt, bedensel acı, sosyal damgalanma ve kontrol reddi sürmektedir. “Hiçbir şey değişmedi” ifadesi çoğu zaman bağımsızlık, akranlara benzeme ve aile kontrolünü yönetme stratejisi olarak işlemekte; sıradanlaştırılan söylemin altında süregelen bir yükü görünür kılmaktadır. Öne çıkan kodlar: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KABULLENME_NORMALLESME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YARAR_BULMA_OLGUNLASMA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RUTIN_TAKIP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BESLENME_KONTROL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OKUL_SOSYAL_UYUM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AKRAN_CEVRE_DESTEGI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COCUK_OZERKLIK_OZBAKIM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ANNE_HIPERVIJILANS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KARDES_KORUYUCU_ROLU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TEKNOLOJI_DESTEGI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OFKE_ADALETSIZLIK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ogoyhh355d1t" w:id="184"/>
    <w:bookmarkEnd w:id="184"/>
    <w:p w:rsidR="00000000" w:rsidDel="00000000" w:rsidP="00000000" w:rsidRDefault="00000000" w:rsidRPr="00000000" w14:paraId="00000D40">
      <w:pPr>
        <w:pStyle w:val="Heading3"/>
        <w:rPr/>
      </w:pPr>
      <w:r w:rsidDel="00000000" w:rsidR="00000000" w:rsidRPr="00000000">
        <w:rPr>
          <w:rtl w:val="0"/>
        </w:rPr>
        <w:t xml:space="preserve">4.6.5 Tema 4 — Aynı Evde Üç Farklı Deneyim</w:t>
      </w:r>
    </w:p>
    <w:p w:rsidR="00000000" w:rsidDel="00000000" w:rsidP="00000000" w:rsidRDefault="00000000" w:rsidRPr="00000000" w14:paraId="00000D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Önceki üç makro tema deneyimi ağırlıkla tek bir perspektiften (kardeş, anne, çocuk) okurken, bu tema aynı aile bağlamındaki üç sesi yan yana koyarak triadik karşılaştırmalı bir okuma yapar. Temel bulgu, T1DM’nin ailede tek bir ortak anlatı üretmediğidir: aynı olay ve aynı ebeveyn davranışı anne, T1DM tanılı çocuk ve sağlıklı kardeş tarafından farklı sorumluluk, risk ve adalet çerçeveleriyle anlamlandırılmaktadır. Anne düzen ve güvenlik dilini, T1DM tanılı çocuk beden-özerklik ve sosyal görünürlük dilini, sağlıklı kardeş ise kısıtlanma-gözetmenlik ve adalet dilini öne çıkarmaktadır. Aşağıdaki dört alt-tema, en az iki aile için tam triad (anne + çocuk + kardeş yan yana) üzerinden bu anlam asimetrisini görünür kılar; alıntı ölçütleri Tema 1-3’tekiyle aynıdır.</w:t>
      </w:r>
    </w:p>
    <w:tbl>
      <w:tblPr>
        <w:tblStyle w:val="Table77"/>
        <w:tblW w:w="7920.0" w:type="dxa"/>
        <w:jc w:val="left"/>
        <w:tblInd w:w="-108.0" w:type="dxa"/>
        <w:tblLayout w:type="fixed"/>
        <w:tblLook w:val="0020"/>
      </w:tblPr>
      <w:tblGrid>
        <w:gridCol w:w="3960"/>
        <w:gridCol w:w="3960"/>
        <w:tblGridChange w:id="0">
          <w:tblGrid>
            <w:gridCol w:w="3960"/>
            <w:gridCol w:w="3960"/>
          </w:tblGrid>
        </w:tblGridChange>
      </w:tblGrid>
      <w:tr>
        <w:trPr>
          <w:cantSplit w:val="0"/>
          <w:tblHeader w:val="1"/>
        </w:trPr>
        <w:tc>
          <w:tcPr/>
          <w:p w:rsidR="00000000" w:rsidDel="00000000" w:rsidP="00000000" w:rsidRDefault="00000000" w:rsidRPr="00000000" w14:paraId="00000D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tema</w:t>
            </w:r>
          </w:p>
        </w:tc>
        <w:tc>
          <w:tcPr/>
          <w:p w:rsidR="00000000" w:rsidDel="00000000" w:rsidP="00000000" w:rsidRDefault="00000000" w:rsidRPr="00000000" w14:paraId="00000D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Rol-temelli anlam ayrışması</w:t>
            </w:r>
          </w:p>
        </w:tc>
      </w:tr>
      <w:tr>
        <w:trPr>
          <w:cantSplit w:val="0"/>
          <w:tblHeader w:val="0"/>
        </w:trPr>
        <w:tc>
          <w:tcPr/>
          <w:p w:rsidR="00000000" w:rsidDel="00000000" w:rsidP="00000000" w:rsidRDefault="00000000" w:rsidRPr="00000000" w14:paraId="00000D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4.1 — “Diyabetik düzen”in gündelik hayatı yeniden kurması</w:t>
            </w:r>
          </w:p>
        </w:tc>
        <w:tc>
          <w:tcPr/>
          <w:p w:rsidR="00000000" w:rsidDel="00000000" w:rsidP="00000000" w:rsidRDefault="00000000" w:rsidRPr="00000000" w14:paraId="00000D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yönetim yükünü, çocuk beden-özerklik kaybını, kardeş gönüllü mahrumiyeti taşır</w:t>
            </w:r>
          </w:p>
        </w:tc>
      </w:tr>
      <w:tr>
        <w:trPr>
          <w:cantSplit w:val="0"/>
          <w:tblHeader w:val="0"/>
        </w:trPr>
        <w:tc>
          <w:tcPr/>
          <w:p w:rsidR="00000000" w:rsidDel="00000000" w:rsidP="00000000" w:rsidRDefault="00000000" w:rsidRPr="00000000" w14:paraId="00000D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 — “Bir şey olacak” korkusu ve sürekli tetikte olma</w:t>
            </w:r>
          </w:p>
        </w:tc>
        <w:tc>
          <w:tcPr/>
          <w:p w:rsidR="00000000" w:rsidDel="00000000" w:rsidP="00000000" w:rsidRDefault="00000000" w:rsidRPr="00000000" w14:paraId="00000D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Kaybetme korkusu anne ve kardeşi doldururken çocuk normalleştirir</w:t>
            </w:r>
          </w:p>
        </w:tc>
      </w:tr>
      <w:tr>
        <w:trPr>
          <w:cantSplit w:val="0"/>
          <w:tblHeader w:val="0"/>
        </w:trPr>
        <w:tc>
          <w:tcPr/>
          <w:p w:rsidR="00000000" w:rsidDel="00000000" w:rsidP="00000000" w:rsidRDefault="00000000" w:rsidRPr="00000000" w14:paraId="00000D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4.3 — İlgi, adalet ve kontrol gerilimi</w:t>
            </w:r>
          </w:p>
        </w:tc>
        <w:tc>
          <w:tcPr/>
          <w:p w:rsidR="00000000" w:rsidDel="00000000" w:rsidP="00000000" w:rsidRDefault="00000000" w:rsidRPr="00000000" w14:paraId="00000D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ilgi çocuk için koruma, kardeş için görülmeme, anne için suçluluk olarak yaşanır</w:t>
            </w:r>
          </w:p>
        </w:tc>
      </w:tr>
      <w:tr>
        <w:trPr>
          <w:cantSplit w:val="0"/>
          <w:tblHeader w:val="0"/>
        </w:trPr>
        <w:tc>
          <w:tcPr/>
          <w:p w:rsidR="00000000" w:rsidDel="00000000" w:rsidP="00000000" w:rsidRDefault="00000000" w:rsidRPr="00000000" w14:paraId="00000D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 — Küçük bakıcılar ve “hasta otoritesi”</w:t>
            </w:r>
          </w:p>
        </w:tc>
        <w:tc>
          <w:tcPr/>
          <w:p w:rsidR="00000000" w:rsidDel="00000000" w:rsidP="00000000" w:rsidRDefault="00000000" w:rsidRPr="00000000" w14:paraId="00000D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bakım emeği üstlenir, çocuk hastalık statüsüyle güç kazanır, anne farkında ama çaresizdir</w:t>
            </w:r>
          </w:p>
        </w:tc>
      </w:tr>
    </w:tbl>
    <w:bookmarkStart w:colFirst="0" w:colLast="0" w:name="w46amv4q078y" w:id="185"/>
    <w:bookmarkEnd w:id="185"/>
    <w:p w:rsidR="00000000" w:rsidDel="00000000" w:rsidP="00000000" w:rsidRDefault="00000000" w:rsidRPr="00000000" w14:paraId="00000D4C">
      <w:pPr>
        <w:pStyle w:val="Heading4"/>
        <w:rPr/>
      </w:pPr>
      <w:r w:rsidDel="00000000" w:rsidR="00000000" w:rsidRPr="00000000">
        <w:rPr>
          <w:rtl w:val="0"/>
        </w:rPr>
        <w:t xml:space="preserve">4.6.5.1 Alt-tema 4.1 — “Diyabetik Düzen”: Ortak Kısıtlılık ve Üyeye Özgü Sınırlılık</w:t>
      </w:r>
    </w:p>
    <w:p w:rsidR="00000000" w:rsidDel="00000000" w:rsidP="00000000" w:rsidRDefault="00000000" w:rsidRPr="00000000" w14:paraId="00000D4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beslenme ve yaşam düzeni, tam triadda üç ayrı anlam kazanmaktadır (tam triad — Aile 19). Anne, hasta çocuğun rejiminin kendi gündelik yaşamını ve gözetim yükünü nasıl kuşattığını, sıradan ebeveynlikten ayrışan bir sürekli eşlik hâli olarak aktarmaktadır: «onu hiç yalnız bırakamaz oldum. […] Hep okulda sınıfın kapısında beklerdim, birinci sınıftan beşinci sınıfa kadar her gün […] sabah onunla gidiyordum, öğlen onunla çıkıyordum» (Aile 19, anne, 36 yaş). Aynı düzeni T1DM tanılı çocuk bir beden- özerklik kaybı olarak yaşamaktadır: «İstediğim zaman istediğim şeyleri yiyemiyorum istediğim kadar. […] Sürekli dikkat içinde olman lazım […]» (Aile 19, T1DM’li çocuk, 14 yaş); sağlıklı kardeş ise aynı kısıtı empatiyle benimsenen gönüllü bir mahrumiyet olarak çerçevelemektedir: «Ben de bir şeyler yemek istediğimde ben de yiyemiyorum, ablama dokunur diye. […]» (Aile 19, sağlıklı kardeş, 10 yaş). Böylece tek bir “diyabetik düzen”, anne için yönetim ve gözetim, çocuk için özerklik kaybı, kardeş için gönüllü feragat olarak üç paralel ama asimetrik anlam üretmektedir (bkz. Alt-tema 1.1 ve 3.2).</w:t>
      </w:r>
    </w:p>
    <w:bookmarkStart w:colFirst="0" w:colLast="0" w:name="mbta4rpq1tcg" w:id="186"/>
    <w:bookmarkEnd w:id="186"/>
    <w:p w:rsidR="00000000" w:rsidDel="00000000" w:rsidP="00000000" w:rsidRDefault="00000000" w:rsidRPr="00000000" w14:paraId="00000D4E">
      <w:pPr>
        <w:pStyle w:val="Heading4"/>
        <w:rPr/>
      </w:pPr>
      <w:r w:rsidDel="00000000" w:rsidR="00000000" w:rsidRPr="00000000">
        <w:rPr>
          <w:rtl w:val="0"/>
        </w:rPr>
        <w:t xml:space="preserve">4.6.5.2 Alt-tema 4.2 — “Bir Şey Olacak” Korkusu ve Sürekli Tetikte Olma</w:t>
      </w:r>
    </w:p>
    <w:p w:rsidR="00000000" w:rsidDel="00000000" w:rsidP="00000000" w:rsidRDefault="00000000" w:rsidRPr="00000000" w14:paraId="00000D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Kaybetme korkusu, triadın anne ve kardeş uçlarını yoğun biçimde doldururken T1DM tanılı çocuğun sesinde belirgin biçimde silik kalmaktadır. Anne için bu korku bedensel bir tetikte-oluş ve ölüm imgesidir: «Kızımın nefesini gece kontrol ederdim çünkü korkuyordum bir şey olur, gece şekeri düşer diye. […] Ben çocuğum ölüyor, gitti zannettim. Elim ayağım boşaldı […]» (Aile 11, anne, 47 yaş). Aynı korku sağlıklı kardeşte paylaşılan bir kaygı ve ölüm endişesi olarak görünmektedir: «Annem ve ben, hep ablam bayılacak diye korkuyoruz. İleride ölme ihtimali olabilir» (Aile 11, sağlıklı kardeş, 9 yaş). Buna karşın aynı ailenin T1DM tanılı çocuğu hastalığı bir süreklilik diliyle çerçevelemekte — «Aile ilişkilerimizi pek etkilemedi aslında, eskisi gibi devam ediyor hayatımız» (Aile 11, T1DM’li çocuk, 12 yaş) — ve kaybetme korkusunu doğrudan dile getirmemektedir. Bu asimetri, triadik matriste kaybetme korkusu ekseninin T1DM tanılı çocuk hücrelerinde yer almamasıyla da tutarlıdır: korkuyu, hastalığı yaşayan değil, onu izleyen anne ve kardeş taşımaktadır. Bir başka ailede sağlıklı kardeş bu tetikte-oluşu bir acil durum yöneticiliğine dönüştürmektedir: «şekeri baya düşükse ya zile basıyorum, kardeşimin telefonu var […] arıyoruz, “Anne, şöyle şöyle oldu.”» (Aile 26, sağlıklı kardeş, 9 yaş).</w:t>
      </w:r>
    </w:p>
    <w:bookmarkStart w:colFirst="0" w:colLast="0" w:name="d0mrc0hyq0d0" w:id="187"/>
    <w:bookmarkEnd w:id="187"/>
    <w:p w:rsidR="00000000" w:rsidDel="00000000" w:rsidP="00000000" w:rsidRDefault="00000000" w:rsidRPr="00000000" w14:paraId="00000D50">
      <w:pPr>
        <w:pStyle w:val="Heading4"/>
        <w:rPr/>
      </w:pPr>
      <w:r w:rsidDel="00000000" w:rsidR="00000000" w:rsidRPr="00000000">
        <w:rPr>
          <w:rtl w:val="0"/>
        </w:rPr>
        <w:t xml:space="preserve">4.6.5.3 Alt-tema 4.3 — İlgi, Adalet ve Kontrol: “El Üstünde Tutulmak” ile “Görülmeme” Arasında</w:t>
      </w:r>
    </w:p>
    <w:p w:rsidR="00000000" w:rsidDel="00000000" w:rsidP="00000000" w:rsidRDefault="00000000" w:rsidRPr="00000000" w14:paraId="00000D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alt-tema, tezin merkezî anlam-asimetrisi bulgusunu tam triadda (Aile 14) somutlar: aynı yoğun ebeveyn ilgisi üç rolde üç farklı anlama gelmektedir. T1DM tanılı çocuk ilgiyi bir güvence ve ayrıcalık olarak okumaktadır: «Beni biraz daha el üstünde tutuyorlar, biraz daha dikkat ediyorlar bana. Hastalandığımda, özellikle, üzerimde çok duruyorlar» (Aile 14, T1DM’li çocuk, 15 yaş). Sağlıklı kardeş için aynı ilgi dağılımı bir görülmeme ve ikinci planda kalma deneyimidir: «O sırada benim karnım ağrıyordu. […] Annem benimle ilgilenmedi, abimin hastalığı daha büyük olduğunu için annem abimle ilgilendi» (Aile 14, sağlıklı kardeş, 10 yaş). Anne ise bu asimetriyi bir suçluluk ve telafi ikilemi olarak taşımaktadır: «Oğlum diyabet tanısı aldığında 10 yaşındaki kardeşi bebekti ve onunla hiç ilgilenemedim. […] eşimi, diğer kardeşini unuttum; benim bütün varım yoğum [diyabetli oğlum] oldu» (Aile 14, anne, 37 yaş). Aynı ebeveyn davranışı böylece çocukta koruma, kardeşte görülmeme, annede suçluluk olarak anlamlandırılmakta; bu üç-yönlü anlam ayrışması, tek bilgi vericiye indirgenemeyecek bir aile gerçeğini ortaya koymaktadır.</w:t>
      </w:r>
    </w:p>
    <w:bookmarkStart w:colFirst="0" w:colLast="0" w:name="rc0gk9i49was" w:id="188"/>
    <w:bookmarkEnd w:id="188"/>
    <w:p w:rsidR="00000000" w:rsidDel="00000000" w:rsidP="00000000" w:rsidRDefault="00000000" w:rsidRPr="00000000" w14:paraId="00000D52">
      <w:pPr>
        <w:pStyle w:val="Heading4"/>
        <w:rPr/>
      </w:pPr>
      <w:r w:rsidDel="00000000" w:rsidR="00000000" w:rsidRPr="00000000">
        <w:rPr>
          <w:rtl w:val="0"/>
        </w:rPr>
        <w:t xml:space="preserve">4.6.5.4 Alt-tema 4.4 — “Küçük Bakıcılar” ve “Hasta Otoritesi”: Bakım Emeği, Güç ve Sessiz Feragat</w:t>
      </w:r>
    </w:p>
    <w:p w:rsidR="00000000" w:rsidDel="00000000" w:rsidP="00000000" w:rsidRDefault="00000000" w:rsidRPr="00000000" w14:paraId="00000D5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Triadın son kesişimi, kardeşlik dinamiklerinde bakım emeğinin ve gücün nasıl yeniden dağıldığını göstermektedir. Anne, sağlıklı kardeşlerin bir bakım ağına geçtiğini ve hasta çocuğun bu durumu bir güç kaynağına çevirdiğini (“hasta otoritesi”) açıkça tarif etmektedir: «Kardeşleri, şekeri düştüğü zaman üzülüyorlar işte ve [kızımın] her dediğini yapmaya çalışıyorlar. [Kızım] da bunu çok güzel kullanıyor bu arada. […] [Kızımı] hepsine emanet edebiliyorum» (Aile 11, anne, 47 yaş). Sağlıklı kardeş aynı rolü bir sorumluluk ve gözetim emeği olarak yaşamaktadır: «Annemler bir yere gittiğinde ablam gidemiyor, ablam ile ikimiz evde kalıyoruz. Annem de bana ablamın şekeri düşerse ne yapabileceğimi […] söylüyor» (Aile 11, sağlıklı kardeş, 9 yaş); T1DM tanılı çocuk ise kardeşin bu tetikte-oluşunu kendi gözünden aktarmaktadır: «Kardeşim de ben diyabet olduğum için başıma bir şey gelir korkusuyla, sürekli peşimde dolanıyor […]» (Aile 11, T1DM’li çocuk, 12 yaş). Aynı örüntü Aile 26’da, kardeşin öfkesini bastıran bir sessiz feragate dönüşmektedir; anne kardeşin “el pençe divan” gözetimini — «Diğer kardeşini [ikizi] çok etkiledi. Kardeşi onun etrafında koşturuyor “şekerin düşecek, yapma” […], kardeşi sürekli el pençe divan peşinde yani» (Aile 26, anne, 44 yaş) — aktarırken, kardeşin kendi sesinde bu rol bir öz-denetim disiplinine dönüşmektedir: «[…] insan sinirlenince bağırır, kızar, vurur ya; böyle yapmayacaksın. “Tamam” diyip geçeceksin» (Aile 26, sağlıklı kardeş, 9 yaş). Bu bakım döngüsünün ardında, ailelerin karşıladıkları sistemik ihtiyaç açığı da belirmektedir: «Şu pompayı [insülin pompası] çok istiyoruz ama maalesef devlet [SGK] hepsini karşılamadığı için maddiyatsızlıktan yapamıyoruz, keşke yapılabilseydi» (Aile 11, anne, 47 yaş).</w:t>
      </w:r>
    </w:p>
    <w:bookmarkStart w:colFirst="0" w:colLast="0" w:name="jn0tjfq0adwr" w:id="189"/>
    <w:bookmarkEnd w:id="189"/>
    <w:p w:rsidR="00000000" w:rsidDel="00000000" w:rsidP="00000000" w:rsidRDefault="00000000" w:rsidRPr="00000000" w14:paraId="00000D54">
      <w:pPr>
        <w:pStyle w:val="Heading4"/>
        <w:rPr/>
      </w:pPr>
      <w:r w:rsidDel="00000000" w:rsidR="00000000" w:rsidRPr="00000000">
        <w:rPr>
          <w:rtl w:val="0"/>
        </w:rPr>
        <w:t xml:space="preserve">4.6.5.5 Triadik bütüncül çıktı ve sınırlayıcı örüntü</w:t>
      </w:r>
    </w:p>
    <w:p w:rsidR="00000000" w:rsidDel="00000000" w:rsidP="00000000" w:rsidRDefault="00000000" w:rsidRPr="00000000" w14:paraId="00000D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alt-temanın triadik okuması, aynı aile gerçeğinin rol-bağımlı biçimde yaşandığını göstermektedir: aynı olay anne için yönetim yükü, kaybetme korkusu ve suçluluk; T1DM tanılı çocuk için normalleştirme, beden-özerklik ve “el üstünde tutulma”; sağlıklı kardeş için gönüllü mahrumiyet, tetikte-oluş ve görülmeme olarak biçimlenmektedir. Buradan iki analitik ilke belirmektedir: </w:t>
      </w:r>
      <w:r w:rsidDel="00000000" w:rsidR="00000000" w:rsidRPr="00000000">
        <w:rPr>
          <w:b w:val="1"/>
          <w:bCs w:val="1"/>
          <w:i w:val="0"/>
          <w:iCs w:val="0"/>
          <w:smallCaps w:val="0"/>
          <w:strike w:val="0"/>
          <w:color w:val="000000"/>
          <w:sz w:val="24"/>
          <w:szCs w:val="24"/>
          <w:u w:val="none"/>
          <w:shd w:fill="auto" w:val="clear"/>
          <w:vertAlign w:val="baseline"/>
          <w:rtl w:val="0"/>
        </w:rPr>
        <w:t xml:space="preserve">normalleştirme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tetikte-olmanın yokluğu değildir ve </w:t>
      </w:r>
      <w:r w:rsidDel="00000000" w:rsidR="00000000" w:rsidRPr="00000000">
        <w:rPr>
          <w:b w:val="1"/>
          <w:bCs w:val="1"/>
          <w:i w:val="0"/>
          <w:iCs w:val="0"/>
          <w:smallCaps w:val="0"/>
          <w:strike w:val="0"/>
          <w:color w:val="000000"/>
          <w:sz w:val="24"/>
          <w:szCs w:val="24"/>
          <w:u w:val="none"/>
          <w:shd w:fill="auto" w:val="clear"/>
          <w:vertAlign w:val="baseline"/>
          <w:rtl w:val="0"/>
        </w:rPr>
        <w:t xml:space="preserve">uyum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yükün yokluğu anlamına gelmemektedir. Bu bilgi-veren asimetrisi, karma yöntemde diadik tutarlılık (H5) bulgusunun ve Karma Bulgulara Köprü’deki triadik informant satırının nitel karşılığını oluşturur (§4.7). Öne çıkan kodlar: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RUTIN_TAKIP</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KAYGI_KIRILGANLIK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ANNE_HIPERVIJILANS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KARDES_GORUNMEZ_YUK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KARDES_KORUYUCU_ROLU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KARDES_ILISKISI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OFKE_ADALETSIZLIK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COCUK_OZERKLIK_OZBAKIM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TEKNOLOJI_DESTEGI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YARAR_BULMA_OLGUNLASMA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KABULLENME_NORMALLESME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temaya ilişkin sistematik negatif-vaka taraması ve odak aile matrisi, izleyen bölümde sunulmaktadır.</w:t>
      </w:r>
    </w:p>
    <w:bookmarkStart w:colFirst="0" w:colLast="0" w:name="pw1ip0ib6uuv" w:id="190"/>
    <w:bookmarkEnd w:id="190"/>
    <w:p w:rsidR="00000000" w:rsidDel="00000000" w:rsidP="00000000" w:rsidRDefault="00000000" w:rsidRPr="00000000" w14:paraId="00000D56">
      <w:pPr>
        <w:pStyle w:val="Heading3"/>
        <w:rPr/>
      </w:pPr>
      <w:r w:rsidDel="00000000" w:rsidR="00000000" w:rsidRPr="00000000">
        <w:rPr>
          <w:rtl w:val="0"/>
        </w:rPr>
        <w:t xml:space="preserve">4.6.6 Çapraz Bilimsel Neticeler</w:t>
      </w:r>
    </w:p>
    <w:p w:rsidR="00000000" w:rsidDel="00000000" w:rsidP="00000000" w:rsidRDefault="00000000" w:rsidRPr="00000000" w14:paraId="00000D5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makro temanın çapraz okumasından altı temalar-arası netice belirmektedir. Birincisi, Tip 1 diyabet ailede aile düzeyi bir düzenleme rejimi üretmekte; gündelik yaşam ölçüm, beslenme ve izlem etrafında yeniden kurulmaktadır. İkincisi, anne bakımı hem klinik hem ahlaki bir sorumluluk olarak içselleştirmektedir. Üçüncüsü, sağlıklı kardeşin yükü çoğu zaman açık şikâyet olmaksızın sessiz taşınmaktadır. Dördüncüsü, T1DM tanılı çocuk normalleşme ile farklılık arasında sürekli müzakere etmektedir. Beşincisi, koruma, kontrol ve adalet aynı ebeveyn davranışında birleşebilmektedir. Altıncısı, aynı olayın üç rol tarafından farklı sorumluluk, risk ve adalet çerçeveleriyle anlamlandırılmasıdır.</w:t>
      </w:r>
    </w:p>
    <w:bookmarkStart w:colFirst="0" w:colLast="0" w:name="6bonji8vbfjo" w:id="191"/>
    <w:bookmarkEnd w:id="191"/>
    <w:p w:rsidR="00000000" w:rsidDel="00000000" w:rsidP="00000000" w:rsidRDefault="00000000" w:rsidRPr="00000000" w14:paraId="00000D58">
      <w:pPr>
        <w:pStyle w:val="Heading3"/>
        <w:rPr/>
      </w:pPr>
      <w:r w:rsidDel="00000000" w:rsidR="00000000" w:rsidRPr="00000000">
        <w:rPr>
          <w:rtl w:val="0"/>
        </w:rPr>
        <w:t xml:space="preserve">4.6.7 Negatif Vaka, Sınırlayıcı Örüntüler ve Odak Aile Matrisi</w:t>
      </w:r>
    </w:p>
    <w:p w:rsidR="00000000" w:rsidDel="00000000" w:rsidP="00000000" w:rsidRDefault="00000000" w:rsidRPr="00000000" w14:paraId="00000D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Tema 4 için sistematik negatif-vaka taraması üç alanda yürütülmüştür: temalarla karşıtlık işaretleri, çocuk anlatısındaki “normal” söyleminin sınırları ve Aile 201’in rol temsili. Odak aile matrisi, ailelerin temalara katkısında eşitsiz bir dağılım göstermektedir; Aile 011 ve Aile 202 en yüksek odak yoğunluğunu taşırken Aile 201 en düşük tek-alan temsiliyle sınırlı kalmıştır. Bu dağılım, bilgi gücünün aileler arasında eşit dağılmadığını ve Aile 201’in aktarılabilirlik tartışmasıyla bağlantılı olduğunu belgelemektedir. Bu niteliksel örüntülerin her birincil hipotezle yan yana okunması, izleyen Karma Bulgulara Köprü’de (§4.7) sunulmaktadır.</w:t>
      </w:r>
    </w:p>
    <w:bookmarkStart w:colFirst="0" w:colLast="0" w:name="mwto5qdnno40" w:id="192"/>
    <w:bookmarkEnd w:id="192"/>
    <w:p w:rsidR="00000000" w:rsidDel="00000000" w:rsidP="00000000" w:rsidRDefault="00000000" w:rsidRPr="00000000" w14:paraId="00000D5A">
      <w:pPr>
        <w:pStyle w:val="Heading2"/>
        <w:rPr/>
      </w:pPr>
      <w:r w:rsidDel="00000000" w:rsidR="00000000" w:rsidRPr="00000000">
        <w:rPr>
          <w:rtl w:val="0"/>
        </w:rPr>
        <w:t xml:space="preserve">4.7 Karma Bulgulara Köprü (Joint Display)</w:t>
      </w:r>
    </w:p>
    <w:p w:rsidR="00000000" w:rsidDel="00000000" w:rsidP="00000000" w:rsidRDefault="00000000" w:rsidRPr="00000000" w14:paraId="00000D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birleşik gösterim, her birincil hipotez için nicel bulguyu (yön ve belirsizlik) ve ilgili niteliksel temayı yan yana getirmekte; kanıt türleri karıştırılmadan ilişki türü (uyum / tamamlayıcılık / ayrışma / açıklayıcı genişleme) etiketlenmektedir. İlişki türü yorumu ve karma meta-çıkarım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 ve 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bölümüne bırakılmıştır.</w:t>
      </w:r>
    </w:p>
    <w:tbl>
      <w:tblPr>
        <w:tblStyle w:val="Table78"/>
        <w:tblW w:w="7920.0" w:type="dxa"/>
        <w:jc w:val="left"/>
        <w:tblInd w:w="-108.0" w:type="dxa"/>
        <w:tblLayout w:type="fixed"/>
        <w:tblLook w:val="0020"/>
      </w:tblPr>
      <w:tblGrid>
        <w:gridCol w:w="1584"/>
        <w:gridCol w:w="1584"/>
        <w:gridCol w:w="1584"/>
        <w:gridCol w:w="1584"/>
        <w:gridCol w:w="1584"/>
        <w:tblGridChange w:id="0">
          <w:tblGrid>
            <w:gridCol w:w="1584"/>
            <w:gridCol w:w="1584"/>
            <w:gridCol w:w="1584"/>
            <w:gridCol w:w="1584"/>
            <w:gridCol w:w="1584"/>
          </w:tblGrid>
        </w:tblGridChange>
      </w:tblGrid>
      <w:tr>
        <w:trPr>
          <w:cantSplit w:val="0"/>
          <w:tblHeader w:val="1"/>
        </w:trPr>
        <w:tc>
          <w:tcPr/>
          <w:p w:rsidR="00000000" w:rsidDel="00000000" w:rsidP="00000000" w:rsidRDefault="00000000" w:rsidRPr="00000000" w14:paraId="00000D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Odak</w:t>
            </w:r>
          </w:p>
        </w:tc>
        <w:tc>
          <w:tcPr/>
          <w:p w:rsidR="00000000" w:rsidDel="00000000" w:rsidP="00000000" w:rsidRDefault="00000000" w:rsidRPr="00000000" w14:paraId="00000D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Nicel verdikt</w:t>
            </w:r>
          </w:p>
        </w:tc>
        <w:tc>
          <w:tcPr/>
          <w:p w:rsidR="00000000" w:rsidDel="00000000" w:rsidP="00000000" w:rsidRDefault="00000000" w:rsidRPr="00000000" w14:paraId="00000D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örüntü</w:t>
            </w:r>
          </w:p>
        </w:tc>
        <w:tc>
          <w:tcPr/>
          <w:p w:rsidR="00000000" w:rsidDel="00000000" w:rsidP="00000000" w:rsidRDefault="00000000" w:rsidRPr="00000000" w14:paraId="00000D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İlişki türü</w:t>
            </w:r>
          </w:p>
        </w:tc>
        <w:tc>
          <w:tcPr/>
          <w:p w:rsidR="00000000" w:rsidDel="00000000" w:rsidP="00000000" w:rsidRDefault="00000000" w:rsidRPr="00000000" w14:paraId="00000D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Yorum sınırı</w:t>
            </w:r>
          </w:p>
        </w:tc>
      </w:tr>
      <w:tr>
        <w:trPr>
          <w:cantSplit w:val="0"/>
          <w:tblHeader w:val="0"/>
        </w:trPr>
        <w:tc>
          <w:tcPr/>
          <w:p w:rsidR="00000000" w:rsidDel="00000000" w:rsidP="00000000" w:rsidRDefault="00000000" w:rsidRPr="00000000" w14:paraId="00000D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H1 — Çocuk algısı (EMBU-C)</w:t>
            </w:r>
            <w:r w:rsidDel="00000000" w:rsidR="00000000" w:rsidRPr="00000000">
              <w:rPr>
                <w:rtl w:val="0"/>
              </w:rPr>
            </w:r>
          </w:p>
        </w:tc>
        <w:tc>
          <w:tcPr/>
          <w:p w:rsidR="00000000" w:rsidDel="00000000" w:rsidP="00000000" w:rsidRDefault="00000000" w:rsidRPr="00000000" w14:paraId="00000D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 ailelerindeki çocukların kontrol çocuklarına kıyasla reddetme ve aşırı koruma algısını doğrulayıcı grup ana etkisi test ailesinde küçük ama iki çerçevede tutarlı biçimde daha yüksek bildirdiği (reddetme b = 0,14 [0,07; 0,22], q = 0,001, BF₁₀ = 10,55; aşırı koruma q = 0,003, BF₁₀ = 6,93; reddetme iki-grup standardize g ≈ 0,38) </w:t>
            </w:r>
          </w:p>
        </w:tc>
        <w:tc>
          <w:tcPr/>
          <w:p w:rsidR="00000000" w:rsidDel="00000000" w:rsidP="00000000" w:rsidRDefault="00000000" w:rsidRPr="00000000" w14:paraId="00000D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Normalleşme dili yükün yokluğu anlamına gelmez; çoğu zaman yükü sürdürülebilir kılma stratejisidir </w:t>
            </w:r>
          </w:p>
        </w:tc>
        <w:tc>
          <w:tcPr/>
          <w:p w:rsidR="00000000" w:rsidDel="00000000" w:rsidP="00000000" w:rsidRDefault="00000000" w:rsidRPr="00000000" w14:paraId="00000D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Açıklayıcı genişleme</w:t>
            </w:r>
          </w:p>
        </w:tc>
        <w:tc>
          <w:tcPr/>
          <w:p w:rsidR="00000000" w:rsidDel="00000000" w:rsidP="00000000" w:rsidRDefault="00000000" w:rsidRPr="00000000" w14:paraId="00000D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nitel deneyimsel bağlam nicel reddetme algısının mekanizması değil</w:t>
            </w:r>
          </w:p>
        </w:tc>
      </w:tr>
      <w:tr>
        <w:trPr>
          <w:cantSplit w:val="0"/>
          <w:tblHeader w:val="0"/>
        </w:trPr>
        <w:tc>
          <w:tcPr/>
          <w:p w:rsidR="00000000" w:rsidDel="00000000" w:rsidP="00000000" w:rsidRDefault="00000000" w:rsidRPr="00000000" w14:paraId="00000D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H2 — Kardeş ilişkisi (KİA/SRQ)</w:t>
            </w:r>
            <w:r w:rsidDel="00000000" w:rsidR="00000000" w:rsidRPr="00000000">
              <w:rPr>
                <w:rtl w:val="0"/>
              </w:rPr>
            </w:r>
          </w:p>
        </w:tc>
        <w:tc>
          <w:tcPr/>
          <w:p w:rsidR="00000000" w:rsidDel="00000000" w:rsidP="00000000" w:rsidRDefault="00000000" w:rsidRPr="00000000" w14:paraId="00000D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 SRQ boyutunda aynı yönde belirgin bir DM × kontrol farkı üretmemiştir (d &lt; 0,20; FDR p &gt; 0,350) </w:t>
            </w:r>
          </w:p>
        </w:tc>
        <w:tc>
          <w:tcPr/>
          <w:p w:rsidR="00000000" w:rsidDel="00000000" w:rsidP="00000000" w:rsidRDefault="00000000" w:rsidRPr="00000000" w14:paraId="00000D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Ebeveyn ilgisinin yeniden dağılımını kendi gündelik yaşamında taşımaktadır </w:t>
            </w:r>
          </w:p>
        </w:tc>
        <w:tc>
          <w:tcPr/>
          <w:p w:rsidR="00000000" w:rsidDel="00000000" w:rsidP="00000000" w:rsidRDefault="00000000" w:rsidRPr="00000000" w14:paraId="00000D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Tamamlayıcılık</w:t>
            </w:r>
          </w:p>
        </w:tc>
        <w:tc>
          <w:tcPr/>
          <w:p w:rsidR="00000000" w:rsidDel="00000000" w:rsidP="00000000" w:rsidRDefault="00000000" w:rsidRPr="00000000" w14:paraId="00000D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nicel fark yokluğu nitel sessiz yükü silmez; farklı düzeyler ölçülüyor</w:t>
            </w:r>
          </w:p>
        </w:tc>
      </w:tr>
      <w:tr>
        <w:trPr>
          <w:cantSplit w:val="0"/>
          <w:tblHeader w:val="0"/>
        </w:trPr>
        <w:tc>
          <w:tcPr/>
          <w:p w:rsidR="00000000" w:rsidDel="00000000" w:rsidP="00000000" w:rsidRDefault="00000000" w:rsidRPr="00000000" w14:paraId="00000D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H3 — Anne öz-rapor (EMBU-P)</w:t>
            </w:r>
            <w:r w:rsidDel="00000000" w:rsidR="00000000" w:rsidRPr="00000000">
              <w:rPr>
                <w:rtl w:val="0"/>
              </w:rPr>
            </w:r>
          </w:p>
        </w:tc>
        <w:tc>
          <w:tcPr/>
          <w:p w:rsidR="00000000" w:rsidDel="00000000" w:rsidP="00000000" w:rsidRDefault="00000000" w:rsidRPr="00000000" w14:paraId="00000D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öz-bildirimi düzleminde DM × kontrol farkı bulunmadığını tutarlı biçimde desteklemektedir (aşırı koruma ve karşılaştırma TOST “Eşdeğer”; reddetme ROPE %93) </w:t>
            </w:r>
          </w:p>
        </w:tc>
        <w:tc>
          <w:tcPr/>
          <w:p w:rsidR="00000000" w:rsidDel="00000000" w:rsidP="00000000" w:rsidRDefault="00000000" w:rsidRPr="00000000" w14:paraId="00000D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Bakımın normalleştirilmiş ve ahlaki sorumluluk olarak içselleştirilmiş biçimidir </w:t>
            </w:r>
          </w:p>
        </w:tc>
        <w:tc>
          <w:tcPr/>
          <w:p w:rsidR="00000000" w:rsidDel="00000000" w:rsidP="00000000" w:rsidRDefault="00000000" w:rsidRPr="00000000" w14:paraId="00000D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Açıklayıcı genişleme</w:t>
            </w:r>
          </w:p>
        </w:tc>
        <w:tc>
          <w:tcPr/>
          <w:p w:rsidR="00000000" w:rsidDel="00000000" w:rsidP="00000000" w:rsidRDefault="00000000" w:rsidRPr="00000000" w14:paraId="00000D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sınırlı nicel fark nitel içselleştirme süreciyle yorumlanır</w:t>
            </w:r>
          </w:p>
        </w:tc>
      </w:tr>
      <w:tr>
        <w:trPr>
          <w:cantSplit w:val="0"/>
          <w:tblHeader w:val="0"/>
        </w:trPr>
        <w:tc>
          <w:tcPr/>
          <w:p w:rsidR="00000000" w:rsidDel="00000000" w:rsidP="00000000" w:rsidRDefault="00000000" w:rsidRPr="00000000" w14:paraId="00000D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rdo" w:cs="Cardo" w:eastAsia="Cardo" w:hAnsi="Cardo"/>
                <w:b w:val="1"/>
                <w:bCs w:val="1"/>
                <w:i w:val="0"/>
                <w:iCs w:val="0"/>
                <w:smallCaps w:val="0"/>
                <w:strike w:val="0"/>
                <w:color w:val="000000"/>
                <w:sz w:val="24"/>
                <w:szCs w:val="24"/>
                <w:u w:val="none"/>
                <w:shd w:fill="auto" w:val="clear"/>
                <w:vertAlign w:val="baseline"/>
                <w:rtl w:val="0"/>
              </w:rPr>
              <w:t xml:space="preserve">H4 — Beck → EMBU-P (SEM)</w:t>
            </w:r>
            <w:r w:rsidDel="00000000" w:rsidR="00000000" w:rsidRPr="00000000">
              <w:rPr>
                <w:rtl w:val="0"/>
              </w:rPr>
            </w:r>
          </w:p>
        </w:tc>
        <w:tc>
          <w:tcPr/>
          <w:p w:rsidR="00000000" w:rsidDel="00000000" w:rsidP="00000000" w:rsidRDefault="00000000" w:rsidRPr="00000000" w14:paraId="00000D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Sınırlı global uyuma sahip ordinal SEM’de anne depresif belirti yükü dört EMBU-P alt ölçeğinden üçünde anlamlı model-koşullu yollarla ilişkilidir (sıcaklık −0,28; reddetme 0,33; karşılaştırma 0,28; aşırı koruma anlamsız); nedensel/yordayıcı mekanizma çıkarımı yapılmamıştır </w:t>
            </w:r>
          </w:p>
        </w:tc>
        <w:tc>
          <w:tcPr/>
          <w:p w:rsidR="00000000" w:rsidDel="00000000" w:rsidP="00000000" w:rsidRDefault="00000000" w:rsidRPr="00000000" w14:paraId="00000D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Suçluluk yalnız geçmişe değil gelecekteki bakım sorumluluğuna da bağlanır </w:t>
            </w:r>
          </w:p>
        </w:tc>
        <w:tc>
          <w:tcPr/>
          <w:p w:rsidR="00000000" w:rsidDel="00000000" w:rsidP="00000000" w:rsidRDefault="00000000" w:rsidRPr="00000000" w14:paraId="00000D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Uyum</w:t>
            </w:r>
          </w:p>
        </w:tc>
        <w:tc>
          <w:tcPr/>
          <w:p w:rsidR="00000000" w:rsidDel="00000000" w:rsidP="00000000" w:rsidRDefault="00000000" w:rsidRPr="00000000" w14:paraId="00000D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Kesitsel SEM; nedensel risk aktarımı yorumu yok; nitel psikolojik yük klinik yorum alanı</w:t>
            </w:r>
          </w:p>
        </w:tc>
      </w:tr>
      <w:tr>
        <w:trPr>
          <w:cantSplit w:val="0"/>
          <w:tblHeader w:val="0"/>
        </w:trPr>
        <w:tc>
          <w:tcPr/>
          <w:p w:rsidR="00000000" w:rsidDel="00000000" w:rsidP="00000000" w:rsidRDefault="00000000" w:rsidRPr="00000000" w14:paraId="00000D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H5 — Diadik tutarlılık</w:t>
            </w:r>
            <w:r w:rsidDel="00000000" w:rsidR="00000000" w:rsidRPr="00000000">
              <w:rPr>
                <w:rtl w:val="0"/>
              </w:rPr>
            </w:r>
          </w:p>
        </w:tc>
        <w:tc>
          <w:tcPr/>
          <w:p w:rsidR="00000000" w:rsidDel="00000000" w:rsidP="00000000" w:rsidRDefault="00000000" w:rsidRPr="00000000" w14:paraId="00000D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Ön-kayıtlı triangülasyon şartı karşılanmayan, tek-strateji/tek-alt-ölçek bir sinyal </w:t>
            </w:r>
          </w:p>
        </w:tc>
        <w:tc>
          <w:tcPr/>
          <w:p w:rsidR="00000000" w:rsidDel="00000000" w:rsidP="00000000" w:rsidRDefault="00000000" w:rsidRPr="00000000" w14:paraId="00000D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olayın farklı sorumluluk, risk ve adalet çerçeveleriyle anlamlandırıldığını gösterir </w:t>
            </w:r>
          </w:p>
        </w:tc>
        <w:tc>
          <w:tcPr/>
          <w:p w:rsidR="00000000" w:rsidDel="00000000" w:rsidP="00000000" w:rsidRDefault="00000000" w:rsidRPr="00000000" w14:paraId="00000D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Açıklayıcı genişleme</w:t>
            </w:r>
          </w:p>
        </w:tc>
        <w:tc>
          <w:tcPr/>
          <w:p w:rsidR="00000000" w:rsidDel="00000000" w:rsidP="00000000" w:rsidRDefault="00000000" w:rsidRPr="00000000" w14:paraId="00000D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algı uyumsuzluğu yalnız ölçüm hatasına indirgenemez, bağlama/role özgü geçerli varyans taşıyabilir (ölçüm güvenirliği/eşik farklılıkları katkısı dışlanamaz)</w:t>
            </w:r>
          </w:p>
        </w:tc>
      </w:tr>
      <w:tr>
        <w:trPr>
          <w:cantSplit w:val="0"/>
          <w:tblHeader w:val="0"/>
        </w:trPr>
        <w:tc>
          <w:tcPr/>
          <w:p w:rsidR="00000000" w:rsidDel="00000000" w:rsidP="00000000" w:rsidRDefault="00000000" w:rsidRPr="00000000" w14:paraId="00000D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Meta — Triadik informant asimetrisi</w:t>
            </w:r>
            <w:r w:rsidDel="00000000" w:rsidR="00000000" w:rsidRPr="00000000">
              <w:rPr>
                <w:rtl w:val="0"/>
              </w:rPr>
            </w:r>
          </w:p>
        </w:tc>
        <w:tc>
          <w:tcPr/>
          <w:p w:rsidR="00000000" w:rsidDel="00000000" w:rsidP="00000000" w:rsidRDefault="00000000" w:rsidRPr="00000000" w14:paraId="00000D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Genel bir ebeveynlik farkından çok bilgi-veren düzeyinde ayrışma olarak gözlenmektedir </w:t>
            </w:r>
          </w:p>
        </w:tc>
        <w:tc>
          <w:tcPr/>
          <w:p w:rsidR="00000000" w:rsidDel="00000000" w:rsidP="00000000" w:rsidRDefault="00000000" w:rsidRPr="00000000" w14:paraId="00000D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olay üç rolde farklı sorumluluk, risk ve adalet çerçeveleriyle anlamlandırılır </w:t>
            </w:r>
          </w:p>
        </w:tc>
        <w:tc>
          <w:tcPr/>
          <w:p w:rsidR="00000000" w:rsidDel="00000000" w:rsidP="00000000" w:rsidRDefault="00000000" w:rsidRPr="00000000" w14:paraId="00000D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Tamamlayıcılık</w:t>
            </w:r>
          </w:p>
        </w:tc>
        <w:tc>
          <w:tcPr/>
          <w:p w:rsidR="00000000" w:rsidDel="00000000" w:rsidP="00000000" w:rsidRDefault="00000000" w:rsidRPr="00000000" w14:paraId="00000D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Nedensellik yok; nicel örüntü + nitel anlam birbirini tamamlar; H düzeyinde ayrı bağlamsal okuma gerekli</w:t>
            </w:r>
          </w:p>
        </w:tc>
      </w:tr>
    </w:tbl>
    <w:p w:rsidR="00000000" w:rsidDel="00000000" w:rsidP="00000000" w:rsidRDefault="00000000" w:rsidRPr="00000000" w14:paraId="00000D7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Yukarıdaki birleşik gösterimin nitel sütunu, bu bölümdeki dört makro temanın verbatim kanıtına dayanmakta; nicel sütun “ne kadar”, nitel sütun “neden/nasıl” sorusunu yanıtlamaktadır.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Açıklayıcı genişleme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ilişkisinde (H1, H3, H5) nicel yön bir deneyimsel mekanizmayla değil bir anlam bağlamıyla genişler. H1’de çocuk algısındaki grup örüntüsünün deneyimsel karşılığı, çocuğun normalleştirme dilinde görünmektedir — «Aile ilişkilerimizi pek etkilemedi aslında, eskisi gibi devam ediyor hayatımız» (Aile 11, T1DM’li çocuk, 12 yaş) — ki bu dil yükün yokluğu değil, onu sürdürülebilir kılma stratejisidir (Tema 3). H3’te anne öz-bildirimindeki fark yokluğu, bakımın ahlaki sorumluluk olarak normalleştirilmesiyle birlikte okunur: «anneler mutlaka çocuklarına kızar, ben ona kızdığımda hep vicdan yaptım […]» (Aile 14, anne, 37 yaş) (Tema 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Tamamlayıcılık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ilişkisinde (H2) nicel fark yokluğu nitel sessiz yükü silmez; sağlıklı kardeşin gönüllü mahrumiyeti — «Ben de bir şeyler yemek istediğimde ben de yiyemiyorum, ablama dokunur diye. […]» (Aile 19, sağlıklı kardeş, 10 yaş) — ölçek boyutlarında görünmeyen bir katmanı belgelemektedir (Tema 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Uyum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ilişkisinde (H4) anne depresif belirti yükü ile ebeveynlik yolları arasındaki model-koşullu eş-değişim, suçluluğun bakım sorumluluğuna bağlanmasıyla nitel olarak yankılanmaktadır: «[…] Kendimde suç aradım. “Nerede yanlış yaptım?” […]» (Aile 14, anne, 37 yaş) (Tema 2). Son olarak H5 ve Meta düzeyinde diadik/informant asimetrisi, aynı aile gerçeğinin çocuk tarafından normalleştirilirken anne tarafından bir kaybetme korkusuyla taşınmasında somutlaşmaktadır — «ona bir şey olacak diye çok korkuyorum […]» (Aile 19, anne, 36 yaş) — ki bu ayrışma yalnız ölçüm hatasına indirgenemez (Tema 4). Bu ilişki türlerinin kuramsal yorumu ve karma meta-çıkarım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 ve 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bölümüne bırakılmıştır.</w:t>
      </w:r>
    </w:p>
    <w:bookmarkStart w:colFirst="0" w:colLast="0" w:name="j4w1k3mgawuo" w:id="193"/>
    <w:bookmarkEnd w:id="193"/>
    <w:p w:rsidR="00000000" w:rsidDel="00000000" w:rsidP="00000000" w:rsidRDefault="00000000" w:rsidRPr="00000000" w14:paraId="00000D80">
      <w:pPr>
        <w:pStyle w:val="Heading2"/>
        <w:rPr/>
      </w:pPr>
      <w:r w:rsidDel="00000000" w:rsidR="00000000" w:rsidRPr="00000000">
        <w:rPr>
          <w:rtl w:val="0"/>
        </w:rPr>
        <w:t xml:space="preserve">4.8 Genel Bulgu Sentezi</w:t>
      </w:r>
    </w:p>
    <w:p w:rsidR="00000000" w:rsidDel="00000000" w:rsidP="00000000" w:rsidRDefault="00000000" w:rsidRPr="00000000" w14:paraId="00000D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Birincil hipotezlerin bulgu düzeyindeki özeti şudur:</w:t>
      </w:r>
    </w:p>
    <w:p w:rsidR="00000000" w:rsidDel="00000000" w:rsidP="00000000" w:rsidRDefault="00000000" w:rsidRPr="00000000" w14:paraId="00000D82">
      <w:pPr>
        <w:numPr>
          <w:ilvl w:val="0"/>
          <w:numId w:val="21"/>
        </w:numPr>
        <w:ind w:left="720" w:hanging="360"/>
        <w:rPr/>
      </w:pPr>
      <w:r w:rsidDel="00000000" w:rsidR="00000000" w:rsidRPr="00000000">
        <w:rPr>
          <w:rtl w:val="0"/>
        </w:rPr>
        <w:t xml:space="preserve">Anne öz-bildirimi düzleminde DM × kontrol grup farkı için kanıt bulunmamış, aşırı koruma ve karşılaştırma alt ölçekleri TOST ile eşdeğer konumlanmıştır (H3; Bayesçi H0 ve çoklu evren %0 anlamlılık ile uyumlu); bu eşdeğerlik yalnız ±0,30 SMD sınırında elde edilmiş, daha dar ±0,20 ve ±0,25 sınırlarında dört alt ölçeğin tamamı belirsizleşmiştir (Ek 5).</w:t>
      </w:r>
    </w:p>
    <w:p w:rsidR="00000000" w:rsidDel="00000000" w:rsidP="00000000" w:rsidRDefault="00000000" w:rsidRPr="00000000" w14:paraId="00000D83">
      <w:pPr>
        <w:numPr>
          <w:ilvl w:val="0"/>
          <w:numId w:val="21"/>
        </w:numPr>
        <w:ind w:left="720" w:hanging="360"/>
        <w:rPr/>
      </w:pPr>
      <w:r w:rsidDel="00000000" w:rsidR="00000000" w:rsidRPr="00000000">
        <w:rPr>
          <w:rtl w:val="0"/>
        </w:rPr>
        <w:t xml:space="preserve">Çocuk algısı düzleminde, ön-kayıtlı grup ana etkisi test ailesinde (BH-FDR) DM ailelerindeki çocuklar reddetme (q = 0,001; BF₁₀ = 10,55) ve aşırı koruma (q = 0,003; BF₁₀ = 6,93) alt ölçeklerinde daha yüksek puan bildirmiştir (H1; reddetme iki-grup standardize g ≈ 0,38); sıcaklıkta frekansçı marjinal fark Bayesçi H0 kanıtıyla tutarsız, karşılaştırma null’dür.</w:t>
      </w:r>
    </w:p>
    <w:p w:rsidR="00000000" w:rsidDel="00000000" w:rsidP="00000000" w:rsidRDefault="00000000" w:rsidRPr="00000000" w14:paraId="00000D84">
      <w:pPr>
        <w:numPr>
          <w:ilvl w:val="0"/>
          <w:numId w:val="21"/>
        </w:numPr>
        <w:ind w:left="720" w:hanging="360"/>
        <w:rPr/>
      </w:pPr>
      <w:r w:rsidDel="00000000" w:rsidR="00000000" w:rsidRPr="00000000">
        <w:rPr>
          <w:rtl w:val="0"/>
        </w:rPr>
        <w:t xml:space="preserve">Sınırlı global uyuma sahip ordinal SEM’de anne depresif belirti yükü, anne-bildirimli ebeveynlik tutumlarının dört yolundan üçünde anlamlı model-koşullu eş-değişim göstermiştir (H4; |β| = 0,28–0,33; nedensel/yordayıcı çıkarım yok).</w:t>
      </w:r>
    </w:p>
    <w:p w:rsidR="00000000" w:rsidDel="00000000" w:rsidP="00000000" w:rsidRDefault="00000000" w:rsidRPr="00000000" w14:paraId="00000D85">
      <w:pPr>
        <w:numPr>
          <w:ilvl w:val="0"/>
          <w:numId w:val="21"/>
        </w:numPr>
        <w:ind w:left="720" w:hanging="360"/>
        <w:rPr/>
      </w:pPr>
      <w:r w:rsidDel="00000000" w:rsidR="00000000" w:rsidRPr="00000000">
        <w:rPr>
          <w:rtl w:val="0"/>
        </w:rPr>
        <w:t xml:space="preserve">Kardeş ilişkisi düzleminde grup farkı için kanıt yetersizdir (H2).</w:t>
      </w:r>
    </w:p>
    <w:p w:rsidR="00000000" w:rsidDel="00000000" w:rsidP="00000000" w:rsidRDefault="00000000" w:rsidRPr="00000000" w14:paraId="00000D86">
      <w:pPr>
        <w:numPr>
          <w:ilvl w:val="0"/>
          <w:numId w:val="21"/>
        </w:numPr>
        <w:ind w:left="720" w:hanging="360"/>
        <w:rPr/>
      </w:pPr>
      <w:r w:rsidDel="00000000" w:rsidR="00000000" w:rsidRPr="00000000">
        <w:rPr>
          <w:rtl w:val="0"/>
        </w:rPr>
        <w:t xml:space="preserve">Anne ↔ çocuk diadik tutarlılığı manifest düzeyde düşüktür ve ön-kayıtlı triangülasyon şartı karşılanmamıştır (H5).</w:t>
      </w:r>
    </w:p>
    <w:p w:rsidR="00000000" w:rsidDel="00000000" w:rsidP="00000000" w:rsidRDefault="00000000" w:rsidRPr="00000000" w14:paraId="00000D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kolda dört makro tema ve altı çapraz netice, bu nicel örüntülerin deneyimsel bağlamını üç aile rolünün ayrı konumlarından belgelemektedir. Bu bulguların kuramsal ve klinik yorumu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Tartışma ve Sonuç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bölümünde ele alınmaktadır.</w:t>
      </w:r>
    </w:p>
    <w:p w:rsidR="00000000" w:rsidDel="00000000" w:rsidP="00000000" w:rsidRDefault="00000000" w:rsidRPr="00000000" w14:paraId="00000D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Birincil ve genişletilmiş bulguların bütünleşik özeti </w:t>
      </w:r>
      <w:hyperlink w:anchor="15mq7d7guev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sunulmuştur.</w:t>
      </w:r>
    </w:p>
    <w:tbl>
      <w:tblPr>
        <w:tblStyle w:val="Table7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15mq7d7guevh" w:id="194"/>
          <w:bookmarkEnd w:id="194"/>
          <w:p w:rsidR="00000000" w:rsidDel="00000000" w:rsidP="00000000" w:rsidRDefault="00000000" w:rsidRPr="00000000" w14:paraId="00000D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33.</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Genel bulgu sentezi.</w:t>
            </w:r>
          </w:p>
          <w:tbl>
            <w:tblPr>
              <w:tblStyle w:val="Table80"/>
              <w:jc w:val="center"/>
              <w:tblLayout w:type="fixed"/>
              <w:tblLook w:val="0000"/>
            </w:tblPr>
            <w:tblGrid>
              <w:gridCol w:w="2573.3333333333335"/>
              <w:gridCol w:w="2573.3333333333335"/>
              <w:gridCol w:w="2573.3333333333335"/>
              <w:tblGridChange w:id="0">
                <w:tblGrid>
                  <w:gridCol w:w="2573.3333333333335"/>
                  <w:gridCol w:w="2573.3333333333335"/>
                  <w:gridCol w:w="2573.3333333333335"/>
                </w:tblGrid>
              </w:tblGridChange>
            </w:tblGrid>
            <w:tr>
              <w:trPr>
                <w:cantSplit w:val="1"/>
                <w:tblHeader w:val="1"/>
              </w:trPr>
              <w:tc>
                <w:tcPr>
                  <w:tcBorders>
                    <w:top w:color="d3d3d3" w:space="0" w:sz="16" w:val="single"/>
                    <w:bottom w:color="d3d3d3" w:space="0" w:sz="16" w:val="single"/>
                  </w:tcBorders>
                </w:tcPr>
                <w:p w:rsidR="00000000" w:rsidDel="00000000" w:rsidP="00000000" w:rsidRDefault="00000000" w:rsidRPr="00000000" w14:paraId="00000D8A">
                  <w:pPr>
                    <w:keepNext w:val="1"/>
                    <w:spacing w:after="60" w:before="0" w:lineRule="auto"/>
                    <w:rPr/>
                  </w:pPr>
                  <w:r w:rsidDel="00000000" w:rsidR="00000000" w:rsidRPr="00000000">
                    <w:rPr>
                      <w:rFonts w:ascii="Calibri" w:cs="Calibri" w:eastAsia="Calibri" w:hAnsi="Calibri"/>
                      <w:sz w:val="20"/>
                      <w:szCs w:val="20"/>
                      <w:rtl w:val="0"/>
                    </w:rPr>
                    <w:t xml:space="preserve">Hipotez</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D8B">
                  <w:pPr>
                    <w:keepNext w:val="1"/>
                    <w:spacing w:after="60" w:before="0" w:lineRule="auto"/>
                    <w:rPr/>
                  </w:pPr>
                  <w:r w:rsidDel="00000000" w:rsidR="00000000" w:rsidRPr="00000000">
                    <w:rPr>
                      <w:rFonts w:ascii="Calibri" w:cs="Calibri" w:eastAsia="Calibri" w:hAnsi="Calibri"/>
                      <w:sz w:val="20"/>
                      <w:szCs w:val="20"/>
                      <w:rtl w:val="0"/>
                    </w:rPr>
                    <w:t xml:space="preserve">Ana bulgu</w:t>
                  </w:r>
                  <w:r w:rsidDel="00000000" w:rsidR="00000000" w:rsidRPr="00000000">
                    <w:rPr>
                      <w:rtl w:val="0"/>
                    </w:rPr>
                  </w:r>
                </w:p>
              </w:tc>
              <w:tc>
                <w:tcPr>
                  <w:tcBorders>
                    <w:top w:color="d3d3d3" w:space="0" w:sz="16" w:val="single"/>
                    <w:bottom w:color="d3d3d3" w:space="0" w:sz="16" w:val="single"/>
                  </w:tcBorders>
                </w:tcPr>
                <w:p w:rsidR="00000000" w:rsidDel="00000000" w:rsidP="00000000" w:rsidRDefault="00000000" w:rsidRPr="00000000" w14:paraId="00000D8C">
                  <w:pPr>
                    <w:keepNext w:val="1"/>
                    <w:spacing w:after="60" w:before="0" w:lineRule="auto"/>
                    <w:rPr/>
                  </w:pPr>
                  <w:r w:rsidDel="00000000" w:rsidR="00000000" w:rsidRPr="00000000">
                    <w:rPr>
                      <w:rFonts w:ascii="Calibri" w:cs="Calibri" w:eastAsia="Calibri" w:hAnsi="Calibri"/>
                      <w:sz w:val="20"/>
                      <w:szCs w:val="20"/>
                      <w:rtl w:val="0"/>
                    </w:rPr>
                    <w:t xml:space="preserve">Yorum sınırı</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8D">
                  <w:pPr>
                    <w:keepNext w:val="1"/>
                    <w:spacing w:after="60" w:before="0" w:lineRule="auto"/>
                    <w:rPr/>
                  </w:pPr>
                  <w:r w:rsidDel="00000000" w:rsidR="00000000" w:rsidRPr="00000000">
                    <w:rPr>
                      <w:rFonts w:ascii="Calibri" w:cs="Calibri" w:eastAsia="Calibri" w:hAnsi="Calibri"/>
                      <w:sz w:val="20"/>
                      <w:szCs w:val="20"/>
                      <w:rtl w:val="0"/>
                    </w:rPr>
                    <w:t xml:space="preserve">H1</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8E">
                  <w:pPr>
                    <w:keepNext w:val="1"/>
                    <w:spacing w:after="60" w:before="0" w:lineRule="auto"/>
                    <w:rPr/>
                  </w:pPr>
                  <w:r w:rsidDel="00000000" w:rsidR="00000000" w:rsidRPr="00000000">
                    <w:rPr>
                      <w:rFonts w:ascii="Calibri" w:cs="Calibri" w:eastAsia="Calibri" w:hAnsi="Calibri"/>
                      <w:sz w:val="20"/>
                      <w:szCs w:val="20"/>
                      <w:rtl w:val="0"/>
                    </w:rPr>
                    <w:t xml:space="preserve">EMBU-C reddetme ve aşırı koruma DM'de yüksek (doğrulayıcı grup ana etkisi q&lt;0,005 + Bayes BF&gt;6); sıcaklık freq-marjinal/Bayes H0, karşılaştırma null</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8F">
                  <w:pPr>
                    <w:keepNext w:val="1"/>
                    <w:spacing w:after="60" w:before="0" w:lineRule="auto"/>
                    <w:rPr/>
                  </w:pPr>
                  <w:r w:rsidDel="00000000" w:rsidR="00000000" w:rsidRPr="00000000">
                    <w:rPr>
                      <w:rFonts w:ascii="Calibri" w:cs="Calibri" w:eastAsia="Calibri" w:hAnsi="Calibri"/>
                      <w:sz w:val="20"/>
                      <w:szCs w:val="20"/>
                      <w:rtl w:val="0"/>
                    </w:rPr>
                    <w:t xml:space="preserve">Çocuk-bildirimli olumlu bulgu; bilgi-vericiye özgü; dönem/merkez kırılganlığı (2023 alt-örnekleminde zayıflar)</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90">
                  <w:pPr>
                    <w:keepNext w:val="1"/>
                    <w:spacing w:after="60" w:before="0" w:lineRule="auto"/>
                    <w:rPr/>
                  </w:pPr>
                  <w:r w:rsidDel="00000000" w:rsidR="00000000" w:rsidRPr="00000000">
                    <w:rPr>
                      <w:rFonts w:ascii="Calibri" w:cs="Calibri" w:eastAsia="Calibri" w:hAnsi="Calibri"/>
                      <w:sz w:val="20"/>
                      <w:szCs w:val="20"/>
                      <w:rtl w:val="0"/>
                    </w:rPr>
                    <w:t xml:space="preserve">H2</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1">
                  <w:pPr>
                    <w:keepNext w:val="1"/>
                    <w:spacing w:after="60" w:before="0" w:lineRule="auto"/>
                    <w:rPr/>
                  </w:pPr>
                  <w:r w:rsidDel="00000000" w:rsidR="00000000" w:rsidRPr="00000000">
                    <w:rPr>
                      <w:rFonts w:ascii="Calibri" w:cs="Calibri" w:eastAsia="Calibri" w:hAnsi="Calibri"/>
                      <w:sz w:val="20"/>
                      <w:szCs w:val="20"/>
                      <w:rtl w:val="0"/>
                    </w:rPr>
                    <w:t xml:space="preserve">KİA/SRQ grup farkı kanıtı yetersiz</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2">
                  <w:pPr>
                    <w:keepNext w:val="1"/>
                    <w:spacing w:after="60" w:before="0" w:lineRule="auto"/>
                    <w:rPr/>
                  </w:pPr>
                  <w:r w:rsidDel="00000000" w:rsidR="00000000" w:rsidRPr="00000000">
                    <w:rPr>
                      <w:rFonts w:ascii="Calibri" w:cs="Calibri" w:eastAsia="Calibri" w:hAnsi="Calibri"/>
                      <w:sz w:val="20"/>
                      <w:szCs w:val="20"/>
                      <w:rtl w:val="0"/>
                    </w:rPr>
                    <w:t xml:space="preserve">Negatif/belirsiz bulgu</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93">
                  <w:pPr>
                    <w:keepNext w:val="1"/>
                    <w:spacing w:after="60" w:before="0" w:lineRule="auto"/>
                    <w:rPr/>
                  </w:pPr>
                  <w:r w:rsidDel="00000000" w:rsidR="00000000" w:rsidRPr="00000000">
                    <w:rPr>
                      <w:rFonts w:ascii="Calibri" w:cs="Calibri" w:eastAsia="Calibri" w:hAnsi="Calibri"/>
                      <w:sz w:val="20"/>
                      <w:szCs w:val="20"/>
                      <w:rtl w:val="0"/>
                    </w:rPr>
                    <w:t xml:space="preserve">H3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4">
                  <w:pPr>
                    <w:keepNext w:val="1"/>
                    <w:spacing w:after="60" w:before="0" w:lineRule="auto"/>
                    <w:rPr/>
                  </w:pPr>
                  <w:r w:rsidDel="00000000" w:rsidR="00000000" w:rsidRPr="00000000">
                    <w:rPr>
                      <w:rFonts w:ascii="Calibri" w:cs="Calibri" w:eastAsia="Calibri" w:hAnsi="Calibri"/>
                      <w:sz w:val="20"/>
                      <w:szCs w:val="20"/>
                      <w:rtl w:val="0"/>
                    </w:rPr>
                    <w:t xml:space="preserve">EMBU-P anne öz-raporda Bayesçi H0 desteği; TOST ±0,30'da 2/4 eşdeğer, 2/4 belirsiz (±0,20/±0,25'te tamamı belirsiz)</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5">
                  <w:pPr>
                    <w:keepNext w:val="1"/>
                    <w:spacing w:after="60" w:before="0" w:lineRule="auto"/>
                    <w:rPr/>
                  </w:pPr>
                  <w:r w:rsidDel="00000000" w:rsidR="00000000" w:rsidRPr="00000000">
                    <w:rPr>
                      <w:rFonts w:ascii="Calibri" w:cs="Calibri" w:eastAsia="Calibri" w:hAnsi="Calibri"/>
                      <w:sz w:val="20"/>
                      <w:szCs w:val="20"/>
                      <w:rtl w:val="0"/>
                    </w:rPr>
                    <w:t xml:space="preserve">Öz-rapor kanalında görünürlük sınırı; mutlak yokluk değil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96">
                  <w:pPr>
                    <w:keepNext w:val="1"/>
                    <w:spacing w:after="60" w:before="0" w:lineRule="auto"/>
                    <w:rPr/>
                  </w:pPr>
                  <w:r w:rsidDel="00000000" w:rsidR="00000000" w:rsidRPr="00000000">
                    <w:rPr>
                      <w:rFonts w:ascii="Calibri" w:cs="Calibri" w:eastAsia="Calibri" w:hAnsi="Calibri"/>
                      <w:sz w:val="20"/>
                      <w:szCs w:val="20"/>
                      <w:rtl w:val="0"/>
                    </w:rPr>
                    <w:t xml:space="preserve">H4</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7">
                  <w:pPr>
                    <w:keepNext w:val="1"/>
                    <w:spacing w:after="60" w:before="0" w:lineRule="auto"/>
                    <w:rPr/>
                  </w:pPr>
                  <w:r w:rsidDel="00000000" w:rsidR="00000000" w:rsidRPr="00000000">
                    <w:rPr>
                      <w:rFonts w:ascii="Calibri" w:cs="Calibri" w:eastAsia="Calibri" w:hAnsi="Calibri"/>
                      <w:sz w:val="20"/>
                      <w:szCs w:val="20"/>
                      <w:rtl w:val="0"/>
                    </w:rPr>
                    <w:t xml:space="preserve">Sınırlı global uyumlu SEM'de model-koşullu anne-bildirimli eş-değişimler</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8">
                  <w:pPr>
                    <w:keepNext w:val="1"/>
                    <w:spacing w:after="60" w:before="0" w:lineRule="auto"/>
                    <w:rPr/>
                  </w:pPr>
                  <w:r w:rsidDel="00000000" w:rsidR="00000000" w:rsidRPr="00000000">
                    <w:rPr>
                      <w:rFonts w:ascii="Calibri" w:cs="Calibri" w:eastAsia="Calibri" w:hAnsi="Calibri"/>
                      <w:sz w:val="20"/>
                      <w:szCs w:val="20"/>
                      <w:rtl w:val="0"/>
                    </w:rPr>
                    <w:t xml:space="preserve">Nedensel/yordayıcı yorum yok; ilişkisel</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99">
                  <w:pPr>
                    <w:keepNext w:val="1"/>
                    <w:spacing w:after="60" w:before="0" w:lineRule="auto"/>
                    <w:rPr/>
                  </w:pPr>
                  <w:r w:rsidDel="00000000" w:rsidR="00000000" w:rsidRPr="00000000">
                    <w:rPr>
                      <w:rFonts w:ascii="Calibri" w:cs="Calibri" w:eastAsia="Calibri" w:hAnsi="Calibri"/>
                      <w:sz w:val="20"/>
                      <w:szCs w:val="20"/>
                      <w:rtl w:val="0"/>
                    </w:rPr>
                    <w:t xml:space="preserve">H5</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A">
                  <w:pPr>
                    <w:keepNext w:val="1"/>
                    <w:spacing w:after="60" w:before="0" w:lineRule="auto"/>
                    <w:rPr/>
                  </w:pPr>
                  <w:r w:rsidDel="00000000" w:rsidR="00000000" w:rsidRPr="00000000">
                    <w:rPr>
                      <w:rFonts w:ascii="Calibri" w:cs="Calibri" w:eastAsia="Calibri" w:hAnsi="Calibri"/>
                      <w:sz w:val="20"/>
                      <w:szCs w:val="20"/>
                      <w:rtl w:val="0"/>
                    </w:rPr>
                    <w:t xml:space="preserve">Anne-çocuk diadik tutarlılığı zayıf</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B">
                  <w:pPr>
                    <w:keepNext w:val="1"/>
                    <w:spacing w:after="60" w:before="0" w:lineRule="auto"/>
                    <w:rPr/>
                  </w:pPr>
                  <w:r w:rsidDel="00000000" w:rsidR="00000000" w:rsidRPr="00000000">
                    <w:rPr>
                      <w:rFonts w:ascii="Calibri" w:cs="Calibri" w:eastAsia="Calibri" w:hAnsi="Calibri"/>
                      <w:sz w:val="20"/>
                      <w:szCs w:val="20"/>
                      <w:rtl w:val="0"/>
                    </w:rPr>
                    <w:t xml:space="preserve">Yenilik katkısı; bootstrap CI geniş</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9C">
                  <w:pPr>
                    <w:keepNext w:val="1"/>
                    <w:spacing w:after="60" w:before="0" w:lineRule="auto"/>
                    <w:rPr/>
                  </w:pPr>
                  <w:r w:rsidDel="00000000" w:rsidR="00000000" w:rsidRPr="00000000">
                    <w:rPr>
                      <w:rFonts w:ascii="Calibri" w:cs="Calibri" w:eastAsia="Calibri" w:hAnsi="Calibri"/>
                      <w:sz w:val="20"/>
                      <w:szCs w:val="20"/>
                      <w:rtl w:val="0"/>
                    </w:rPr>
                    <w:t xml:space="preserve">Sağlamlık (multiverse/TOST)</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D">
                  <w:pPr>
                    <w:keepNext w:val="1"/>
                    <w:spacing w:after="60" w:before="0" w:lineRule="auto"/>
                    <w:rPr/>
                  </w:pPr>
                  <w:r w:rsidDel="00000000" w:rsidR="00000000" w:rsidRPr="00000000">
                    <w:rPr>
                      <w:rFonts w:ascii="Calibri" w:cs="Calibri" w:eastAsia="Calibri" w:hAnsi="Calibri"/>
                      <w:sz w:val="20"/>
                      <w:szCs w:val="20"/>
                      <w:rtl w:val="0"/>
                    </w:rPr>
                    <w:t xml:space="preserve">Multiverse %p&lt;0,05 = 0; TOST kısmi eşdeğerlik</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9E">
                  <w:pPr>
                    <w:keepNext w:val="1"/>
                    <w:spacing w:after="60" w:before="0" w:lineRule="auto"/>
                    <w:rPr/>
                  </w:pPr>
                  <w:r w:rsidDel="00000000" w:rsidR="00000000" w:rsidRPr="00000000">
                    <w:rPr>
                      <w:rFonts w:ascii="Calibri" w:cs="Calibri" w:eastAsia="Calibri" w:hAnsi="Calibri"/>
                      <w:sz w:val="20"/>
                      <w:szCs w:val="20"/>
                      <w:rtl w:val="0"/>
                    </w:rPr>
                    <w:t xml:space="preserve">Nedensel dayanıklılık zayıf-orta</w:t>
                  </w:r>
                  <w:r w:rsidDel="00000000" w:rsidR="00000000" w:rsidRPr="00000000">
                    <w:rPr>
                      <w:rtl w:val="0"/>
                    </w:rPr>
                  </w:r>
                </w:p>
              </w:tc>
            </w:tr>
            <w:tr>
              <w:trPr>
                <w:cantSplit w:val="1"/>
                <w:tblHeader w:val="0"/>
              </w:trPr>
              <w:tc>
                <w:tcPr>
                  <w:tcBorders>
                    <w:top w:color="000000" w:space="0" w:sz="0" w:val="nil"/>
                    <w:bottom w:color="000000" w:space="0" w:sz="0" w:val="nil"/>
                  </w:tcBorders>
                </w:tcPr>
                <w:p w:rsidR="00000000" w:rsidDel="00000000" w:rsidP="00000000" w:rsidRDefault="00000000" w:rsidRPr="00000000" w14:paraId="00000D9F">
                  <w:pPr>
                    <w:keepNext w:val="1"/>
                    <w:spacing w:after="60" w:before="0" w:lineRule="auto"/>
                    <w:rPr/>
                  </w:pPr>
                  <w:r w:rsidDel="00000000" w:rsidR="00000000" w:rsidRPr="00000000">
                    <w:rPr>
                      <w:rFonts w:ascii="Calibri" w:cs="Calibri" w:eastAsia="Calibri" w:hAnsi="Calibri"/>
                      <w:sz w:val="20"/>
                      <w:szCs w:val="20"/>
                      <w:rtl w:val="0"/>
                    </w:rPr>
                    <w:t xml:space="preserve">Bayesçi çift raporlama</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A0">
                  <w:pPr>
                    <w:keepNext w:val="1"/>
                    <w:spacing w:after="60" w:before="0" w:lineRule="auto"/>
                    <w:rPr/>
                  </w:pPr>
                  <w:r w:rsidDel="00000000" w:rsidR="00000000" w:rsidRPr="00000000">
                    <w:rPr>
                      <w:rFonts w:ascii="Calibri" w:cs="Calibri" w:eastAsia="Calibri" w:hAnsi="Calibri"/>
                      <w:sz w:val="20"/>
                      <w:szCs w:val="20"/>
                      <w:rtl w:val="0"/>
                    </w:rPr>
                    <w:t xml:space="preserve">H1 reddetme BF10=10,55; H3 BF10=0,17-0,23</w:t>
                  </w:r>
                  <w:r w:rsidDel="00000000" w:rsidR="00000000" w:rsidRPr="00000000">
                    <w:rPr>
                      <w:rtl w:val="0"/>
                    </w:rPr>
                  </w:r>
                </w:p>
              </w:tc>
              <w:tc>
                <w:tcPr>
                  <w:tcBorders>
                    <w:top w:color="000000" w:space="0" w:sz="0" w:val="nil"/>
                    <w:bottom w:color="000000" w:space="0" w:sz="0" w:val="nil"/>
                  </w:tcBorders>
                </w:tcPr>
                <w:p w:rsidR="00000000" w:rsidDel="00000000" w:rsidP="00000000" w:rsidRDefault="00000000" w:rsidRPr="00000000" w14:paraId="00000DA1">
                  <w:pPr>
                    <w:keepNext w:val="1"/>
                    <w:spacing w:after="60" w:before="0" w:lineRule="auto"/>
                    <w:rPr/>
                  </w:pPr>
                  <w:r w:rsidDel="00000000" w:rsidR="00000000" w:rsidRPr="00000000">
                    <w:rPr>
                      <w:rFonts w:ascii="Calibri" w:cs="Calibri" w:eastAsia="Calibri" w:hAnsi="Calibri"/>
                      <w:sz w:val="20"/>
                      <w:szCs w:val="20"/>
                      <w:rtl w:val="0"/>
                    </w:rPr>
                    <w:t xml:space="preserve">Çift raporlama bulgularla uyumlu</w:t>
                  </w:r>
                  <w:r w:rsidDel="00000000" w:rsidR="00000000" w:rsidRPr="00000000">
                    <w:rPr>
                      <w:rtl w:val="0"/>
                    </w:rPr>
                  </w:r>
                </w:p>
              </w:tc>
            </w:tr>
          </w:tbl>
          <w:p w:rsidR="00000000" w:rsidDel="00000000" w:rsidP="00000000" w:rsidRDefault="00000000" w:rsidRPr="00000000" w14:paraId="00000D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DA3">
      <w:pPr>
        <w:rPr/>
      </w:pPr>
      <w:r w:rsidDel="00000000" w:rsidR="00000000" w:rsidRPr="00000000">
        <w:br w:type="page"/>
      </w:r>
      <w:r w:rsidDel="00000000" w:rsidR="00000000" w:rsidRPr="00000000">
        <w:rPr>
          <w:rtl w:val="0"/>
        </w:rPr>
      </w:r>
    </w:p>
    <w:bookmarkStart w:colFirst="0" w:colLast="0" w:name="1c0rybowuf67" w:id="195"/>
    <w:bookmarkEnd w:id="195"/>
    <w:p w:rsidR="00000000" w:rsidDel="00000000" w:rsidP="00000000" w:rsidRDefault="00000000" w:rsidRPr="00000000" w14:paraId="00000DA4">
      <w:pPr>
        <w:pStyle w:val="Heading1"/>
        <w:rPr/>
      </w:pPr>
      <w:r w:rsidDel="00000000" w:rsidR="00000000" w:rsidRPr="00000000">
        <w:rPr>
          <w:rtl w:val="0"/>
        </w:rPr>
        <w:t xml:space="preserve">5. TARTIŞMA ve SONUÇ</w:t>
      </w:r>
    </w:p>
    <w:p w:rsidR="00000000" w:rsidDel="00000000" w:rsidP="00000000" w:rsidRDefault="00000000" w:rsidRPr="00000000" w14:paraId="00000D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çalışmanın nicel ve niteliksel bulguları birlikte değerlendirildiğinde, Tip 1 diyabetin aile üzerindeki etkisi tek boyutlu değildir. Standart ölçeklerin ortaya koyduğu istatistiksel örüntüler ile ailelerin aktardığı öznel deneyim yer yer örtüşmekte, yer yer ayrışmakta; böylece katmanlı bir yapı belirmektedir. Bu bölümde bulgular, alanyazın ışığında ve tasarımın elverdiği çıkarım sınırları içinde yorumlanmaktadır. Bulguların gücü tek başına istatistiksel anlamlılıkla değil, etki büyüklüğü ve güven aralığı birlikte okunarak değerlendirilmiştir. Nedensellik dili, olgu-kontrol ve kesitsel tasarımın izin verdiği sınırlar içinde tutulmuş; hiçbir bulgudan “neden-sonuç” çıkarımı yapılmamıştır.</w:t>
      </w:r>
    </w:p>
    <w:p w:rsidR="00000000" w:rsidDel="00000000" w:rsidP="00000000" w:rsidRDefault="00000000" w:rsidRPr="00000000" w14:paraId="00000D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Bulguların bütününden beliren merkezî örüntü, tek bir “Tip 1 diyabet ebeveynlik farkı” değil,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bilgi-verici düzlemine göre bir ayrışma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dır. Reddetme ve aşırı koruma sinyalleri çocuğun kendi algısında belirmekte (Bulgular,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wpcb3r8z9dg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aynı davranış alanlarında anne öz-bildiriminde fark için kanıt bulunmamakta (</w:t>
      </w:r>
      <w:hyperlink w:anchor="gfd9b3pbkf0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ile çocuğun algı uyumu da düşük kalmaktadır (</w:t>
      </w:r>
      <w:hyperlink w:anchor="lpv3qevwuz3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nedenle tezin özgün katkısı, genel bir ebeveynlik tutumu farkını ilan etmek değil;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hangi bilgi-vericinin, hangi boyutta ve hangi deneyim düzleminde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ayrıştığını haritalamaktır. İzleyen tartışma bu ayrışma haritasını izler. Önce bilgi-verici düzlemleri sırayla ele alınır: çocuğun kendi algısı, annenin öz-bildirimi, anne depresyonunun aracılık yolu ve kardeşin konumu. Ardından anne ile çocuğun algı uyumu ve bu bulguların niteliksel verilerle karma bütünleştirmesi değerlendirilir. Son olarak keşifsel analiz katmanları ve çalışmanın ölçüm düzeyindeki çıkarımları tartışılır.</w:t>
      </w:r>
    </w:p>
    <w:p w:rsidR="00000000" w:rsidDel="00000000" w:rsidP="00000000" w:rsidRDefault="00000000" w:rsidRPr="00000000" w14:paraId="00000DA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algısı düzleminde H1 desteklenmiştir. Ön-kayıtlı doğrulayıcı test ailesinde (dört EMBU-C alt ölçeğinin grup ana etkisi, BH-FDR), DM ailelerindeki çocuklar kontrol grubuna kıyasla iki boyutta daha yüksek puan bildirmiştir: reddetme (q = 0,001) ve aşırı koruma (q = 0,003). Bu iki bulgu Bayesçi paralel hatta da doğrulanmıştır (BF₁₀ = 10,55 ve 6,93; Bulgular,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wpcb3r8z9dg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Sıcaklıkta gözlenen frekansçı marjinal fark (q = 0,029) ise Bayesçi hatta H0 lehine kaldığından sağlam kabul edilmemiş; karşılaştırma boyutunda fark saptanmamıştır.</w:t>
      </w:r>
    </w:p>
    <w:p w:rsidR="00000000" w:rsidDel="00000000" w:rsidP="00000000" w:rsidRDefault="00000000" w:rsidRPr="00000000" w14:paraId="00000DA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grup farkının aile içinde nasıl dağıldığını görmek için keşifsel/post-hoc bir grup-içi rol kontrastı hesaplanmıştır: kontrol kolu tümüyle dışarıda bırakılarak DM ailesinin indeks çocuğu ile sağlıklı kardeşi doğrudan karşılaştırıldığında, dört EMBU-C boyutunun hiçbirinde fark için kanıt bulunmamaktadır (reddetme b = 0,020; aşırı koruma b = 0,095; sıcaklık b = −0,067; karşılaştırma b = −0,001; tümü BH-FDR q &gt; 0,76). Simetrik olarak kontrol aileleri içinde de indeks-kardeş farkı hiçbir boyutta anlamlı değildir (</w:t>
      </w:r>
      <w:hyperlink w:anchor="4raoznuoat5z">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örüntü kuramsal olarak önemlidir: DM–kontrol reddetme ve aşırı koruma farkları aile-içi rol ekseninde (hasta çocuk vs. sağlıklı kardeş) değil,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aile/grup düzeyinde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yerleşmektedir. Yani tanı, hastalığı taşıyan çocuğu kardeşinden ayıran bir sinyal üretmemekte; ailenin iki çocuğunun anne algısını benzer yönde kaydırmaktadır. Bu okuma, tezin merkezî “genel bir T1DM ebeveynlik farkı değil, bilgi-verici düzlemine göre ayrışma” savını güçlendirir — çünkü ayrışmanın rol/kardeşlik ekseninde değil, grup ve informant ekseninde işlediğini doğrudan gösterir; reddetme boyutundaki yaklaşık 0,14’lük aile-içi sınıf-içi korelasyonla da tutarlıdır. Kesitsel tasarım nedeniyle yorum nedensel değil betimseldir.</w:t>
      </w:r>
    </w:p>
    <w:p w:rsidR="00000000" w:rsidDel="00000000" w:rsidP="00000000" w:rsidRDefault="00000000" w:rsidRPr="00000000" w14:paraId="00000DA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 güçlü ve en tutarlı sinyal reddetmedir. Bu nedenle izleyen kuramsal tartışma öncelikle reddetme ekseninde yürütülmekte; aşırı koruma bulgusu ise kronik hastalıkta denetim ve koruma tutumlarının öne çıkışıyla birlikte ayrıca ele alınmaktadır.</w:t>
      </w:r>
    </w:p>
    <w:p w:rsidR="00000000" w:rsidDel="00000000" w:rsidP="00000000" w:rsidRDefault="00000000" w:rsidRPr="00000000" w14:paraId="00000D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 grup arasındaki reddetme farkı, etki büyüklüğü ölçütlerinde “küçük ile orta arasında” bir konumdadır. Tamamlayıcı bir betimsel ölçüt olarak hesaplanan indeks-çocuk iki-grup standartlaştırılmış ortalama farkı (DM vs. kontrol; Hedges g ≈ 0,38; birincil kovaryat-ayarlı eşit-rol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katsayısından ayrıdır), Tip 1 diyabetli indeks çocukların reddetme algısının kontrol grubundan yaklaşık üçte bir standart sapma daha yüksek olduğunu göstermektedir. Aynı etkinin korelasyona çevrilmiş karşılığı (r ≈ 0,19; r² ≈ 0,04), grup üyeliğinin algıdaki değişkenliğin görece küçük bir kısmıyla — yaklaşık %4 — ilişkili olduğu anlamına gelir. Bu büyüklükteki etkiler istatistiksel olarak mütevazı görünse de, Funder ve Ozer’in belirttiği gibi tekrarlanabilir ve zamanla biriken sonuçlar doğurabildiğinden pratik açıdan anlamlı kabul edilmektedir (Funder ve Ozer, 2019).</w:t>
      </w:r>
    </w:p>
    <w:p w:rsidR="00000000" w:rsidDel="00000000" w:rsidP="00000000" w:rsidRDefault="00000000" w:rsidRPr="00000000" w14:paraId="00000D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etkinin literatürdeki karşılığı, Pinquart’ın 325 çalışmayı birleştiren rastgele-etkili meta-analizinde görülebilir. Bu çalışmaya göre kronik fiziksel hastalığı olan çocukların ailelerinde ölçülen ebeveynlik davranışı boyutları arasında en belirgin sapma aşırı korumadır (g = 0,39); bunu daha düşük duygusal sıcaklık (g = −0,22) ve genel olarak daha az olumlu bir ebeveyn-çocuk ilişkisi (g = −0,16) izler. Bulunan etkiler çoğunlukla küçüktür, çalışmadan çalışmaya değişkenlik gösterir ve yalnızca sınırlı sayıda hastalıkta istatistiksel olarak anlamlıdır. Diyabet alt-grubunda (16 çalışma) ebeveyn-çocuk ilişkisindeki fark, %95 güven aralığı (GA) [−0,43; −0,04] ile g = −0,23 düzeyinde anlamlıdır (Pinquart, 2013).</w:t>
      </w:r>
    </w:p>
    <w:p w:rsidR="00000000" w:rsidDel="00000000" w:rsidP="00000000" w:rsidRDefault="00000000" w:rsidRPr="00000000" w14:paraId="00000D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Mevcut çalışmadaki reddetme etkisi (g ≈ 0,38) bu tabloya iyi oturmaktadır. Mutlak değer olarak meta-analizin diyabet alt-grubundaki farktan (g ≈ −0,23) büyük, aşırı koruma etkisine (g = 0,39) ise yakındır. Bunlar farklı tutum boyutları olduğundan bu karşılaştırma yalnızca büyüklük mertebesi düzeyindedir; etki, literatürün bildirdiği küçük-orta aralıkta kalır. Ayrıca bu çalışmada aşırı koruma boyutu da doğrulayıcı test ailesinde DM lehine yüksek çıkmıştır (b ≈ 0,19; q = 0,003; BF₁₀ = 6,93; Bulgular, </w:t>
      </w:r>
      <w:hyperlink w:anchor="n6dsxyotja1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Pinquart’ın kronik hastalıkta en belirgin sapma olarak işaret ettiği aşırı koruma (g = 0,39) ile aynı boyutta doğrudan bir örtüşmedir. Böylece aşırı koruma, hastalık yönetiminin dayattığı sürekli gözetim ve kural koyma talebiyle uyumlu olarak, reddetmenin yanında ikinci bir doğrulanmış eksen olarak belirir. Bu sonuç, “çoğu aile hastalığa iyi uyum sağlar; gözlenen tutum sapması sınırlı ve büyük ölçüde hastalığa özgüdür” biçimindeki genel literatür kanısıyla, farkın küçük-orta düzeyde kalması bakımından tutarlıdır.</w:t>
      </w:r>
    </w:p>
    <w:p w:rsidR="00000000" w:rsidDel="00000000" w:rsidP="00000000" w:rsidRDefault="00000000" w:rsidRPr="00000000" w14:paraId="00000DA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Ancak bu bulgu tek başına, mutlak bir hastalık etkisi olarak okunmamalıdır. Bu örneklemde merkez, tanı grubu ve veri toplama dönemi kısmen iç içe geçtiğinden, gözlenen reddetme farkının bir bölümü grup etkisi ile dönem/merkez etkisinin karışmasından (karıştırıcı etkiden) kaynaklanıyor olabilir. Nitekim iki grubun veri toplama dönemlerinin en çok örtüştüğü 2023 alt örnekleminde fark yaklaşık sıfıra inmektedir. Bu alt örneklemde etkinin sönümlenmesi tek başına karıştırıcılığın kanıtı değildir; güç kaybı da benzer bir tabloyu üretebilir. Yine de karıştırıcılığı dışlamayı engelleyen bir işarettir. Bu duyarlılık, birincil H1 estimandıyla (eşit rol ağırlıklı, kovaryat-ayarlı çok düzeyli grup ana etkisi) 2023 ortak-destek alt örnekleminde yeniden hesaplanmıştır: reddetme b = 0,02 (%95 GA [−0,09; 0,13]; q = 0,69), aşırı koruma b = 0,11 ([−0,06; 0,27]; q = 0,61), sıcaklık b = −0,08 (q = 0,61) ve karşılaştırma b = −0,06 (q = 0,69). Böylece tam örneklemde iki çerçevede doğrulanan reddetme ve aşırı koruma bulguları, aynı birincil estimandla 2023 örnekleminde zayıflamıştır (Bulgular, </w:t>
      </w:r>
      <w:hyperlink w:anchor="3cgq44pt78o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Tamamlayıcı indeks-çocuk ham iki-grup Cohen d duyarlılığı da aynı yönü vermiştir (reddetme d = 0,38 → −0,00; aşırı koruma d = 0,37 → 0,26). Bu nedenle gözlenen farkların T1DM’ye özgü, bağımsız birer grup etkisi olduğu bu veriyle gösterilememiştir; bulguların, grup ile veri toplama döneminin birbirinden ayrıştığı bağımsız bir örneklemde yeniden sınanması gerekir (ayrıntı Sınırlılıklar bölümünde).</w:t>
      </w:r>
    </w:p>
    <w:p w:rsidR="00000000" w:rsidDel="00000000" w:rsidP="00000000" w:rsidRDefault="00000000" w:rsidRPr="00000000" w14:paraId="00000DA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 boyutundaki fark sayısal olarak küçük görünse de, Rohner’ın Ebeveyn Kabul-Red Kuramı (PARTheory) açısından kuramsal ağırlığı büyüktür. Bu kuramın kültürler arası verilerle sınanmış temel önermesine göre, önemli olan reddetmenin nesnel düzeyi değil, çocuğun ebeveynince kabul mü yoksa reddedilmiş mi hissettiği; yani reddetmenin öznel algısıdır. Bu algı, farklı kültürlerde tutarlı biçimde, psikososyal uyumun ve ruh sağlığının en güçlü belirleyicilerinden biri olarak öne çıkar (Rohner, 2004). Bu çerçevede belirleyici olan, farkın büyüklüğünden çok yönü ve çocuk tarafından nasıl yaşandığıdır: çocuğun içselleştirdiği, reddedilmişliğe dair küçük ama tutarlı bir algı yükselişi bile klinik açıdan anlamlı bir sinyal taşıyabilir. Dolayısıyla bu fark, bağımsız ve dönem/merkez açısından dengeli bir kohortta doğrulanması koşuluyla, göz ardı edilmemesi gereken bir bulgudur.</w:t>
      </w:r>
    </w:p>
    <w:p w:rsidR="00000000" w:rsidDel="00000000" w:rsidP="00000000" w:rsidRDefault="00000000" w:rsidRPr="00000000" w14:paraId="00000D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bildiriminin birincil ölçüt olarak merkeze alınması, ampirik temellere dayanan bilinçli bir yöntem tercihidir; çünkü hem etki büyüklüğünün hem de bilgi-vericiler arası uyumun bildirim kaynağına göre sistematik biçimde değiştiği iyi belgelenmiştir. Pinquart ve Shen’in 569 çalışmalık meta-analizinde, kronik hastalıklı gençlerde içselleştirme sorunlarında toplam etki g = 0,47 iken, grup farkı kimin bildirdiğine göre basamaklanmaktadır: fark ebeveyn derecelendirmelerinde en büyük (g = 0,46), öğretmen derecelendirmelerinde orta (g = 0,37) ve ergen öz-bildiriminde en küçüktür (g = 0,17); güven aralıkları örtüşmemektedir (Pinquart ve Shen, 2011). Yani hangi bilgi-vericinin sorulduğu, bulunan etkinin büyüklüğünü doğrudan belirlemektedir.</w:t>
      </w:r>
    </w:p>
    <w:p w:rsidR="00000000" w:rsidDel="00000000" w:rsidP="00000000" w:rsidRDefault="00000000" w:rsidRPr="00000000" w14:paraId="00000DB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bilgi-verici bağımlılığının ikinci ayağı, raporlar arası uyumun gelişimsel psikopatolojide onlarca yıldır belgelenen yapısal düşüklüğüdür. Achenbach ve arkadaşlarının 119 çalışmalık öncü meta-analizinde, aynı bağlamı paylaşan benzer bilgi-vericiler (ör. iki ebeveyn) arasındaki uyum r = 0,60’a ulaşır. Farklı türden bilgi-vericiler (ör. ebeveyn–öğretmen) arasında ortalama uyum yalnızca r = 0,28’e, çocuğun kendisi ile diğerleri arasında ise r = 0,22’ye iner (Achenbach ve ark., 1987). De Los Reyes ve arkadaşlarının 1989–2014 arası 341 çalışmayı (1218 etki büyüklüğü) birleştiren güncel meta-analizi bu örüntüyü yinelemiş; tüm çiftler üzerinden hesaplanan genel uyumu r = 0,28 (%95 GA [0,22; 0,33]) düzeyinde bulmuştur (De Los Reyes ve ark., 2015).</w:t>
      </w:r>
    </w:p>
    <w:p w:rsidR="00000000" w:rsidDel="00000000" w:rsidP="00000000" w:rsidRDefault="00000000" w:rsidRPr="00000000" w14:paraId="00000D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güncel meta-analizin iki moderatörü mevcut çalışma için doğrudan belirleyicidir. Birincisi ölçülen alandır: dışarıdan gözlenebilen (dışsallaştırma) sorunlarda uyum r = 0,30 iken, içsel olarak deneyimlenen (içselleştirme) sorunlarda r = 0,25’e düşer. İkincisi bilgi-verici çiftidir: anne–baba gibi aynı ortamı paylaşan çiftlerde 0,48–0,58’e ulaşan uyum, ebeveyn ile çocuk arasında yaklaşık 0,26’da kalır — Achenbach’ın çift örüntüsünün birebir yinelenmesidir. Bu iki moderatör birbirinden bağımsız (ortogonal) eksenlerdir; ne var ki algılanan ebeveyn reddi her ikisinin de en düşük uyum öngördüğü uçta yer alır: hem içsel/öznel deneyimlenen bir yapıdır, hem de ebeveyn ile çocuğun ayrı bildirimleri karşılaştırılarak ölçülür. De Los Reyes ve arkadaşlarının alan ayrımı çocuğun kendi psikopatolojisine ilişkin olsa da, aynı mantık öznel deneyimlenen reddedilmişlik algısına doğrudan genişletilebilir.</w:t>
      </w:r>
    </w:p>
    <w:p w:rsidR="00000000" w:rsidDel="00000000" w:rsidP="00000000" w:rsidRDefault="00000000" w:rsidRPr="00000000" w14:paraId="00000D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Alanın bu düşük uyumu yorumlama biçimi de zaman içinde olgunlaşmıştır. Achenbach ve arkadaşları, incelenen ölçümlerin test–tekrar test güvenirliklerinin yeterli olduğunu göstererek düşük uyumun bir güvenilmezlik göstergesi olmadığını daha o dönemde vurgulamıştır; farklı bilgi-vericiler geçerli biçimde farklı bilgi taşıyabilir (Achenbach ve ark., 1987). De Los Reyes ve arkadaşlarının geliştirdiği çerçeve bu düşünceyi sistemleştirir: her bilgi-verici çocuğu kısmen farklı bağlamlarda (ör. ev, okul) ve farklı bir ilişki içinden gözlediğinden, raporlar arası uyuşmazlık salt ölçüm hatası ya da yanlılık değil, büyük ölçüde geçerli ve bağlama-özgü bilgidir (De Los Reyes ve Kazdin, 2005; De Los Reyes, 2013). Reddedilmişlik gibi öznel bir deneyim söz konusu olduğunda ise çocuk, bu deneyimi gözlemleyebilecek ayrıcalıklı — çoğu zaman tek — konumdadır (Rohner, 2004).</w:t>
      </w:r>
    </w:p>
    <w:p w:rsidR="00000000" w:rsidDel="00000000" w:rsidP="00000000" w:rsidRDefault="00000000" w:rsidRPr="00000000" w14:paraId="00000D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Bununla birlikte gözlenen her uyuşmazlığın geçerli bir sinyal olduğu varsayılamaz. Uyuşmazlığa ölçüm güvenirliği (özellikle bu örneklemde iç tutarlılığı düşük kalan EMBU-P reddetme alt ölçeği), madde eşik/kategorilerinin bilgi-vericiler arasında farklı işleyişi ve yanıt süreçlerindeki farklılıklar da katkıda bulunabilir. Mevcut kesitsel tasarım bu ölçüm-kaynaklı payı gerçek algı ayrışmasından tam olarak ayrıştıramaz (bkz. ölçüm değişmezliği tartışması ve Ek 3). Dolayısıyla yukarıdaki meta-analitik kanıt, düşük uyumun genelde geçerli varyans taşıdığını gösterse de, bu örneklemdeki EMBU-P ölçümünün geçerliğini tek başına kanıtlamaz. Yine de iki bulgu birlikte — etkinin bilgi-vericiye bağımlı olması ve çapraz uyumun yapısal olarak düşük kalması — çocuğun kendi algısının diğer bilgi-vericilere indirgenemeyecek, ayrı bir bilgi kaynağı olarak değerlendirilmesini destekler. Reddedilmişlik gibi öznel bir deneyimde ise bu algıyı doğrudan onu yaşayan çocuktan almak yalnızca yöntemsel değil kavramsal olarak da önceliklidir.</w:t>
      </w:r>
    </w:p>
    <w:p w:rsidR="00000000" w:rsidDel="00000000" w:rsidP="00000000" w:rsidRDefault="00000000" w:rsidRPr="00000000" w14:paraId="00000DB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Türkiye bağlamında Şahin ve arkadaşlarının 50 Tip 1 diyabetli ergen ile 50 sağlıklı kontrolü karşılaştıran vaka-kontrol çalışması, diyabet grubunda psikiyatrik bozukluk oranının %68’e ulaştığını göstermiştir (Şahin ve ark., 2015). Bu yüksek psikiyatrik yük, ebeveynlik ikliminin bu grupta yalnızca bir gelişimsel bağlam değil, klinik açıdan da kritik bir zemin oluşturduğunu hatırlatır. Ebeveyn tutumlarının PARI (Ebeveyn Tutumlarını Araştırma Aracı) ile ölçüldüğü bu çalışmada grupları ayıran boyut duygusal reddetme değil otoriter tutumdur (44,82’ye karşı 38,88; p = 0,001); düşmanca/ reddedici tutum alt ölçeğinde gruplar farklılaşmamıştır (31,02’ye karşı 30,20; p = 0,542). Ayrımın kontrol/otorite ekseninde belirip duygusal-reddetme ekseninde belirmemesi, yukarıda ele alınan literatürle tutarlıdır: kronik hastalıkta en belirgin tutum sapması reddetme değil denetim/aşırı-koruma ekseninde toplanır. Hastalık yönetiminin dayattığı sürekli gözetim ve kural koyma talebi, sıcaklığı geri çekmeden denetimi yükselten bir tutum örüntüsüyle uyumludur. Nitekim diyabet anneleri kaçınmacı başa çıkmayı da daha sık kullanmıştır (p = 0,013); bu da tabloyu reddetme değil, hastalık yükü altında düzenlenen başa çıkma ve denetim davranışları yönünde pekiştirir. Ölçüm ebeveyn-bildirimli PARI aracına dayandığından bilgi-verici düzlemi ayrımı burada belirleyicidir. Şahin ve arkadaşlarının reddetme-benzeri alt ölçekte fark bulmaması, bu çalışmanın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anne öz-bildiriminde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hiçbir alt ölçekte grup farkı bulmamasıyla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aynı bilgi-verici düzleminde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örtüşür; çocuk-bildirimli reddetme farkı ise ayrı bir düzlemdedir ve yukarıda gerekçelendirilen bilgi-verici ayrışmasıyla tutarlıdır. Buna karşılık Şahin ve arkadaşlarının denetim/otorite ekseninde bulduğu yükseliş, bu çalışmada çocuk-bildiriminde doğrulanan aşırı koruma bulgusuyla doğrudan yakınsar; iki çalışma, kronik hastalıkta sapmanın denetim/koruma ekseninde yoğunlaştığı yönünde birbirini destekler.</w:t>
      </w:r>
    </w:p>
    <w:p w:rsidR="00000000" w:rsidDel="00000000" w:rsidP="00000000" w:rsidRDefault="00000000" w:rsidRPr="00000000" w14:paraId="00000D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Buna karşın Türkiye’de Tip 1 diyabetli çocuklarda algılanan reddetmeyi kontrol grubuyla ve doğrudan çocuk bildirimine dayanan EMBU ölçeğiyle karşılaştıran yayımlanmış bir çalışmaya ulaşılamamıştır. Bu üçlünün — çocuğun kendi bildirimi, reddetmeye özgü bir ölçüm ve karşılaştırmalı bir kontrol grubu — bir arada bulunmayışı önemlidir. Yukarıda gerekçelendirilen bilgi-verici önceliği tam da bu tasarımı gerektirir: öznel reddedilmişlik deneyimini ayrıcalıklı biçimde bildirebilecek konumda olan çocuğun kendisidir. Dolayısıyla bu boşluk, mevcut çalışmanın doldurduğu belirgin ve kavramsal olarak gerekçelendirilmiş bir açıktır.</w:t>
      </w:r>
    </w:p>
    <w:p w:rsidR="00000000" w:rsidDel="00000000" w:rsidP="00000000" w:rsidRDefault="00000000" w:rsidRPr="00000000" w14:paraId="00000DB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öz-bildirimi düzleminde H3 için birincil hipotez desteklenmemiştir: dört EMBU-P alt ölçeğinin tamamında DM × kontrol farkı için kanıt bulunmamıştır (Bulgular, </w:t>
      </w:r>
      <w:hyperlink w:anchor="gfd9b3pbkf0m">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bulgu, ebeveynlik yükünün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yokluğu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değil, öz-rapor kanalındaki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görünürlük sınırı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okunmalıdır. Anlamsızlık tek başına etki yokluğuna kanıt sayılamaz; ancak Bayes faktörü ile eşdeğerlik testinin birlikte kullanımı, etki-yokluğunu pozitif biçimde değerlendirmeye izin verdiği için metodolojik olarak yerleşiktir (Lakens, 2017; Lakens ve ark., 2020).</w:t>
      </w:r>
    </w:p>
    <w:p w:rsidR="00000000" w:rsidDel="00000000" w:rsidP="00000000" w:rsidRDefault="00000000" w:rsidRPr="00000000" w14:paraId="00000DB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Ne var ki eşdeğerlik kanıtı dört alt ölçeğin tamamında değil, yalnızca ikisinde elde edilmiştir. Önceden belirlenen ±0,30 SMD sınırında TOST kararı aşırı koruma ve karşılaştırma alt ölçeklerinde “eşdeğer”dir; sıcaklık ve reddetme alt ölçeklerinde “belirsiz” kalır — yani ne anlamlı bir fark ne de pozitif eşdeğerlik gösterilebilmiştir. Dahası bu eşdeğerlik yalnızca ±0,30 sınırında ortaya çıkar; daha dar ±0,20 ve ±0,25 sınırlarında dört alt ölçeğin tamamı belirsizleşir (Ek 5). Reddetme boyutunun anne öz-bildiriminde “eşdeğer” değil “belirsiz” çıkması ayrıca anlamlıdır: öz-rapor kanalı bir reddetme farkını pozitif olarak dışlayamamaktadır. Bu da H1’de çocuğun bildirdiği küçük reddetme etkisine yer bırakan çapraz-bilgi-verici örüntüyle tutarlıdır. Dolayısıyla H3 için etki-yokluğunun pozitif kanıtı boyuta özgüdür. Dört alt ölçekte de H0 yönünde biriken Bayesçi destekle (BF₁₀ = 0,17–0,23; Bulgular, </w:t>
      </w:r>
      <w:hyperlink w:anchor="adfn796s094b">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birlikte okunduğunda tablo, dört boyutta tekdüze bir “fark yok” sonucundan çok, iki boyutta eşdeğerliğe, iki boyutta ise belirsizliğe işaret etmektedir.</w:t>
      </w:r>
    </w:p>
    <w:p w:rsidR="00000000" w:rsidDel="00000000" w:rsidP="00000000" w:rsidRDefault="00000000" w:rsidRPr="00000000" w14:paraId="00000D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Öz-rapor kanalının kendisi ise yapısal olarak sınırlıdır. Morsbach ve Prinz’in ebeveyn öz-raporu geçerliğini konu alan kavramsal derlemesi, bir ankete yanıt verme sürecini beş göreve ayrıştırır ve sosyal istenirlik gerekçesiyle yanıtın “düzenlenmesini” beşinci ve son görev olarak konumlar (Morsbach ve Prinz, 2006). Bu sıralamanın kritik bir sonucu vardır: düzenleme sürecin sonuna yerleştiğinden, öz-rapordaki çarpıtma her içeriğe eşit dağılmaz ve en çok sosyal açıdan yüklü — sıcaklık ve reddetme gibi — boyutlarda yoğunlaşması beklenir. Öz-rapor bu nedenle gerçek uygulamayı değil bildirilebilir uygulamayı yansıtabilir; üstelik tam da bu tezde anne ile çocuk bildirimlerinin ayrıştığı duygusal-yüklü reddetme boyutunda. Bu mekanizmanın gözlemsel karşılığı çarpıcıdır. Zahidi ve arkadaşları, 133 bakıcının bir çocukla videoya alınan etkileşimini, ebeveyn davranışı değerlendirmesinde “altın standart” sayılan gözlemsel ölçütlerle kodlamış ve aynı ebeveynlerin öz-raporlarıyla karşılaştırmıştır. Örneklemin bir kolu Metro-Atlanta uyuşturucu mahkemelerinde tedavi gören ebeveynlerden (mahkeme-yönlendirmeli, “zorlama altındaki” grup), diğer kolu bir karşılaştırma grubundan (zorlama-dışı bakıcılar) oluşur. Sıcaklık ve ilgi boyutlarında öz-rapor ile gözlem arasındaki korelasyonlar tüm örneklemde neredeyse sıfır ve hiçbiri anlamlı değildir (sıcaklık için r = −0,03…0,06, ilgi için r = −0,05…0,08). Dahası bu uyumsuzluk, bakıcı türü (zorlama altındaki karşı zorlama-dışı) ve çocuk yaşı alt-gruplarının hiçbirinde anlamlı bir uyuma dönüşmemiştir (Zahidi ve ark., 2019).</w:t>
      </w:r>
    </w:p>
    <w:p w:rsidR="00000000" w:rsidDel="00000000" w:rsidP="00000000" w:rsidRDefault="00000000" w:rsidRPr="00000000" w14:paraId="00000D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bulgunun kanıt değeri, tam da kopukluğun bağlama duyarsız görünmesinde yatar. Uyumsuzluk yalnızca sosyal istenirlik basıncının yüksek olduğu mahkeme-yönlendirmeli grupta değil, zorlama-dışı karşılaştırma grubunda ve incelenen tüm alt-gruplarda da belirmiştir; yazarlar bulguyu bir sosyal-istenirlik yan-ürünü olarak değil, öz-rapor ile gözlemin genel olarak “birbirinin yerine geçemeyeceği” biçiminde yorumlar. Bu örüntü, öz-rapor ile gerçeklik arasındaki açığın Morsbach ve Prinz’in tanımladığı istenirlik-yönlü “düzenleme” ile sınırlı olmadığını düşündürür; açık, bilgi-vericinin bakış açısından ve ölçüm sürecinden kaynaklanan daha genel bir ayrışmayı da içerir. Kopukluğun zorlama-dışı bakıcılarda bile sürmesi, öz-rapor kanalının yapısal kırılganlığının olağan örneklemlere de taşınabilir olduğuna işaret eder. Yine de Zahidi örneklemi bir kronik hastalık grubu değildir; mevcut çalışmadaki H3 anlamsızlığının ne ölçüde bu ölçüm kırılganlığından, ne ölçüde gerçek bir etki yokluğundan kaynaklandığı doğrudan ölçülemez ve bu pay açık bırakılmalıdır.</w:t>
      </w:r>
    </w:p>
    <w:p w:rsidR="00000000" w:rsidDel="00000000" w:rsidP="00000000" w:rsidRDefault="00000000" w:rsidRPr="00000000" w14:paraId="00000DB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Öz-rapor kanalının sessiz kalması, yükün gerçekten var olduğu bir zeminde daha da anlamlıdır; ancak bu yükün öz-rapora yansıyıp yansımadığı nüanslıdır. Streisand ve Monaghan’ın küçük çocuklu Tip 1 diyabet ailelerine ilişkin derlemesi, birincil çalışmaları bir araya getirerek annelerin insülin uygulamalarının %79’unu ve kan-şekeri ölçümlerinin %70’ini üstlendiğini derler; aynı derlemede küçük çocuklu ebeveynlerde klinik-düzey anksiyete ve depresyon belirtileri %21-24 aralığında raporlanmıştır (Streisand ve Monaghan, 2014). Yani hem genel psikolojik yük hem de bakımın anneye kayan dağılımı bu örneklemlerde öz-rapora yansımaktadır. Mevcut çalışmanın H0’ı bu nedenle “yük yok” biçiminde değil, “spesifik olarak EMBU-P ebeveynlik-tutumu alt ölçeklerinde grup farkının belirmediği, buna karşın gece izlemi gibi objektif bakım yükünün ölçek puanına her zaman yansımayabileceği” biçiminde okunmalıdır. Haugstvedt ve arkadaşlarının 200 katılımcılı (103 anne, 97 baba) popülasyon-temelli çalışması bu asimetriyi doğrudan nicelendirir: anneler tıbbi bakım yükünü babalardan anlamlı biçimde daha yüksek (3,02’ye karşı 2,78; p = 0,048) ve duygusal sıkıntıyı daha fazla (HSCL-25 1,39’a karşı 1,22; p &lt; 0,001) bildirmiş, yük ile sıkıntı arasındaki bağ yalnız annelerde anlamlı bulunmuştur (r = 0,25-0,37) (Haugstvedt ve ark., 2011). On sekiz niteliksel çalışmayı birleştiren bir kapsam derlemesi ise bakım yükünü kronik keder, glukoz yönetimi sorumluluğu, uyku bozukluğu ve kariyer fedakârlığı gibi yinelenen temalarda belgeler; anne ile baba arasındaki yük farkını doğrudan niceleyen çalışmaların azlığını açık bir araştırma boşluğu olarak işaretler (Azimi ve ark., 2024).</w:t>
      </w:r>
    </w:p>
    <w:p w:rsidR="00000000" w:rsidDel="00000000" w:rsidP="00000000" w:rsidRDefault="00000000" w:rsidRPr="00000000" w14:paraId="00000D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yükle olası bir ilişkiye işaret eden bir belirteç mevcut örneklemde de görünürdür: Tip 1 diyabetli çocuk anneleri kontrol annelerine kıyasla belirgin biçimde daha yüksek oranda antidepresan kullanmaktadır (%29’a karşı %9; SMD = 0,53) (Bulgular, </w:t>
      </w:r>
      <w:hyperlink w:anchor="j5ctbzmkunl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oran doğrudan bir depresyon yükü ölçümü değil, ruhsal tedavi kullanımı ve/veya hizmete erişim farkını yansıtabilecek bir belirteçtir; endikasyon, hizmete erişim, anksiyete, ağrı ve tedavi arama davranışı gibi etkenleri de kapsar. Yine de bu asimetri, öz-raporlu ebeveynlik-tutumu farkının yokluğunun anne ruh sağlığı yükünün yokluğu anlamına gelmediğini destekler. Nitekim Tip 1 diyabet ailelerinde sıkıntının özellikle annelerde yoğunlaştığı ve çok-bilgi-verici tablonun anne düzleminde ayrıştığı belgelenmiştir (Van Gampelaere ve ark., 2020); anne depresif belirtilerinin bu bağlamda glisemik kontrolün başlıca yordayıcısı olabildiği de gösterilmiştir (Rumburg ve ark., 2017). Bu tablo, anne öz-rapor düzlemindeki H0’ın anneliğin tıbbi bakım koordinatörlüğüne kayması ve bu rolün ahlaki zorunluluk olarak içselleştirilmesine ilişkin niteliksel örüntüyle birlikte değerlendirildiğinde anlam kazandığını göstermektedir.</w:t>
      </w:r>
    </w:p>
    <w:p w:rsidR="00000000" w:rsidDel="00000000" w:rsidP="00000000" w:rsidRDefault="00000000" w:rsidRPr="00000000" w14:paraId="00000D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depresif belirti yükü ile anne-bildirimli ebeveynlik tutumları arasındaki model-koşullu bağlantıda H4 kısmen desteklenmiştir: sınırlı global uyuma sahip ordinal SEM’de dört yoldan üçü anlamlı bulunmuştur (Bulgular, </w:t>
      </w:r>
      <w:hyperlink w:anchor="j67obfay6yfe">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21</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Modelin genel uyumu (CFI/TLI eşik altı, SRMR eşik üstü) sınırlı olduğundan bu yollar iyi uyum sağlayan bir yapısal modelin çıktısı değil, sınırlı global uyum koşulunda gözlenen anne-bildirimli model-koşullu eş-değişimler olarak okunmalı; nedensel veya yordayıcı mekanizma çıkarımı yapılmamıştır. Bu örüntünün yönü ve göreli büyüklük sırası meta-analitik kanıtla uyumludur. Lovejoy ve arkadaşlarının 46 gözlemsel çalışmayı birleştiren meta-analizinde maternal depresyonun en güçlü ilişkisi olumsuz/düşmanca ebeveyn davranışıyladır (korelasyonlar −0,44’e ulaşmaktadır). Olumlu davranış etki büyüklüklerinin ise yalnız %24’ü anlamlı çıkmış ve etkiler güncel depresyonda ve dezavantajlı örneklemlerde güçlenmiştir (Lovejoy ve ark., 2000). Mevcut modelde reddetme yolunun sıcaklık yolundan daha belirgin çıkması bu sıralamayla örtüşmektedir. Goodman ve arkadaşlarının 193 çalışma ve 80.851 anne-çocuk ikilisini kapsayan meta-analizinde ise tüm ilişkiler küçüktür (içselleştirme r = 0,23; genel psikopatoloji r = 0,24) ve kritik biçimde, anne-bildirimine dayalı ölçümler etkileri şişirmektedir (Goodman ve ark., 2011); mevcut çalışmadaki standartlaştırılmış yolların bu küçük etki bandının üst sınırında konumlanması hem literatürle tutarlıdır hem de “anne-bildirimi şişirmesi” uyarısı aracılığıyla H3’teki öz-rapor sınırını pekiştirir. Depresyon → ebeveynlik (a-yolu) ilişkisinin sağlamlığı, yalnız boylamsal tasarımları birleştiren Goodman ve arkadaşlarının metaSEM derlemesinde a-yolu için r = 0,15 (%95 GA 0,12-0,17) olarak doğrulanmıştır (Goodman ve ark., 2020). Bu bağ Tip 1 diyabet bağlamına da taşınmıştır: Jaser ve arkadaşlarının okul çağındaki Tip 1 diyabetli çocuklar ve anneleriyle yürüttüğü, 108 çocuk ve anneyi kapsayan çalışmada anne-çocuk depresif belirti ilişkisi güçlüdür (r = 0,44; p &lt; 0,001) ve çocuğun algıladığı aile sıcaklığı bu ilişkide kısmi aracıdır (standartlaştırılmış katsayı 0,44’ten 0,34’e düşmekte; Sobel z = 2,05; p = 0,04). Aile bağlılığı ise anlamlı aracı değildir (Jaser ve ark., 2007). Bu yapısal örüntünün bilgi-verici düzlemleri arasında bir köprüsü de vardır. Keşfisel çözümlemede güncel depresif şiddeti yüksek (Beck ≥ 17) annelerin çocukları, DM grubu ve antidepresan kullanımından bağımsız olarak daha yüksek reddetme (b = 0,13; p = 0,004) ve karşılaştırma (b = 0,24; p = 0,003) algısı bildirmiştir (Bulgular, §4.4.6). Bu bağ, anne depresif yükünün öz-raporlu ebeveynliğe değil çocuğun algısına yansıyabildiğini göstererek H4 ile H1’i birbirine bağlar ve reddetme sinyalinin neden anne öz-bildiriminde değil çocuk düzleminde belirdiğine ilişkin bir mekanizma önerir. Örüntü, maternal psikopatolojinin çocuk çıktısına aktarımını çoklu risk süreçleri üzerinden modelleyen bütünleştirici çerçeveyle (Goodman ve Gotlib, 1999) tutarlıdır; kesitsel olduğundan mekanizma değil hipotez düzeyinde okunmalıdır. Bu bağın Tip 1 diyabete özgü karşılığı yeni Türk kanıtıyla da desteklenir. 129 anne-çocuk diyadıyla yürütülen yapısal eşitlik çalışmasında annelerin depresyon, anksiyete ve bakım yükü düzeyleri çocukların duygusal-davranışsal güçlükleriyle güçlü biçimde ilişkili bulunmuş (r = 0,51-0,77) ve bakım yükü → ebeveyn sıkıntısı → çocuk hastalık algısı yolu anlamlı çıkmıştır (β = 0,52-0,66) (Akdogan ve Düken, 2026). Tip 1 diyabetli 390 ergen-anne örnekleminde ise klinik düzeyde depresif belirti gösteren annelerin ergenlerinde daha yüksek HbA1c gözlenmiştir (%9,6’ya karşı %8,6; d = 0,48) (Abadula ve ark., 2024). Algı düzleminde, Türkiye’nin de dahil olduğu dokuz ülkeden 1219 diyadı beş yıl izleyen çalışmada anneler ergenlerden sistematik olarak daha yüksek sıcaklık bildirmiş ve algı tutarsızlığının büyüklüğü ergen içselleştirme belirtileriyle ilişkili bulunmuştur (Esposito ve ark., 2025); bu, çocuk algısının indirgenemez önemini pekiştirir. Aşırı koruma yolunun anlamsız kalması ise bir çelişki değil, ayırt edici bir bulgudur: kronik hastalıkta aşırı koruma esas olarak hastalığın kendisiyle ilişkilidir (Pinquart’ta en büyük tutum sapması, g = 0,39) (Pinquart, 2013) ve dolayısıyla anne depresyonundan çok hastalık bağlamı tarafından biçimlenmektedir. Ebeveynliğin çocuk çıktısına bağlandığı b-yolu tarafında, Pinquart’ın 1.435 çalışmalık güncel meta-analizinde risk yönündeki boyutlar dışsallaştırmayla en güçlü ilişkiyi kurar (psikolojik kontrol r = 0,22; aşırı koruma r = 0,21; sert kontrol r = 0,12), koruyucu yöndeki düşük sıcaklık ise küçük ama anlamlı bir ilişki gösterir (r = −0,18) (Pinquart, 2017). Bu örüntü, mevcut modelde reddetme yolunun sıcaklık yolundan daha belirgin çıkmasıyla örtüşmektedir. Yine de yorum kesitsel tasarımın sınırları içinde kalmalıdır: tek dalgalı kesitsel veriden hesaplanan aracılık tahminlerinin boylamsal otoregresif modele kıyasla sistematik olarak yanlı olduğu ve zamansal/nedensel aktarımı kanıtlayamayacağı bilinmektedir (Maxwell ve ark., 2011); bu nedenle Beck → EMBU-P bağları eş-değişim düzeyinde okunmuş, nedensel risk aktarımı yorumu yapılmamıştır. Ayrıca H4’te Beck ve EMBU-P ölçümlerinin her ikisi de aynı anneden, aynı oturumda ve öz-bildirim yöntemiyle toplandığından, aralarındaki eş-değişimin bir bölümü ortak yöntem varyansından (CMV) kaynaklanıyor olabilir; bu paylaşılan yöntem yanlılığı Beck → EMBU-P katsayılarını yukarı yönlü şişirebileceğinden, bu yolların büyüklüğü tavan tahmin olarak yorumlanmalıdır.</w:t>
      </w:r>
    </w:p>
    <w:p w:rsidR="00000000" w:rsidDel="00000000" w:rsidP="00000000" w:rsidRDefault="00000000" w:rsidRPr="00000000" w14:paraId="00000D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 düzleminde H2 desteklenmemiştir: dört alt ölçekte de DM × kontrol farkı için kanıt yetersiz kalmıştır (Bulgular, </w:t>
      </w:r>
      <w:hyperlink w:anchor="owepsavn335l">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hyperlink w:anchor="c1ztwy4ijy4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18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bulgunun aktif bir eşdeğerlik kanıtı değil “fark için kanıt yetersizliği” olarak raporlanması önemlidir; kronik hastalık kardeş alanyazınında null etkileri biçimsel eşdeğerlik testiyle doğrulayan doğrudan bir emsale ulaşılamadığından, bu ihtiyat tezin ayırt edici bir yöntemsel duruşudur. Sonuç, alanyazınla iki düzeyde tutarlıdır. Birincisi, kronik hastalıkta kardeş etkisinin küçük ve heterojen olduğudur. Sharpe ve Rossiter’in 51 çalışma ve 103 etki büyüklüğünü birleştiren meta-analizinde kardeşlerde yalnız küçük ve negatif bir genel etki bulunmuştur (ağırlıklı ortalama Mz = −0,20; %95 GA −0,23 ile −0,16). Ebeveyn raporları çocuk öz-raporlarından yaklaşık iki kat daha olumsuz seyretmiş (Mz = −0,23’e karşı −0,13; p &lt; 0,0001), etki içselleştirmede dışsallaştırmadan güçlü çıkmış (Mz = −0,41’e karşı −0,15) ve diyabet, günlük tedavi rejimi gerektiren anlamlı-negatif hastalık kümesinde yer almıştır (Sharpe ve Rossiter, 2002). Kanserli çocukların kardeşlerine ilişkin 102 çalışmayı (63 nicel, 35 nitel, 4 karma) sentezleyen narratif sistematik derlemede kaygı, depresyon ve genel uyumun ortalama düzeyleri karşılaştırma gruplarına yakın kalmaktadır (Long ve ark., 2018). Küçük bir etkinin tek bir örneklemde saptanamaması beklenebilir olduğundan, mevcut null bulgu bu tabloyla çelişmez; dahası, “ebeveyn raporunun çocuk raporundan daha olumsuz olması”, grup puanı düzeyindeki fark yokluğunun bilgi-verici kaynağıyla ilişkili olabileceğini düşündürür.</w:t>
      </w:r>
    </w:p>
    <w:p w:rsidR="00000000" w:rsidDel="00000000" w:rsidP="00000000" w:rsidRDefault="00000000" w:rsidRPr="00000000" w14:paraId="00000D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İkincisi, somatik kronik hastalıkta kardeş ilişkisinin büyük ölçüde korunduğudur. Rad ve arkadaşlarının 100 aileyi (50 somatik hastalık, 50 ruhsal bozukluk) karşılaştıran çalışmasında somatik grubun kardeşleri olumlu ilişki boyutlarında anlamlı biçimde daha yüksek puan almış (ilgi/arkadaşlık 24,88’e karşı 19,98, p &lt; 0,001; empati 22,62’ye karşı 20,35, p = 0,041), çatışma ve saldırganlıkta gruplar farklılaşmamıştır (Rad ve ark., 2023). Kronik hastalıkta kardeş uyumunu 67 çalışma üzerinden hem risk hem de uyum-sağlama ekseninde ele alan bütünleştirici derleme de bu iki yönlülüğü desteklemektedir (Lummer-Aikey ve Goldstein, 2021). Ancak grup puanları düzeyindeki fark yokluğu, sağlıklı kardeşin etkilenmediği anlamına gelmez. Dinleyici ve arkadaşlarının 191 kronik hastalık kardeşi ile 100 kontrolü karşılaştıran Türkiye çalışmasında kardeşlerin toplam yaşam kalitesi kontrollere göre düşüktür (PedsQL 75,1’e karşı 83,4; p &lt; 0,001). Kritik biçimde, bozulmuş yaşam kalitesi çocuk öz-bildiriminde %30,4 iken ebeveyn vekil-bildiriminde yalnız %15,1’dir (Dinleyici ve ark., 2019); bu ayrışma, çocuğun kendi yükünü ebeveynden daha fazla algıladığını Türk örnekleminde doğrular. Aynı çalışmada diyabet alt-grubunun psikososyal yaşam kalitesinin kontrolden anlamlı biçimde düşük çıkmaması, Tip 1 diyabette görünmez yükün daha örtük veya hastalığa-özgü biçimde deneyimlenebileceği uyarısını taşır. Nitekim Mısır’da 100 Tip 1 diyabet kardeşiyle (50 küçük, 50 büyük) yürütülen çalışmanın tam metninde SDQ ebeveyn-raporuna göre küçük kardeşlerin %18’i (9/50), öz-rapora göre büyük kardeşlerin %20’si (10/50) yüksek güçlük düzeyi bildirmiştir. Toplam güçlük puanı HbA1c düzeyi, hastalık komplikasyonları, ebeveyn stresi ve aile işlevselliğiyle pozitif ilişkili bulunmuştur (Elhabashy ve ark., 2023). 288 aileyi kapsayan Norveç yapısal eşitlik çalışmasında baba depresyonu daha düşük kardeş yaşam kalitesiyle (B = −6,98; p &lt; 0,001), ebeveyn-kardeş iletişim kalitesi ise daha yüksek yaşam kalitesiyle (B = 0,47) ilişkili bulunmuş; anne depresyonu ile ilişki ve tüm dolaylı etkiler anlamsız kalmıştır (Kirchhofer ve ark., 2025). Türkiye’de 54 Tip 1 diyabet kardeşini 200 kontrolle karşılaştıran yeni bir çalışmada da kardeşlerin depresyon, anksiyete ve utanç puanları kontrollerden farklı bulunmamıştır (Erdim ve ark., 2022); bu bulgu, standart ölçeklerin sağlıklı kardeşteki farkı yakalayamadığı yönündeki null yorumunu Türk Tip 1 diyabet örnekleminde doğrudan destekler. Kardeş İlişkileri Anketi’nin ölçtüğü ilişki-kalitesi boyutları (Furman ve Buhrmester, 1985) bu yükün sessiz biçimlerini doğrudan yakalamayabilir; Türkiye’de kardeş ilişkisini ölçmeye yönelik bağımsız araç geliştirme çabaları (Aktaş, 2017) bu alandaki ölçüm ihtiyacını göstermektedir. Bu nedenle H2 null bulgusu “kardeş ilişkisinin temel nitelikleri sağlam kalmış, ancak görünmez yük ilişki-kalitesi ölçeğinin dışında kalıyor olabilir” biçiminde, sağlıklı kardeşin görünmeyen yüküne ilişkin niteliksel örüntüyle birlikte okunmalıdır.</w:t>
      </w:r>
    </w:p>
    <w:p w:rsidR="00000000" w:rsidDel="00000000" w:rsidP="00000000" w:rsidRDefault="00000000" w:rsidRPr="00000000" w14:paraId="00000DB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Diadik tutarlılık, bu karma tezin birincil katkısının bütünleştiği düzlemdir. H5 kapsamında anne ↔ indeks çocuk uyumu beş paralel strateji ile değerlendirilmiş, ön-kayıtlı üçgenleme koşulu karşılanmamış ve baskın manifest kanıt dört boyutun tamamında uyumun düşük seyrettiğini göstermiştir (Bulgular, </w:t>
      </w:r>
      <w:hyperlink w:anchor="lpv3qevwuz3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Nicel kol bu ayrışmanın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 kadar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olduğunu ölçer; niteliksel kol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neden ve nasıl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’ını yanıtlar. Nicel taraftaki bulgu alanyazınla büyük ölçüde tutarlıdır. Korelitz ve Garber’in 85 çalışma ve 476 etki büyüklüğünü birleştiren meta-analizinde ebeveyn-çocuk ebeveynlik-algısı uyumu yalnız ılımlı-düşüktür (kabul boyutunda anne-çocuk r = 0,28, davranışsal kontrolde r = 0,23, psikolojik kontrolde r = 0,27) ve ebeveynler kendilerini çocuklarından sistematik biçimde daha olumlu bildirir (kabulde g = −0,21, psikolojik kontrolde g = 0,54). Dahası uyum klinik örneklemlerde daha da düşer (kabulde r = 0,09) (Korelitz ve Garber, 2016). Achenbach ve arkadaşlarının 119 çalışmalık klasik meta-analizinde farklı tür bilgi-vericiler arası uyum ortalama r = 0,28, özne ile diğerleri arası r = 0,22 düzeyindedir; yazarlar bu düşük uyumu geçersizlik değil “durumsal özgüllük” olarak yorumlar (Achenbach ve ark., 1987). Bu nedenle mevcut çalışmadaki düşük uyum salt bir ölçüm başarısızlığına indirgenemez ve bilgi-verici ayrışmasına ilişkin kuramsal beklentiyle uyumludur. Bununla birlikte ölçüm güvenirliği, madde/eşik işleyişi ve yanıt süreçlerindeki farklılıkların katkısı bu tasarımda dışlanamaz (De Los Reyes ve ark., 2015).</w:t>
      </w:r>
    </w:p>
    <w:p w:rsidR="00000000" w:rsidDel="00000000" w:rsidP="00000000" w:rsidRDefault="00000000" w:rsidRPr="00000000" w14:paraId="00000D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ve Kazdin’in geliştirdiği Atıf-Yanlılığı Bağlam Modeli’ne göre, farklı bilgi-vericiler aynı çocuğu farklı ortamlarda (ev, okul) gözler ve gözledikleri davranışın nedenini farklı kaynaklara bağlar; bu nedenle raporları arasındaki fark, birinin “yanılması” değil, her birinin kendi bağlamına özgü geçerli bilgiyi taşımasıdır. Aynı yazarların “operasyonlar üçlüsü” ilkesi de bir yapıyı farklı yöntemlerle ölçmenin sonuçları zorunlu olarak yakınsatmayacağını belirtir; yöntemler ıraksadığında bu yalnızca ölçüm hatası değil, “ıraksayan operasyonlar” olarak da değerlendirilebilir. Bu çerçevede, mevcut çalışmada beş farklı uyum stratejisinin aynı yönde birleşmemesi bir başarısızlık değil, beklenen bir sonuçtur (De Los Reyes ve Kazdin, 2005; De Los Reyes ve ark., 2022a); düşük uyumun bir ölçüm-değişmezliği ihlali gibi okunmaması gerektiği de vurgulanmıştır (De Los Reyes ve ark., 2022b).</w:t>
      </w:r>
    </w:p>
    <w:p w:rsidR="00000000" w:rsidDel="00000000" w:rsidP="00000000" w:rsidRDefault="00000000" w:rsidRPr="00000000" w14:paraId="00000DC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Uyum düzeyinin sınıf-içi korelasyon eşiklerine göre “fakir-zayıf” bantta konumlanması ve geniş güven aralıklarının raporlanması psikometrik otoriteyle uyumludur (Cicchetti, 1994; Koo ve Li, 2016); latent diadik model ise değiştirilebilir diadlar için yapısal eşitlik geleneğine dayanır (Olsen ve Kenny, 2006; Kenny ve ark., 2006). Diadik uyumun raporlanmasında sınıf-içi korelasyonun yanı sıra Bland-Altman uyum sınırlarının kullanılması, COSMIN taksonomisinde ayrı bir ölçüm özelliği olan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ölçüm hatası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boyutunu doğrudan işlevsel olarak karşılamaktadır; bu özellik, iki bildirim arasındaki sistematik sapma ve rastgele değişkenliğin mutlak ölçek biriminde nicelenmesidir (Mokkink ve ark., 2018).</w:t>
      </w:r>
    </w:p>
    <w:p w:rsidR="00000000" w:rsidDel="00000000" w:rsidP="00000000" w:rsidRDefault="00000000" w:rsidRPr="00000000" w14:paraId="00000D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Kritik bir ampirik dayanak, uyumun alana bağlı olduğudur. Barry ve arkadaşlarının Tip 1 diyabetli 154 genç ile 211 ebeveynde yürüttüğü tarama çalışmasında depresyon ve anksiyete semptomları için anne-genç uyumu “iyi” düzeydedir (ICC = 0,787 ve ICC = 0,781) (Barry-Menkhaus ve ark., 2020). Buna karşın mevcut çalışmadaki ebeveynlik-algısı alanında uyumun fakir kalması, düşük uyumun genel bir bilgi-verici zaafından değil, bilgi-verici × boyut etkileşiminden kaynaklandığını göstermektedir. Bu etkileşim mevcut veride de nicelenmiştir: latent değişken düzeyinde anne-çocuk uyuşmazlığı reddetme boyutunda sıfıra yakın kalmış (r = 0,03), karşılaştırma boyutunda sıfırdan uzaklaşmıştır (r = 0,18) (Bulgular, §4.4.6). Ayrı bir bilgi-verici çiftinde, kardeşler-arası reddetme algısı uyumu DM grubunda (ICC = 0,00) kontrole (ICC = 0,32) kıyasla belirgin biçimde düşük kalmıştır (bkz. §H5 kardeş uyumu). Düşük uyum böylece genel bir bilgi-verici zaafı olarak değil, hem boyut- hem de bilgi-verici-çifti ve gruba-özgü bir örüntü olarak yorumlanmaktadır.</w:t>
      </w:r>
    </w:p>
    <w:p w:rsidR="00000000" w:rsidDel="00000000" w:rsidP="00000000" w:rsidRDefault="00000000" w:rsidRPr="00000000" w14:paraId="00000DC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ayrışmanın kaynağını, Branje ve arkadaşlarının 288 Hollandalı aileyi dört üye üzerinden inceleyen çalışması aydınlatır. Bu çalışma “Sosyal İlişkiler Modeli” adı verilen bir yöntem kullanır; yöntem, bir kişinin bir başkasına ilişkin yargısını üç kaynağa ayırır: (a) yargılayanın genel eğilimi (başkalarını olumlu ya da olumsuz değerlendirmeye yönelik istikrarlı yatkınlık), (b) hedef kişinin herkeste uyandırdığı ortak izlenim ve (c) yalnız o iki kişi arasındaki ilişkiye özgü, kimseyle paylaşılmayan bileşen. Sonuçlar, ebeveynlerin yargılarının %60’ının bu kaynaklarla açıklanabildiğini, ergenlerde bu oranın %46’ya düştüğünü göstermiştir; dahası ilişkiye-özgü bileşen ebeveynlerde (%29) ergenlerden (%12) çok daha ağır basmaktadır (Branje ve ark., 2003). Dolayısıyla anne ile çocuk aynı ilişkiyi büyük ölçüde farklı kaynaklardan beslenerek algılamaktadır; bu da düşük uyumun neden beklenen bir sonuç olduğunu yapısal düzeyde açıklar. Tezin özgün katkısı bu noktada belirginleşir: aynı aile gerçekliğinin üç rol tarafından farklı biçimde deneyimlendiğini gösteren niteliksel triadik okuma, düşük diadik uyumun ölçüm hatasına indirgenemeyecek, rol-temelli bir deneyim farkını yansıttığını düşündürür. Anne düzen ve güvenlik dilini, hasta çocuk beden-özerklik ve sosyal görünürlük dilini, sağlıklı kardeş ise kısıtlanma ve adalet dilini öne çıkarmaktadır. Böylece bu çalışmanın birincil katkısı tek bir “T1DM ebeveynlik farkı” tanımlaması değil; ayrışmanın hangi bilgi-verici, hangi boyut ve hangi deneyim düzleminde gerçekleştiğinin haritalanmasıdır — bu harita yalnız çok-bilgi-verici nicel tasarım ile triadik nitel tasarımın birlikte kurulmasıyla üretilebilir. Nitel kolun burada nicel uyumu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açıkladığı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kanıtlamadığı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disiplini korunmuştur.</w:t>
      </w:r>
    </w:p>
    <w:p w:rsidR="00000000" w:rsidDel="00000000" w:rsidP="00000000" w:rsidRDefault="00000000" w:rsidRPr="00000000" w14:paraId="00000D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dört makro tema, bu ayrışma haritasının deneyimsel içeriğini üç aile rolünün konumundan belgelemekte ve her tema uluslararası nitel kanıtla zenginleşmektedir. Sağlıklı kardeşin görünmeyen yükü teması, kardeşin tanının doğrudan öznesi olmasa da aile rutinlerindeki değişimi ve ebeveyn ilgisinin yeniden dağılımını sessizce taşıdığını göstermektedir. Bu örüntü, 23 niteliksel çalışmayı ve 269 sağlıklı kardeşi sentezleyen sistematik derlemenin “çok erken büyümek” temasıyla neredeyse birebir örtüşür; söz konusu derleme, ebeveyn dikkatinin hasta çocuğa yönelmesiyle kardeş gereksinimlerinin gözden kaçtığını vurgular (Tan ve ark., 2024). Webster ve arkadaşlarının 24 aileyle yürüttüğü çok-perspektifli çalışma bu görünmezliği çarpıcı biçimde nicelendirir: ailelerin %83’ünde kardeşler hasta kardeşine bakım verirken yalnız bir kardeş resmî olarak “genç bakıcı” tanınmış, araştırmacılar “tetikte yardımcı” ile “yerine geçen ebeveyn” gibi ayrı bakım rolleri tanımlamıştır (Webster, 2018). Bu tipoloji, mevcut çalışmadaki Tip 1 diyabet kardeşinin üstlendiği kan-şekeri izlemi ve hipoglisemi gözetimi işine doğrudan bir ad vermektedir. Tip 1 diyabete özgü yeni nitel kanıt bu tabloyu pekiştirir: birden çok üyesinde Tip 1 diyabet bulunan ailelerde sağlıklı kardeşlerin önceliklendirilme kaynaklı hayal kırıklığı yaşadığı ve bir kardeşte “ebeveynleşme” sınırına gelen bir bakım rolü üstlendiği belgelenmiştir (Litchman ve ark., 2025). Bu yükün ölçüm görünürlüğü ise düşüktür: sağlıklı kardeş deneyimi literatürde büyük ölçüde ebeveyn-vekil bildirimiyle temsil edilmekte, kardeşin kendi öz-bildirimi kıt kalmaktadır (Blamires ve ark., 2024). Altmış iki çalışmalık bir kapsam derlemesinde kardeş yükünü tanımlı bir katılım ölçeğiyle ölçen tek bir çalışma bile bulunamamıştır (Linimayr ve ark., 2025). Bu tablo, mevcut çalışmada H2 grup farkı belirmezken görünmez yükün niteliksel kolda öne çıkmasını bilgi-verici ve ölçüm alanı farkıyla bağdaştırır.</w:t>
      </w:r>
    </w:p>
    <w:p w:rsidR="00000000" w:rsidDel="00000000" w:rsidP="00000000" w:rsidRDefault="00000000" w:rsidRPr="00000000" w14:paraId="00000DC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Annenin tıbbi bakıcı rolüne kayması teması, tanı sonrası anneliğin sürekli ölçüm, izlem ve risk önleme sorumluluğu taşıyan bir konuma dönüştüğünü betimlemektedir. Bu dönüşüm, Knafl ve Deatrick’in Aile Yönetim Stili Çerçevesi’nde (Family Management Style Framework) kuramsal bir zemine oturmaktadır; çerçeve, bir çocuğun kronik hastalığına verilen aile yanıtını durumun tanımı, yönetim davranışları ve algılanan sonuçlar boyutlarıyla kavramsallaştırır (Knafl ve Deatrick, 2003; Knafl ve ark., 2012). Annenin “tıbbi bakıcı” konumuna kayması bu çerçevede bir yönetim davranışı yeniden yapılanması olarak; bakımı ahlaki bir zorunluluk biçiminde içselleştirmesi ise durumun tanımı düzleminde okunabilmektedir. Lindström ve Sanner’in tükenmişlik yaşayan 21 Tip 1 diyabet annesiyle yürüttüğü çalışma bu deneyimi “imkânsız görev” olarak adlandırır: anneler, hiçbir zaman tam olarak başarılamayacak bir mükemmel bakım standardını sürekli kendilerine dayatmakta ve kendilerini durmadan yargılamaktadır (Lindström ve ark., 2017). Waite-Jones ve arkadaşları ise annelik deneyimini bir “tıbbi kariyer”e benzetir — anne, zamanla çocuğunun bakımını profesyonel bir uzmanlık gibi yürütmeye başlar. Ancak bu sürekli tetikte olma hâli (hipervijilans) çevresindekiler tarafından çoğu kez “nörotik” bir aşırılık olarak yanlış okunur; bu yanlış anlaşılma, kendini sürekli yeniden besleyen bir döngü içinde annede öz-güven zedelenmesi ile suçluluk üretir (Waite-Jones ve ark., 2020). Bu döngünün nesnel bir tezahürü uyku alanındadır: Macaulay ve arkadaşlarının Tip 1 diyabetli çocukların ebeveynleriyle yürüttüğü karma çalışmada 20 ebeveynin 13’ünde kötü uyku kalitesi saptanmış, gece glikoz izlemi ve hipoglisemi korkusu “hafif uyuma” ve sürekli tetikte olma haliyle ilişkilendirilmiştir (Macaulay ve ark., 2020). İran’da 20 anneyle yürütülen çalışma da bakımın süreğen bir işe dönüşerek aile dengesini bozduğunu belgeler (Haghighi Moghadam ve ark., 2022). Bu tema, anne öz-rapor düzlemindeki H0 ile depresyon-ebeveynlik yolları arasındaki bağlantıyı deneyim düzeyinde anlamlandırmaktadır.</w:t>
      </w:r>
    </w:p>
    <w:p w:rsidR="00000000" w:rsidDel="00000000" w:rsidP="00000000" w:rsidRDefault="00000000" w:rsidRPr="00000000" w14:paraId="00000D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diyabetli çocuğun içeriden deneyimi teması, çocukların hastalığı hem olağanlaştırmaya çalıştığını hem de tedavi yükü, bedensel müdahale ve sosyal görünürlük üzerinden somut bir sınır olarak deneyimlediğini göstermektedir. Commissariat ve arkadaşlarının 40 ergenle yürüttüğü tematik analizde tüm katılımcılar diyabeti ortak biçimde bir “yük” olarak tanımlamış, birçoğu kendini “daha az normal” hissettiğini belirtmiştir; ergenler hastalığı kimliğe dâhil etme ile kimlik dışında sınırlama arasında farklılaşır (Commissariat ve ark., 2016). Leung ve arkadaşlarının 22 ergenle yürüttüğü odak grup çalışması damgalanma, tanı ifşası ve Tip 2 ile karıştırılmayı içeren bir “kimlik” temasını, kısıtlayıcılığı içeren bir “engel” temasını tanımlar (Leung ve ark., 2021). Bu bulgular, mevcut çalışmadaki çocuk anlatısında beliren “normal” söyleminin yük yokluğu değil, çoğu zaman akranlara benzeme ve aile kontrolünü yönetme stratejisi olduğunu düşündürmektedir.</w:t>
      </w:r>
    </w:p>
    <w:p w:rsidR="00000000" w:rsidDel="00000000" w:rsidP="00000000" w:rsidRDefault="00000000" w:rsidRPr="00000000" w14:paraId="00000DC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Aynı evde üç farklı deneyim teması ise, Tip 1 diyabetin ailede tek bir ortak anlatı üretmediğini, aynı olayın farklı sorumluluk, risk ve adalet çerçeveleriyle anlamlandırıldığını göstermektedir. Bu farklılaşmayı adlandırmakta yararlı bir kavram, Devins’in “hastalık müdahaleciliği” (illness intrusiveness) çerçevesidir: bir hastalık, yalnız tıbbi belirtileriyle değil, günlük yaşamın alanlarına (iş, aile, boş zaman) ne ölçüde girip bunları kısıtladığıyla da yük üretir. Devins ve arkadaşlarının son-dönem böbrek hastalığı olan 19 hasta-eş çiftinde yürüttüğü çalışmada hastalar, eşlerinden anlamlı biçimde daha yüksek hastalık müdahaleciliği bildirmiş (F(1,17)=21,76; p &lt; 0,001) ve bu fark evlilik-dışı yaşam alanlarında daha da büyümüştür; eşler aile ortamını sistemi ayakta tutma yönünde daha fazla düzenlemiş, uyarlama yükünü çoğunlukla kadınlar üstlenmiştir. Örneklem yetişkin hastalardan oluştuğundan bulgu Tip 1 diyabet ebeveyn bağlamına doğrudan aktarılamaz; ancak aynı hastalık gerçekliğinin farklı aile rolleri tarafından farklı yaşam alanlarında ve farklı ağırlıkta deneyimlendiği fikrine kavramsal bir dayanak sağlar (Devins ve ark., 1997). Türkiye’de Uludaşdemir ve Bilgehan’ın Tip 1 diyabetli çocukların anne ve babalarıyla yürüttüğü fenomenolojik çalışma bu rol ayrışmasını doğrudan gösterir: anneler parmak-delme acısı, diyabetik beslenme ve destek bulamama gibi güçlükleri, babalar ise finansal yükü ve işten izin alamamayı öne çıkarmıştır (Uludaşdemir ve Bilgehan, 2026). Bu diadik Türk kanıtı mevcut bulguyu güçlü biçimde desteklemektedir. Ancak anne, Tip 1 diyabetli çocuk ve sağlıklı kardeşten oluşan üç-rol aynı-ev karşılaştırmalı niteliksel tasarımına alanyazında ulaşılamamış; mevcut örneklerin tümü diadik düzeyde kalmaktadır — bu, mevcut çalışmanın triadik çok-bilgi-verici nitel tasarımının doldurduğu gerçek bir boşluktur. Niteliksel bulguların bu aktarımında yoğun betimleme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thick description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yoluyla aktarılabilirlik ile nicel genellenebilirlik ayrı kavramlar olarak korunmuştur; Aile 201’in bazı rol alanlarında düşük temsil düzeyinde kalması ise aktarılabilirlik tartışmasına bağlı bir sınırlayıcı örüntü olarak belgelenmiştir.</w:t>
      </w:r>
    </w:p>
    <w:p w:rsidR="00000000" w:rsidDel="00000000" w:rsidP="00000000" w:rsidRDefault="00000000" w:rsidRPr="00000000" w14:paraId="00000D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Karma yöntem çalışmalarında nicel ve niteliksel bulguların nasıl bir araya geldiği açıkça adlandırılmalıdır. Burada üç ilişki türü kullanılmıştır. “Açıklayıcı genişleme”, niteliksel kolun bir nicel bulgunun deneyimsel bağlamını sunmasıdır; bu bağlamı sunar ama nedenini kanıtlamaz. “Tamamlayıcılık”, iki kolun aynı olgunun farklı düzeylerini ölçmesi ve birlikte daha tam bir tablo vermesidir. “Uyum” ise her iki kolun aynı olguyu aynı yönde işaret etmesidir: nicel kol mertebe ve yönü ölçer, niteliksel kol aynı örüntünün anlatısal çerçevesini betimler. Bulguların bu çerçevede eşleştirilmiş sunumu için birleşik gösterim tablosuna bakılabilir (Bulgular, </w:t>
      </w:r>
      <w:hyperlink w:anchor="15mq7d7guevh">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33</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birleşik gösterim).</w:t>
      </w:r>
    </w:p>
    <w:p w:rsidR="00000000" w:rsidDel="00000000" w:rsidP="00000000" w:rsidRDefault="00000000" w:rsidRPr="00000000" w14:paraId="00000DC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çocuk-reddetme sinyali ile Tip 1 diyabetli çocuğun içeriden deneyimi arasında açıklayıcı genişleme ilişkisi vardır: niteliksel normalleştirme dili, nicel reddetme algısının deneyimsel bağlamını sunar ancak onun mekanizması değildir.  H2 kardeş null bulgusu ile sağlıklı kardeşin görünmeyen yükü arasında tamamlayıcılık ilişkisi bulunur: grup puanı düzeyinde görünmeyen yük, niteliksel kolda gündelik yaşamda taşınan biçimiyle görünür olur. İki kol farklı düzeyleri ölçmektedir. Bu ayrışma, Dinleyici ve arkadaşlarının çocuk-ebeveyn algı farkıyla (%30,4’e karşı %15,1) (Dinleyici ve ark., 2019) dış örneklemde de örtüşmektedir.  H3 anne öz-rapor eşdeğerliği ile anneliğin tıbbi bakıcıya kayması arasında açıklayıcı genişleme ilişkisi vardır: sınırlı öz-rapor farkı, psikolojik yük yokluğunun değil, bakımın ahlaki zorunluluk olarak içselleştirilmesinin ve öz-bildirime doğrudan yansımamasının olası bağlamsal kanıtı olarak okunur.  H4 yapısal yolları ile aynı temanın suçluluk ve sürekli tetikte olma örüntüsü arasında uyum ilişkisi vardır: nicel kol ilişkinin mertebe ve yönünü ölçer, niteliksel kol aynı deneyim alanının anlatısal çerçevesini betimler.  H5 diadik uyumsuzluğu ile aynı evde üç farklı deneyim teması arasında açıklayıcı genişleme ilişkisi vardır: algı ayrışması büyük ölçüde rol-temelli deneyim farkının nicel yansımasıdır; ölçüm ve eşik işleyişi farklılıklarının katkısı ise bu tasarımda tümüyle dışlanamaz. </w:t>
      </w:r>
    </w:p>
    <w:p w:rsidR="00000000" w:rsidDel="00000000" w:rsidP="00000000" w:rsidRDefault="00000000" w:rsidRPr="00000000" w14:paraId="00000DC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bütünleştirmelerin toplamı, triadik bilgi-verici asimetrisinin bu çalışmanın birincil katkısı olduğunu göstermektedir: ayrışma analitik gürültü değil, iki tasarımın birlikte kurulmasıyla üretilen bilimsel bir sonuçtur. Ayrışmanın bir “hata” değil teorik katkı olarak okunması, karma yöntem disiplininin gereğidir. Örneklem asimetrisi (nicel 241 aile — nitel 7 aile), bu bütünleşik okumayı istatistiksel bir genelleme değil tamamlayıcı bir kanıt sunumu olarak konumlandırmaktadır.</w:t>
      </w:r>
    </w:p>
    <w:p w:rsidR="00000000" w:rsidDel="00000000" w:rsidP="00000000" w:rsidRDefault="00000000" w:rsidRPr="00000000" w14:paraId="00000D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Buraya kadarki yorum, önceden belirlenmiş beş birincil hipoteze dayanıyordu. Aşağıdaki genişletilmiş katmanlar farklı bir statüdedir: bunlar, hipotezleri sınamak için değil yeni hipotezler üretmek için yapılmış keşifsel çözümlemelerdir. Bu nedenle bulguları kesin sonuç değil, bağımsız örneklemlerde doğrulanması gereken öneriler olarak okunmalıdır. Her biri aşağıda birincil hipotezlerde izlenen sırayla ele alınmaktadır: önce bulgunun kendisi, sonra dış literatürdeki karşılığı, en sonda yorum sınırı.</w:t>
      </w:r>
    </w:p>
    <w:p w:rsidR="00000000" w:rsidDel="00000000" w:rsidP="00000000" w:rsidRDefault="00000000" w:rsidRPr="00000000" w14:paraId="00000DC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Aracılık zincirindeki kırılma.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Beck depresyonu → anne-bildirimli reddetme → çocuk-algılanan reddetme aracılık zincirinde dolaylı etki anlamsız kalmış, doğrudan etki ise üç modelde de tutarlı belirmiştir (Bulgular, </w:t>
      </w:r>
      <w:hyperlink w:anchor="ke3tsn88cno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örüntü, kesitsel verilerde aracılık kestiriminin yapısal bir zaafıyla birlikte okunmalıdır. Maxwell ve Cole, tek zaman-noktasında ölçülen dolaylı etkilerin, altta yatan süreç boylamsal bile olsa gerçek etkiyi ciddi biçimde yanlı tahmin ettiğini göstermiştir; bu yanlılık çoğu zaman etkiyi olduğundan büyük gösterir ya da yönünü değiştirir (Maxwell ve ark., 2011). Dolayısıyla buradaki “kırılma”, aktarımın gerçekten yokluğuna değil, kesitsel tasarımın dolaylı etkiyi güvenilir kestirmekten yapısal olarak aciz oluşuna da bağlı olabilir. Imai ve arkadaşlarının duyarlılık çerçevesi de aynı yöne işaret eder: gözlenmemiş bir karıştırıcı, anlamsız görünen dolaylı etkiyi maskeliyor olabilir (Imai ve ark., 2010). Bu nedenle bulgu, “depresyon çocuğa reddetme olarak yansımıyor” biçiminde değil, “bu aktarım yolu ancak boylamsal bir tasarımla güvenilir sınanabilir” biçiminde okunmalıdır.</w:t>
      </w:r>
    </w:p>
    <w:p w:rsidR="00000000" w:rsidDel="00000000" w:rsidP="00000000" w:rsidRDefault="00000000" w:rsidRPr="00000000" w14:paraId="00000DC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Dağılımın üst ucundaki gizli sinyal.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Ortalamaya dayalı H1 analizinde küçük görünen reddetme etkisi, dağılımsal modellerde farklı bir yüz göstermiştir: reddetme sinyali dağılımın üst kuyruğunda belirgin biçimde güçlenmektedir (kuantil regresyonda τ = 0,75 için β = 0,25; beta regresyonda β = 0,46) (Bulgular, §4.4.6). Bu, ortalama-merkezli çözümlemenin yaygın bir körlüğüne örnektir. Bir etki, örneklemin çoğunluğunda zayıf olsa bile en yüksek risk taşıyan alt-grupta yoğunlaşabilir; ortalama ise bu yoğunlaşmayı seyrelterek gizler. Bulgu bu nedenle, en yüksek reddetme algısına sahip çocuk alt-grubunun ayrı bir klinik ilgi odağı olabileceği yönünde bir hipotez üretir. Ancak kuyruk kestirimleri örneklem büyüklüğüne duyarlıdır ve bu alt-örüntü bağımsız doğrulama beklemektedir.</w:t>
      </w:r>
    </w:p>
    <w:p w:rsidR="00000000" w:rsidDel="00000000" w:rsidP="00000000" w:rsidRDefault="00000000" w:rsidRPr="00000000" w14:paraId="00000DC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Kişi-merkezli ebeveynlik tipolojisi.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Latent profil çözümlemesi üç-profilli bir ebeveynlik tipolojisi önermiştir. Bu tür kişi-merkezli modellerde en kırılgan karar kaç sınıf tutulacağıdır; sınıf sayısının Bayesçi bilgi ölçütü ve bootstrap olabilirlik-oranı testiyle birlikte gerekçelendirilmesi standart gerekliliktir (Nylund ve ark., 2007). Psikolojideki latent sınıf uygulamalarını inceleyen güncel sistematik derlemeler tam da bu noktada yaygın bir uygulama-kılavuz açığı bulmuş, birçok çalışmanın model seçim ölçütlerini ve sınıf-ayrışma göstergelerini eksik raporladığını belgelemiştir (Sorgente ve ark., 2025). Çocuk ruh sağlığı alanındaki derleme de sınıf sayısının ve profil geçerliğinin dış değişkenlerle çapraz-doğrulanması gerektiğini vurgular (Petersen ve ark., 2019). Bu tez, üç-profilli çözümü kesin bir tipoloji olarak değil, yukarıda anılan keşifsel statüye ve sözü edilen kanıt standartlarına uygun biçimde bağımsız örneklemde doğrulanması gereken bir öneri olarak sunar. Kişi-merkezli ebeveynlik profillerinin çocuk uyumuyla ilişkilendirilebildiği yaklaşımların (Teuber ve ark., 2021) Tip 1 diyabet bağlamında henüz uygulanmamış olması, bu katmanın hipotez-üretici değerini de göstermektedir.</w:t>
      </w:r>
    </w:p>
    <w:p w:rsidR="00000000" w:rsidDel="00000000" w:rsidP="00000000" w:rsidRDefault="00000000" w:rsidRPr="00000000" w14:paraId="00000DC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Ağ yapısında grup farkı için kanıt elde edilmemesi.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Ağ çözümlemesinde iki grubun (diyabet ve kontrol) ağ yapıları küresel güç ve ağ yapısı bakımından anlamlı biçimde ayrışmamıştır (Bulgular, </w:t>
      </w:r>
      <w:hyperlink w:anchor="jp3kpybwdxb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26</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sonucun yöntemsel çerçevesi iki katmanlıdır: değişkenler arası ilişkiler düzenlileştirilmiş Gauss grafik modeliyle kestirilmiş (Epskamp ve Fried, 2018), grup farkı ise permütasyon temelli ağ-karşılaştırma testiyle sınanmıştır (Borkulo ve ark., 2022). Bu keşifsel analizde global strength ya da ağ yapısı farkı lehine kanıt bulunmamıştır. Ağ-karşılaştırma testinin anlamlı çıkmaması, grupların yerel (kenar ya da düğüm düzeyi) farkları bulunduğunu göstermez; yalnızca global fark lehine kanıt elde edilmediğini gösterir. Ayrıca merkeziyet kararlılığı katsayısı tercih edilen 0,50 düzeyinin altında kalmıştır (CS[0,7] = 0,28); bu nedenle düğüm merkeziyet sıralamaları kırılgandır ve ihtiyatla yorumlanmalıdır. Ağ psikometrisi literatürü de küçük-orta örneklemlerde kenar-düzeyi kestirimlerin geniş güven aralıkları taşıdığını ve tekrarlanabilirliğin sınırlı olduğunu vurgular. Bu nedenle ağ bulguları bütünüyle doğrulayıcı değil keşifsel düzeyde tutulmuştur.</w:t>
      </w:r>
    </w:p>
    <w:p w:rsidR="00000000" w:rsidDel="00000000" w:rsidP="00000000" w:rsidRDefault="00000000" w:rsidRPr="00000000" w14:paraId="00000DD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Ayrım gücü ile klinik fayda ayrışması.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model, kesitsel veride yüksek depresif belirti düzeyini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eşzamanlı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olarak sınıflandıran bir tarama/sınıflandırma modelidir; ileriye dönük bir risk yordama modeli değildir. Belirteçler ile sonuç aynı ölçüm anında toplandığından zamansal öncelik kurulamaz. Bu genişletilmiş eşzamanlı sınıflandırma modeli, temel modele göre ayrım gücünü (AUC) artırmıştır. Karar-eğrisi analizinde incelenen tüm eşik aralığında (0,05–0,50), “herkesi tara” ve “kimseyi tarama” stratejilerine göre pozitif net fayda sağlamış; ancak bu fayda yalnız düşük eşiklerde (≈0,05) belirginken daha yüksek eşiklerde marjinal düzeye gerilemiştir (Bulgular, </w:t>
      </w:r>
      <w:hyperlink w:anchor="id6igqh7e5s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ayrışma, karar-eğrisi analizinin geliştirildiği temel gözlemi doğrudan örnekler: bir modelin istatistiksel ayrım gücünü artırması, o modelin gerçek karar eşiklerinde hastaya net klinik yarar sağlayacağı anlamına gelmez. Net fayda, doğru ve yanlış pozitiflerin klinik maliyetini birlikte tartan ayrı bir ölçüttür (Vickers ve Elkin, 2006). Nitekim optimizm-düzeltilmiş kalibrasyon eğiminin nokta kestirimi 1’in altındadır (Bulgular, </w:t>
      </w:r>
      <w:hyperlink w:anchor="id6igqh7e5sn">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27</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bu değer iç-validasyonda beklenen hafif aşırı-uyum eğilimiyle uyumludur. Ancak güven aralığının 1’i içermesi nedeniyle ideal kalibrasyondan istatistiksel olarak ayırt edilememekte ve bu belirsizlik dış-validasyon gereksinimini pekiştirmektedir. Dolayısıyla genişletilmiş model, iç geçerliği vaat eden ancak dış-validasyon, yeniden-kalibrasyon ve maliyet-duyarlı eşik seçimi bekleyen bir prototip olarak konumlandırılmalıdır.</w:t>
      </w:r>
    </w:p>
    <w:p w:rsidR="00000000" w:rsidDel="00000000" w:rsidP="00000000" w:rsidRDefault="00000000" w:rsidRPr="00000000" w14:paraId="00000DD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Ölçüm katmanı: latent etki.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Taban etkisine duyarlı madde-yanıt kuramı çözümlemesinde latent değişken etkisi, manifest (toplam-puan) etkisinin üzerinde belirmiştir (Bulgular, §4.4.6). Toplam-puan skorlaması her maddeyi eşit ağırlıklı ve hatasız sayarak ölçüm hatasını görmezden gelir ve gerçek etki büyüklüklerini sistematik biçimde zayıflatırken, latent değişken modelleri ölçüm hatasını ayrıştırarak daha az yanlı kestirim verir (McNeish ve Wolf, 2020); bu, kısa ve taban etkili alt ölçeklerde beklenen bir örüntüdür. Bilgi-vericiler-arası ortak yapıyı sınamak için tasarlanan keşifsel yapısal eşitlik modeli (ESEM) tabanlı trifaktör çözümlemesi ise kabul edilebilir bir çözüme kavuşturulamamıştır (Bulgular, §4.4.6); bilgi-verici başına düşen madde sayısının azlığı ve reddetme gibi tabana yığılan boyutların düşük varyansı, üç-kaynaklı ortak bir latent yapının bu çözünürlükte kimliklenmesini güçleştirmiştir (Marsh ve ark., 2014). Bu null, bir “yapı yokluğu” kanıtı değil, mevcut ölçüm çözünürlüğünün sınırının göstergesidir; aynı soru bilgi-verici başına daha çok madde içeren tasarımlarla yeniden ele alınabilir.</w:t>
      </w:r>
    </w:p>
    <w:p w:rsidR="00000000" w:rsidDel="00000000" w:rsidP="00000000" w:rsidRDefault="00000000" w:rsidRPr="00000000" w14:paraId="00000DD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Robustluk katmanının işlevi.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Son olarak, birincil bulguların analitik kararlara ne ölçüde bağımlı olduğunu sınamak için dört tamamlayıcı yaklaşım birlikte uygulanmıştır. Eşdeğerlik testi, bir etkinin yalnız “anlamsız” değil, pratik olarak ihmal edilebilir ölçüde küçük olduğunu pozitif biçimde gösterebilmeyi sağlar (Lakens ve ark., 2018). E-değeri temelli duyarlılık, gözlenen bir ilişkiyi tümüyle açıklamak için gereken ölçülmemiş karıştırıcının ne kadar güçlü olması gerektiğini niceler (VanderWeele ve Ding, 2017; Cinelli ve Hazlett, 2020). Çoklu-evren ve spesifikasyon-eğrisi çözümlemesi ise tek bir “doğru” analiz yerine, savunulabilir tüm analiz seçeneklerinin sonuçlarını birlikte sergileyerek bir bulgunun araştırmacı kararlarına duyarlılığını şeffaflaştırır (Steegen ve ark., 2016; Simonsohn ve ark., 2020).</w:t>
      </w:r>
    </w:p>
    <w:p w:rsidR="00000000" w:rsidDel="00000000" w:rsidP="00000000" w:rsidRDefault="00000000" w:rsidRPr="00000000" w14:paraId="00000DD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dört yaklaşımın sonuncusu, negatif kontrol ve falsifikasyon çözümlemesidir; birincil etkinin sahte yordayıcı-sonuç eşlemelerinde beklenmedik biçimde belirip belirmediğini sınamıştır. Sekiz sahte eşlemeden biri (aile numarası → EMBU-P sıcaklık; β = 0,098, p = 0,003), rastlantısal yanlış-pozitif beklentisinin (%12,5 gözlenen oran, α = 0,05’te beklenenin üzerinde) ötesinde, sekiz teste Bonferroni düzeltmesi (0,05/8 = 0,006) sonrasında da anlamlı kalmıştır. Aile numarası kayıt sırasına bağlı bir dönem/kohort vekili olduğundan, bu sinyal gerçek bir inert negatif kontrol değil, aşağıda ele alınan dönem/merkez örtüşmesinin bir göstergesi olarak yorumlanmıştır. İki falsifikasyon senaryosunda (DM süresi &lt; 1 yıl; HbA1c ≤ 7,5) grup etkisi anlamsız kalarak (p &gt; 0,10) birincil null bulguyla tutarlı kalmıştır (Bulgular, §4.5). Bu dörtlü, birincil sonuçların yönünü tek bir modelleme tercihine borçlu olmadığını göstermek ve kırılgan oldukları noktaları açıkça işaretlemek için kullanılmıştır.</w:t>
      </w:r>
    </w:p>
    <w:p w:rsidR="00000000" w:rsidDel="00000000" w:rsidP="00000000" w:rsidRDefault="00000000" w:rsidRPr="00000000" w14:paraId="00000DD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Artık ilişki yüzeyini inceleyen son keşif katmanı bu hipotez-üretici çerçeveyi üç noktada genişletmiştir (Bulgular, §4.4.7). İlk olarak, anne öz-bildirimli ebeveynlik ile çocuğun algıladığı ebeveynlik arasındaki bağ (b-yolu) tüm alt ölçeklerde zayıf kalmıştır. Bu, anne depresyonu ile anne-bildirimli ebeveynlik arasındaki ilişkinin çocuk algısına doğrudan yansımadığını ve aracılık zincirlerindeki kırılmanın bu aktarım yolunda gerçekleştiğini düşündürmektedir. İkinci olarak, anne-bildirimli aşırı koruma esas olarak sosyo-demografik bir gradyanla ilişkilidir: daha genç ve daha düşük sosyoekonomik konumdaki annelerde daha yüksektir; hane kalabalıklığı bu yaş ve konumdan bağımsız bir katkı sağlamamıştır. Üçüncü olarak, anne depresyonu kardeş ilişki kalitesini yanlış-keşif düzeltmesi sonrası yordamamıştır; bu da kardeş ilişkisinin birincil çözümlemede (H2) grup farkı için kanıt bulunamamış örüntüyle tutarlıdır (eşdeğerlik sınanmadığından bir korunma/direnç kastedilmez). Düzeltme sonrası ayakta kalan tek ilişki, eşler-arası eğitim farkı ile anne reddetmesi arasındadır. Bağlamsal moderatör taramasında ise yanlış-keşif düzeltmesi sonrası ayakta kalan bir etki bulunmamıştır. Ebeveyn ayrımcı davranışı meta-analitik olarak yaygın bir olgu olmakla birlikte (Buist ve ark., 2013), burada yalnız düzeltilmemiş düzeyde ve baba-kayırma yönünde belirmiştir (d = −0,27); sosyal katmanlaşma, maternal komorbidite ve maruziyet-yoğunluğu göstergeleri anlamlı ilişki üretmemiştir (Bulgular, §4.4.6). Bu bulguların tümü küçük etkili, kesitsel ve öneri düzeyindedir.</w:t>
      </w:r>
    </w:p>
    <w:p w:rsidR="00000000" w:rsidDel="00000000" w:rsidP="00000000" w:rsidRDefault="00000000" w:rsidRPr="00000000" w14:paraId="00000DD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Kardeş mimarisi ve algı uyumunun kaynağa özgülüğü.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İkincil katmanın kardeşe yönelik iki çözümlemesi de bilgilendirici null örüntüler üretmiştir. Yönlü kardeş mimarisi çözümlemesinde — indeks çocuk ile kardeşin ebeveynlik algısı arasındaki farkın yönünü üç grup ve on dört fasette karşılaştıran analizde — yanlış-keşif düzeltmesi sonrası anlamlı bulgu kalmamıştır (Bulgular, §4.4.6). Bu, bir önceki katmanda saptanan “kardeş için de yoğunlaşan ebeveynlik iklimi” örüntüsünü tamamlar: ebeveynlik algısı kardeşler arasında düzey olarak farklılaşsa bile, bu farkın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yönü</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diyabet bağlamına sistematik biçimde bağlı değildir. Daha çarpıcı bir örüntü, kardeş uyumu havuzlama (forest) çözümlemesinde belirmiştir. Reddetme boyutunda kardeşler-arası algı uyumu (sınıf-içi korelasyon) kontrol grubunda orta düzeydeyken (ICC = 0,32; %95 GA [0,15; 0,47]), diyabet grubunda sıfıra inmektedir (ICC = 0,00; [−0,18; 0,18]). Ham karşılaştırma çarpıcı bir ayrışmaya işaret etse de, iki grubun güven aralıkları alt/üst sınırlarda kısmen örtüşmekte ve gruplar-arası fark için bu çözümlemede ayrı bir biçimsel test raporlanmamaktadır; dolayısıyla bu ayrışma betimsel/keşifsel düzeyde okunmalıdır. Anne–çocuk uyumu çözümlemesi ayrı bir diyad türüne ilişkindir: kardeş–kardeş değil, anne–çocuk uyumuna. Bu nedenle buradaki kardeş–kardeş bulgusunu doğrudan doğrulamaz veya çürütmez. Grup-bazlı tek bir konkordans skalarını doğrudan üreten iki strateji (ICC ve Olsen-Kenny latent konkordansı) grup farkının yönünde ayrışmaktadır (ICC kontrol lehine, Olsen-Kenny DM lehine). Farklı estimand’ları ölçen, aynı ailelerden ve aynı yanıt setlerinden türetilen bu iki kestirim, bağımsız çalışmalar gibi tek bir havuzlanmış katsayıya indirgenmemiş; spesifikasyonlar arası bir yön ayrışması olarak raporlanmıştır. Grup farkı için kanıt bu nedenle belirsizdir. Betimsel düzeyde bu örüntü, kronik hastalığın kardeşlerin aynı aile ortamını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ortak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bir gerçeklik olarak algılamasını zayıflatabileceği yönünde bir hipotez üretir; reddetme sinyalinin her çocukta daha idiyosenkratik deneyimlendiği bir ayrışma. Ancak mevcut kanıt bu okumayı doğrulayacak güçte değildir. Bu okuma, ebeveynlik algısında ilişkiye özgü bileşenin — yalnız paylaşılan aile ortamının değil — kayda değer bir varyans kaynağı olduğunu gösteren aile içi algı çalışmalarıyla (Branje ve ark., 2003) tutarlıdır ve doğrulayıcı tasarımlarda önceliklendirilmeye değer bir hipotez üretir.</w:t>
      </w:r>
    </w:p>
    <w:p w:rsidR="00000000" w:rsidDel="00000000" w:rsidP="00000000" w:rsidRDefault="00000000" w:rsidRPr="00000000" w14:paraId="00000DD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Çocuk düzeyi moderatörler ve aşırı korumanın sosyo-gelişimsel gradyanı.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Çocuğun cinsiyetinin grup farklarını biçimlendirip biçimlendirmediğini sınayan taramada, cinsiyet × grup etkileşimi için yürütülen sekiz testin hiçbiri Holm düzeltmesi sonrası anlamlı çıkmamıştır (Bulgular, §4.4.6); yani mevcut örneklemde ebeveynlik algısındaki grup örüntüsü kız ve erkek çocuklar için ayrışmamaktadır. Bu null, Tip 1 diyabette ebeveynlik–uyum ilişkilerinin ebeveyn cinsiyeti, çocuk yaşı ve demografik etkenlere göre tutarsız biçimde değiştiğini bildiren sistematik derlemeyle (Trojanowski ve ark., 2021) uyumludur: moderatör etkileri bu yazında istikrarsızdır ve küçük örneklemlerde güvenilir biçimde kestirilemez. Buna karşın tek tutarlı moderatör sinyali gelişimsel eksende belirmiştir: anne yaşı arttıkça anne-bildirimli aşırı koruma azalmaktadır (yılda b = −0,03; p = 0,004). Bu yön, daha ileri yaştaki annelerin çocuğa yönelik yaptırım kullanımını azalttığını ve bunun daha olumlu çocuk sosyo-duygusal gelişimiyle ilişkilendiğini gösteren büyük-örneklemli boylamsal kanıtla (Trillingsgaard ve Sommer, 2018) kavramsal olarak paraleldir; EMBU aşırı koruma boyutunun kısıtlayıcı-denetleyici içeriği ile yaptırım kullanımı birebir aynı yapı olmasa da, her ikisi de annenin denetleyici müdahale eğilimini yansıtır. Bir önceki katmanda aşırı korumanın daha genç ve daha düşük sosyoekonomik konumdaki annelerde yoğunlaştığı bulgusuyla birleştirildiğinde, aşırı koruma boyutunun diyabete özgü bir tepki olmaktan çok, anne yaşı ve sosyoekonomik konumun kesiştiği daha geniş bir sosyo-gelişimsel gradyanı yansıttığı görülmektedir; bu da onu grup-farkı odaklı yorumlardan çok bağlamsal risk-katmanı çerçevesinde okumayı gerektirir.</w:t>
      </w:r>
    </w:p>
    <w:p w:rsidR="00000000" w:rsidDel="00000000" w:rsidP="00000000" w:rsidRDefault="00000000" w:rsidRPr="00000000" w14:paraId="00000D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Bunu izleyen gelişimsel-diadik katman (Bulgular, §4.4.8), hipotez-üretici çerçeveyi ölçüm-gelişim ve kardeş-yük eksenlerinde derinleştirmiştir. Anne–çocuk algı uyumu çocuğun yaşıyla kademelenmezken, anne-rapor→çocuk-algı aktarımı yaşla güçlenme eğilimi göstermiş ve karşılaştırma boyutunda düzeltme sonrası anlamlı kalmıştır; bu, bir önceki katmanda ortalamada zayıf görünen aktarım darboğazının kısmen gelişimsel bir maskeleme olabileceğini — küçük çocuğun ebeveynlik raporunun anne öz-bildirimiyle daha zayıf hizalandığını — düşündürür ve ölçüm geçerliğinin yaşa duyarlılığına işaret eder (De Los Reyes ve ark., 2015). Sağlıklı kardeş düzleminde, Tip 1 diyabet ailesinin kardeşi kontrol kardeşe kıyasla sıcaklık dahil tüm boyutlarda daha yoğun ebeveynlik algılamıştır; bu örüntü kardeşin ihmal edildiği (tükenme) modelini değil, ebeveynlik ikliminin kardeş için de yoğunlaştığı (genelleşme) modelini destekleyerek sağlıklı kardeşin görünmeyen yükü tartışmasını nüanslamaktadır. Reddetme boyutunda anne öz-bildirimi ile çocuk algısı arasındaki işaretli farkın diyabet ailelerinde daha büyük olması, çalışmanın birincil örüntüsü olan üç-kaynak asimetrisinin yönünü nicelemekte — anneler, çocuklarının algıladığına göre daha az reddetme bildirmekte — ve bilgi-veren uyumsuzluğunu bağlamsal bilgi sayan çerçeveyle (De Los Reyes ve ark., 2015) tutarlı kalmaktadır. Anne depresyonunun tanı-sonrası zaman-çizgisiyle güvenilir bir seyir göstermemesi ve uyumun yaşla değişmemesi ise bilgilendirici null’lardır. Bu katmanın tüm bulguları küçük etkili, kesitsel, HbA1c’ye dayalı kardeş çözümlemesinde düşük güçlü (n = 39, seçilmiş alt-örneklem) ve dış-validasyon gerektiren öneri düzeyindedir.</w:t>
      </w:r>
    </w:p>
    <w:p w:rsidR="00000000" w:rsidDel="00000000" w:rsidP="00000000" w:rsidRDefault="00000000" w:rsidRPr="00000000" w14:paraId="00000DD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Diyabet klinik ağırlığı ile ebeveynlik algısının bağlantısızlığı.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Diyabet grubuna özgü klinik alt-analizler, metabolik yükün ebeveynlik algısını biçimlendirip biçimlendirmediğini üç ayrı eksende sınamış ve tutarlı biçimde null sonuç vermiştir (Bulgular, §4.4.6). HbA1c × ebeveynlik etkileşimi dört EMBU-P alt ölçeğinde anlamsız kalmış (tümü p &gt; 0,400; R² &lt; 0,25), diyabet süresi ile ebeveynlik ilişkisinde kübik spline doğrusal modele üstünlük sağlamamış, tanı yaşının üç strataya bölündüğü analizde hiçbir sonuçta F testi anlamlılığa ulaşmamıştır (en büyük F = 2,05; p = 0,134; kısmi η² &lt; 0,04). Bu örüntü iki biçimde okunabilir. Yorum düzeyinde, bulgular çocuğun ve annenin ebeveynlik iklimini metabolik kontrol göstergesinden görece bağımsız deneyimlediğini düşündürür: ebeveynlik algısı, hastalığın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biyolojik ağırlığına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değil aile içi ilişkisel örüntüye bağlı olabilir. Bu okuma, Tip 1 diyabette ebeveynlik ile glisemik kontrol arasındaki ilişkilerin literatürde tutarsız ve çoğu kez zayıf kaldığını, ebeveyn cinsiyeti ve çocuk yaşına göre değiştiğini bildiren sistematik derlemeyle (Trojanowski ve ark., 2021) uyumludur. Ancak bu null’un ihtiyatla okunması zorunludur. HbA1c verisi çocukların yalnız %32,5’inde (39/120) mevcuttur ve bu alt-örneklem küçük-orta etki büyüklükleri için yetersiz güçtedir (power &lt; 0,50). Dahası, aşağıda ayrıntılandırılan seçilim yapısı gereği HbA1c eksikliği rastgele değildir; bu da gözlenen bağlantısızlığın gerçek bir yokluk mu yoksa güç ve seçilim kaynaklı bir maskeleme mi olduğunu ayırt etmeyi olanaksız kılar. Dolayısıyla klinik ağırlık ile ebeveynlik algısının bağımsızlığı, reddedilemez bir sonuç değil, tam-veri ve yeterli-güçlü örneklemlerde önceliklendirilmesi gereken bir hipotezdir.</w:t>
      </w:r>
    </w:p>
    <w:p w:rsidR="00000000" w:rsidDel="00000000" w:rsidP="00000000" w:rsidRDefault="00000000" w:rsidRPr="00000000" w14:paraId="00000D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Seçilim yapısı bir bulgu olarak: dönemsel örtüşme ve birincil etkinin kırılganlığı.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İkincil katmanın belki de yöntemsel olarak en öğretici bulgusu, grup üyeliğinin veri toplama dönemiyle neredeyse tam örtüşmesidir (toplama yılı × grup Cramér V = 0,59). Bu yalnız bir sınırlılık kaydı değil, birincil bulgunun sağlamlığı hakkında doğrudan bilgi taşıyan keşifsel bir sonuçtur. İki grubun en geniş ortak takvim desteğine sahip olduğu 2023 alt-örnekleminde, H1’in temel bulgusu olan çocuk-algılı reddetme farkı belirgin biçimde zayıflamaktadır (d = 0,38’den yaklaşık sıfıra). Her iki grup 2023, 2024 ve 2025 yıllarında da temsil edilmekle birlikte ortak destek dengesizdir; 2023 tek ortak yıl değil, en geniş ortak temsile sahip dönemdir. Bu attenüasyon, birincil etkinin bir kısmının grup ile dönemin ayrıştırılamamasından kaynaklanabileceğini niceliksel olarak gösterir; yani gerçek bir grup etkisinden çok, farklı dönemlerde toplanan katılımcıların bileşim farkından. HbA1c erişilebilirliğinin gözlenen özelliklere göre seçici olması (erişilebilirlik ~ antidepresan kullanımı; OR = 4,56; p &lt; 0,001) bu tabloyu tamamlar. Hem eksik veri hem de dönemsel bileşim, örneklemin ortak-etki (collider) üzerinden koşullanmış olabileceğine işaret eder; bu da karıştırıcılıktan mekanistik olarak ayrı bir yanlılık kaynağıdır (Hernán ve ark., 2004). Bu örüntü rastgele-olmayan eksiklik (MNAR) olasılığıyla uyumludur; ancak gözlenmeyen HbA1c değeri ile eksik olma olasılığı arasındaki ilişki ayrıca modellenmediğinden, tek başına MNAR mekanizmasını tanımlamaz. Bu bulgunun yorumsal değeri, birincil sonuca ilişkin ihtiyatı somut bir sayıya bağlamasıdır: çocuk-algısı örüntüsü teorik olarak anlamlı ve çok-kaynaklı desenle tutarlı kalsa da, ortak takvim desteği dengeli bağımsız bir örneklemde yinelenene dek etki büyüklüğü kesin kabul edilmemelidir. Bu keşifsel seçilim çözümlemesinin birincil yorumu nasıl sınırladığı, aşağıda sınırlılıklar bölümünde ayrıca ele alınmaktadır.</w:t>
      </w:r>
    </w:p>
    <w:p w:rsidR="00000000" w:rsidDel="00000000" w:rsidP="00000000" w:rsidRDefault="00000000" w:rsidRPr="00000000" w14:paraId="00000DD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Ölçüm düzeyinde kısa bir not gereklidir. EMBU-P reddetme alt ölçeğinde iç tutarlılık bu örneklemde görece düşük kalmıştır (α = 0,45; Ek 7). Kısa ve tabana yığılan alt ölçeklerde madde-arası korelasyonun düşüklüğü güvenirliği aşağı çeker ve α, omega ile birlikte yorumlanmalıdır; düşük güvenirlik tek başına yapı geçersizliği kanıtı değildir (Tavakol ve Dennick, 2011; Clark ve Watson, 1995; Sijtsma, 2009; Eisinga ve ark., 2013). EMBU ailesinde kısa reddetme/kontrol alt ölçeklerinin güvenirliğinin örneklemler arası değişkenlik gösterebildiği bilinmektedir (Penelo ve ark., 2010; Li ve ark., 2012; Naivar Sen ve ark., 2020). Bu nedenle reddetme boyutuna dayanan bulgular (H1 reddetme) madde-yanıt teorisi ve Bayesçi hatla çapraz doğrulanmış; ölçüm değişmezliği ise, klinik-ergen örneklemlerde tam değişmezliğe ulaşan çalışmalarla tutarlı biçimde (Penelo ve ark., 2012), kısmi-skalar düzeyde raporlanmıştır (Putnick ve Bornstein, 2016).</w:t>
      </w:r>
    </w:p>
    <w:p w:rsidR="00000000" w:rsidDel="00000000" w:rsidP="00000000" w:rsidRDefault="00000000" w:rsidRPr="00000000" w14:paraId="00000D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Ölçeğin ölçüt geçerliği beklenen yöndedir: anne karşılaştırma boyutu depresyonla (ρ = 0,26), çocuk karşılaştırma boyutu ise kardeş çatışmasıyla (ρ = 0,30) pozitif ilişkilidir (Ek 7); bu örüntü, kuramsal olarak beklenen ilişkilerin gözlenmesi anlamında yakınsak geçerliğe zayıf-orta düzeyde destek sağlar. Buna karşılık anne-çocuk reddetme latent korelasyonu sıfıra yakın kalmış (r = 0,03), yani aynı yapının farklı bilgi-vericilerce ölçümündeki yakınsama reddetme boyutunda gözlenmemiştir (Bulgular, §4.4.6). Güvenirlik-genellemesinde EMBU-P hiyerarşik omega yüksek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m:t>ω</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h</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0,81) iken açıkladığı ortak varyans yarının altındadır (ECV = 0,47) (Eid ve ark., 2017); toplam puan güvenilir biçimde ölçülebilmekle birlikte bu güvenilirlik tek bir genel faktöre atfedilemez. Bu örüntüler birlikte, kısa ve taban etkili alt ölçeklerde çok-boyutlu yorumun ihtiyat gerektirdiğine ve ölçüm sınırlılığı ile gerçek perspektif ayrışmasının bu tasarımda tam ayrıştırılamayacağına işaret eder.</w:t>
      </w:r>
    </w:p>
    <w:p w:rsidR="00000000" w:rsidDel="00000000" w:rsidP="00000000" w:rsidRDefault="00000000" w:rsidRPr="00000000" w14:paraId="00000DD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güçlü yönleri, yorumun güvenini destekleyen tasarım özellikleridir. Karma yöntem tasarımı, nicel örüntülerin deneyimsel bağlamını doğrudan erişilemeyecek biçimde görünür kılmıştır. Triadik çok-bilgi-verici yapı, aile içi ayrışmayı tek bir bilgi-verici perspektifine indirgemeden haritalamıştır. Aile düzeyinde nesteli veri yapısının çok düzeyli modellemeyle ele alınması (Hox ve ark., 2017), aile içi bağımlılıktan kaynaklanabilecek standart hata yanlılığını önlemiştir. Sensitivite üçlüsü ile Bayesçi çift raporlama, küçük etki büyüklüğü ve sınır-altı psikometrik koşullar altında null bulguları daha temkinli ve şeffaf yorumlamayı mümkün kılmıştır (eşdeğerlik H3’te dört alt ölçeğin yalnız ikisinde biçimsel olarak gösterilmiş, ikisinde belirsiz kalmıştır). Açık bilim çıktıları — ön-kayıt, paket kilidi, hash zinciri ve kanonik veri kilidi — çalışmanın hesaplama düzeyindeki izlenebilirliğini ve tekrarlanabilirliğini desteklemiştir.</w:t>
      </w:r>
    </w:p>
    <w:p w:rsidR="00000000" w:rsidDel="00000000" w:rsidP="00000000" w:rsidRDefault="00000000" w:rsidRPr="00000000" w14:paraId="00000D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Çalışmanın sınırlılıkları yorumu çerçevelemektedir. Tasarım kesitsel ve ilişkiseldir; hiçbir bulgudan nedensel sonuç çıkarılamaz. Örneklem büyüklüğü bazı çok düzeyli ve diadik analizler için sınırda kalmıştır. Nicel kol 241 aileye, niteliksel kol yedi aileye dayanmaktadır ve bu iki kol karıştırılmamalıdır: niteliksel kol aktarılabilirlik sunar, istatistiksel genellenebilirlik değil. Ayrıca kimliksizleştirme kaygısıyla okuyucuya açık verbatim alıntı verilmediğinden, tema ile ham veri arasındaki bağ okuyucu tarafından bağımsız denetlenememektedir. Bu nedenle niteliksel temalar “alıntılarla doğrudan kanıtlanmış” değil, okuyucu-denetimi mahremiyet gereği sınırlanmış bir tamamlayıcı kanıt katmanı olarak konumlanır. Ölçüm ağırlıkla öz-bildirime dayandığından sosyal istenirlik ve bilgi-verici yanlılığı yorumu sınırlar; EMBU-P reddetme alt ölçeğinin düşük iç tutarlılığı ilgili bulguların gücünü azaltmıştır. HbA1c veri tamamlanma oranının düşüklüğü Tip 1 diyabet klinik alt-analizlerini güç-sınırlı kılmış ve bu bulgular imputasyona alınmamıştır. Çalışma iki merkezden katılımcı almış olmakla birlikte kontrol grubu yalnız birincil merkezden, ikinci merkez ise yalnız T1DM grubundan katılımcı sağlamıştır. Bu nedenle merkez, tanı grubu ve takvim zamanı bu örneklemde kısmen örtüşmüş ve grup etkisinin merkez/dönem etkisinden tam ayrıştırılmasını engellemiştir. Merkez bilgisi kanonik analiz veri setinde ayrı bir değişken olarak kodlanmadığından, merkeze göre katmanlı bir duyarlılık analizi bu veriyle mümkün olmamıştır; bu, bulgunun grup ile takvim zamanının ayrıştığı çok-merkezli bir örneklemde yinelenmesini gerektiren bir sınırlılıktır. Çalışma ayrıca tek-kültürel bağlamda yürütülmüştür. Keşifsel katmanlarda paragraf-içi yanlış-keşif düzeltmesi uygulanmış olmakla birlikte, tüm keşifsel batarya boyunca biriken çalışma-geneli çokluk yükü biçimsel olarak denetlenmemiştir. Ayrıca negatif kontrol çözümlemesinde aile numarasının EMBU-P sıcaklık ile beklenmedik ilişkisi (β = 0,098; p = 0,003), aile numarasının kayıt sırasına bağlı bir dönem/kohort vekili olabileceğini ve yukarıda anılan dönem/merkez örtüşmesini pekiştirdiğini düşündürmektedir.</w:t>
      </w:r>
    </w:p>
    <w:p w:rsidR="00000000" w:rsidDel="00000000" w:rsidP="00000000" w:rsidRDefault="00000000" w:rsidRPr="00000000" w14:paraId="00000D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Örneklemin oluşturulma ölçütleri ayrıca bir sosyal ve ailesel seçilim sınırı taşımaktadır. Dâhil edilme koşulları — aynı yaş aralığında en az bir sağlıklı biyolojik kardeşin bulunması, her iki ebeveynin hayatta olması ve anneden veri alınabilmesi — gereği örneklem yapısal olarak iki çocuklu, iki ebeveynli (ağırlıklı olarak çekirdek) ve anneden veri sağlanabilen aileleri temsil eder. Bu nedenle tek çocuklu aileler, kardeşi bu yaş aralığı dışında kalan aileler, tek ebeveynli veya ebeveyn kaybı yaşamış aileler ve daha yüksek tıbbi/sosyal karmaşıklık taşıyan aile yapıları örneklem dışında kalmıştır. Sosyal pediatri perspektifinden bu durum yalnız istatistiksel bir genellenebilirlik kısıtı değildir; aile kırılganlığının belirli biçimlerinin bulgular kapsamına girmemesi anlamına da gelir. Dolayısıyla aktarılabilirlik bu aile yapılarına genişletilmemelidir.</w:t>
      </w:r>
    </w:p>
    <w:p w:rsidR="00000000" w:rsidDel="00000000" w:rsidP="00000000" w:rsidRDefault="00000000" w:rsidRPr="00000000" w14:paraId="00000D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Kritik bir seçilim sınırlılığı, veri toplama dönemi ile grup üyeliğinin bu örneklemde neredeyse tam örtüşmesidir (toplama yılı × grup Cramér V = 0,59). İki grubun en geniş ortak takvim desteğine sahip olduğu 2023 alt-örnekleminde H1 çocuk-reddetme farkı belirgin biçimde zayıflamakta (d = 0,38’den yaklaşık sıfıra), HbA1c erişilebilirliği ise gözlenen özelliklere göre seçici bulunmaktadır (OR = 4,56; p &lt; 0,001; MNAR olasılığıyla uyumlu, ancak mekanizmayı tek başına tanımlamayan bir örüntü) (Bulgular, §4.4.6). Her iki grup üç yılın tümünde temsil edilmekle birlikte ortak destek belirgin biçimde dengesizdir (</w:t>
      </w:r>
      <w:hyperlink w:anchor="xy2hcibxqqrj">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34</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2023 iki grubun bulunduğu tek yıl değil, en geniş ortak temsile sahip dönemdir. Bu nedenle “iki grubun ortak temsil edildiği dönem” ölçütü, mutlak varlık değil yeterli ortak destek (pozitiflik) temelinde tanımlanmalıdır.</w:t>
      </w:r>
    </w:p>
    <w:tbl>
      <w:tblPr>
        <w:tblStyle w:val="Table8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xy2hcibxqqrj" w:id="196"/>
          <w:bookmarkEnd w:id="196"/>
          <w:p w:rsidR="00000000" w:rsidDel="00000000" w:rsidP="00000000" w:rsidRDefault="00000000" w:rsidRPr="00000000" w14:paraId="00000D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34.</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Veri toplama yılı × grup dağılımı. Her iki grup üç yılda da bulunur; ortak destek 2023’te en geniştir.</w:t>
            </w:r>
          </w:p>
          <w:tbl>
            <w:tblPr>
              <w:tblStyle w:val="Table82"/>
              <w:tblW w:w="7920.0" w:type="dxa"/>
              <w:jc w:val="left"/>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D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Yıl</w:t>
                  </w:r>
                </w:p>
              </w:tc>
              <w:tc>
                <w:tcPr/>
                <w:p w:rsidR="00000000" w:rsidDel="00000000" w:rsidP="00000000" w:rsidRDefault="00000000" w:rsidRPr="00000000" w14:paraId="00000D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DM</w:t>
                  </w:r>
                </w:p>
              </w:tc>
              <w:tc>
                <w:tcPr/>
                <w:p w:rsidR="00000000" w:rsidDel="00000000" w:rsidP="00000000" w:rsidRDefault="00000000" w:rsidRPr="00000000" w14:paraId="00000D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Kontrol</w:t>
                  </w:r>
                </w:p>
              </w:tc>
              <w:tc>
                <w:tcPr/>
                <w:p w:rsidR="00000000" w:rsidDel="00000000" w:rsidP="00000000" w:rsidRDefault="00000000" w:rsidRPr="00000000" w14:paraId="00000D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Toplam</w:t>
                  </w:r>
                </w:p>
              </w:tc>
            </w:tr>
            <w:tr>
              <w:trPr>
                <w:cantSplit w:val="0"/>
                <w:tblHeader w:val="0"/>
              </w:trPr>
              <w:tc>
                <w:tcPr/>
                <w:p w:rsidR="00000000" w:rsidDel="00000000" w:rsidP="00000000" w:rsidRDefault="00000000" w:rsidRPr="00000000" w14:paraId="00000D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2023</w:t>
                  </w:r>
                </w:p>
              </w:tc>
              <w:tc>
                <w:tcPr/>
                <w:p w:rsidR="00000000" w:rsidDel="00000000" w:rsidP="00000000" w:rsidRDefault="00000000" w:rsidRPr="00000000" w14:paraId="00000D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108</w:t>
                  </w:r>
                </w:p>
              </w:tc>
              <w:tc>
                <w:tcPr/>
                <w:p w:rsidR="00000000" w:rsidDel="00000000" w:rsidP="00000000" w:rsidRDefault="00000000" w:rsidRPr="00000000" w14:paraId="00000D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40</w:t>
                  </w:r>
                </w:p>
              </w:tc>
              <w:tc>
                <w:tcPr/>
                <w:p w:rsidR="00000000" w:rsidDel="00000000" w:rsidP="00000000" w:rsidRDefault="00000000" w:rsidRPr="00000000" w14:paraId="00000D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148</w:t>
                  </w:r>
                </w:p>
              </w:tc>
            </w:tr>
            <w:tr>
              <w:trPr>
                <w:cantSplit w:val="0"/>
                <w:tblHeader w:val="0"/>
              </w:trPr>
              <w:tc>
                <w:tcPr/>
                <w:p w:rsidR="00000000" w:rsidDel="00000000" w:rsidP="00000000" w:rsidRDefault="00000000" w:rsidRPr="00000000" w14:paraId="00000D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2024</w:t>
                  </w:r>
                </w:p>
              </w:tc>
              <w:tc>
                <w:tcPr/>
                <w:p w:rsidR="00000000" w:rsidDel="00000000" w:rsidP="00000000" w:rsidRDefault="00000000" w:rsidRPr="00000000" w14:paraId="00000D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D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0D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42</w:t>
                  </w:r>
                </w:p>
              </w:tc>
            </w:tr>
            <w:tr>
              <w:trPr>
                <w:cantSplit w:val="0"/>
                <w:tblHeader w:val="0"/>
              </w:trPr>
              <w:tc>
                <w:tcPr/>
                <w:p w:rsidR="00000000" w:rsidDel="00000000" w:rsidP="00000000" w:rsidRDefault="00000000" w:rsidRPr="00000000" w14:paraId="00000D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2025</w:t>
                  </w:r>
                </w:p>
              </w:tc>
              <w:tc>
                <w:tcPr/>
                <w:p w:rsidR="00000000" w:rsidDel="00000000" w:rsidP="00000000" w:rsidRDefault="00000000" w:rsidRPr="00000000" w14:paraId="00000D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D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0D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51</w:t>
                  </w:r>
                </w:p>
              </w:tc>
            </w:tr>
          </w:tbl>
          <w:p w:rsidR="00000000" w:rsidDel="00000000" w:rsidP="00000000" w:rsidRDefault="00000000" w:rsidRPr="00000000" w14:paraId="00000DF1">
            <w:pPr>
              <w:rPr/>
            </w:pPr>
            <w:r w:rsidDel="00000000" w:rsidR="00000000" w:rsidRPr="00000000">
              <w:rPr>
                <w:rtl w:val="0"/>
              </w:rPr>
            </w:r>
          </w:p>
        </w:tc>
      </w:tr>
    </w:tbl>
    <w:p w:rsidR="00000000" w:rsidDel="00000000" w:rsidP="00000000" w:rsidRDefault="00000000" w:rsidRPr="00000000" w14:paraId="00000D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yapı, karıştırıcılıktan ayrı bir seçilim yanlılığı mekanizması olarak değerlendirilmelidir. Her iki grubun ortak temsil edildiği dönem dışındaki katılımcılar üzerinde koşullanma, ortak-etki üzerinden yanlılık üretebilir (Hernán ve ark., 2004). Nitekim bir grup farkının örneklem seçilim yapısı dengelendiğinde büyüklüğünü yitirmesi ya da yön değiştirmesi epidemiyolojik olarak belgelenmiş bir örüntüdür (Luque-Fernandez ve ark., 2016). Bu örüntü, birincil çocuk-algısı bulgusunun dönemsel karışmadan bağımsız gücünü sınırlamakta ve bulgunun grup ile dönemin dengeli dağıldığı bağımsız bir örneklemde yinelenmesini zorunlu kılmaktadır. Ön-kayıt prospektif/reflektif hibrit olarak kabul edilmiş; doğrulayıcı ve validasyon ayrımı önceden belirlenmiş biçimde korunmuştur. Replikasyon gücü küçük etkiler için sınırlıdır ve ölçülmemiş karıştırıcıya duyarlılık zayıf-orta düzeydedir (Bulgular, §4.5); bu nedenle belirsiz veya negatif bulgular güç sınırlamasıyla birlikte okunmalıdır. Tüm sapma kararları şeffaf biçimde raporlanmıştır.</w:t>
      </w:r>
    </w:p>
    <w:p w:rsidR="00000000" w:rsidDel="00000000" w:rsidP="00000000" w:rsidRDefault="00000000" w:rsidRPr="00000000" w14:paraId="00000D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doktora tezi, Tip 1 diyabetli çocuklar, sağlıklı kardeşleri ve anneleri ile sağlıklı kontrol grubu arasındaki ebeveynlik tutumu algı örüntüsünü çoklu kaynaklı, aile düzeyinde nesteli ve karma bir tasarımda incelemiştir. Varılan temel sonuç şudur: bu örneklemde gözlenen rol-temelli algı örüntüsü Tip 1 diyabet ile ilişkili görünmekte, ebeveynlik tutumları gözlem düzlemine göre değişen bir örüntü göstermekte ve reddetme sinyali anne öz-bildiriminde değil çocuk algısında belirmektedir. Ancak bu farkın dönem/merkez örtüşmesinden bağımsız, T1DM’ye özgü bir grup etkisi olduğu gösterilememiştir. Bu tablonun teorik katkısı, aile içi ayrışmanın bilgi-verici, boyut ve deneyim düzlemlerinde haritalanabileceğini ve diadik konkordans ölçümünün psikometrik adaptasyon çalışmalarında değerli bir tamamlayıcı olabileceğini göstermesidir. Klinik katkısı, anne öz-bildiriminin tek başına bütün perspektifleri temsil etmeyebileceği, uygun klinik bağlamlarda çocuk algısının ve diadik tutarlılığın da değerlendirmeye eklenebileceği önerisidir. Metodolojik katkısı ise sensitivite üçlüsü ile Bayesçi çift raporlamanın taşıdığı değeri göstermesidir: küçük etki büyüklüğü ve sınır-altı psikometrik koşullar altında null bulguları kanıt türü ve derecesine göre ayrımlı, temkinli ve şeffaf yorumlamayı mümkün kılar (ör. H3’te eşdeğerlik dört alt ölçeğin yalnız ikisinde biçimsel olarak gösterilmiş, ikisinde belirsiz kalmış; H2’de biçimsel eşdeğerlik kurulamamıştır). Böylece çalışmanın amacı — bu üç aile rolünün ebeveynlik tutumunu nasıl algıladığını çok kaynaklı ve karma bir çerçevede anlamlandırmak — büyük ölçüde gerçekleştirilmiştir.</w:t>
      </w:r>
    </w:p>
    <w:p w:rsidR="00000000" w:rsidDel="00000000" w:rsidP="00000000" w:rsidRDefault="00000000" w:rsidRPr="00000000" w14:paraId="00000DF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Bulgulardan doğrudan türeyen öneriler üç başlıkta toplanmaktadır. Klinik ve aile düzeyinde: Tip 1 diyabetli çocuk ailelerinde anne öz-raporu tek başına klinik karar kaynağı olarak alınmamalı; uygun olduğunda çocuğun perspektifi yapılandırılmış biçimde değerlendirilerek tabloya eklenmelidir. Anne depresif belirti düzeyi ile anne-bildirimli ebeveynlik tutumları arasında sınırlı global uyuma sahip modelde gözlenen model-koşullu ilişki göz önüne alınarak, anne ruhsal iyilik hâlinin izlenmesi ve gerektiğinde psikososyal desteğe yönlendirme diyabet bakım hizmetine entegre edilmelidir. Bu, çocuk ve gençlerin diyabet bakımında psikososyal değerlendirmeyi standart öneren uluslararası klinik kılavuzlarla (Wit ve ark., 2022) uyumludur. Anne ↔ çocuk algı tutarsızlığı örüntüleri klinik psikoeğitim hedefidir. Kardeş ilişkisi boyutlarında gruplar arası fark için kanıt yetersiz kalmış olsa da, bu fark yokluğu sağlıklı kardeşin etkilenmediği anlamına gelmez; görünmeyen yüke yönelik kardeş-spesifik değerlendirme fırsatları mevcuttur. Bu öneriler, aile-odaklı ekip temelli diyabet bakım modelinin (Laffel ve ark., 2003) güçlendirilmesiyle uyumludur.</w:t>
      </w:r>
    </w:p>
    <w:p w:rsidR="00000000" w:rsidDel="00000000" w:rsidP="00000000" w:rsidRDefault="00000000" w:rsidRPr="00000000" w14:paraId="00000D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 düzeyinde öneriler dört başlıkta toplanmaktadır.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Replikasyon ve genelleştirme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açısından, Anadolu ve Doğu Anadolu Tip 1 diyabet merkezlerini kapsayan çok-merkezli bir replikasyon sosyokültürel genelleştirilebilirlik için önceliklidir. Ayrıca Türk Tip 1 diyabet örnekleminde EMBU çocuk formu ve diadik konkordans ölçümleri ileri psikometrik adaptasyon çalışmasıyla güçlendirilmelidir. Bu adaptasyon, mevcut kesitsel tasarımda elde edilemeyen test-tekrar test (zamansal kararlılık) güvenirliğini iki-üç haftalık bir ara ile raporlamalı ve özellikle iç tutarlılığı zayıf çıkan ebeveyn reddetme alt ölçeği için madde havuzunun kültürel-klinik uygunluğunu gözden geçirmelidir.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Boylamsal yapı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açısından, anne depresyonu → ebeveynlik tutumu → çocuk algısı zincirinin zamansal yönü en az iki, tercihen üç dalgalı bir izlem kohortunda sınanmalıdır. Burada klasik çapraz gecikmeli panel modeli yalnız karşılaştırmalı duyarlılık modeli olarak kullanılmalı; ana yön testi, ailelere özgü sabit farklılıkları ayırabilen rassal-aralık çapraz gecikmeli panel modeli (RI-CLPM) ile yapılmalıdır (Hamaker ve ark., 2015). Çünkü klasik model bu farklılıkları ayıramadığında yanıltıcı yön çıkarımı üretebilir.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Metodolojik genişletme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açısından üç öncelik öne çıkmaktadır. Geliştirilen klinik fayda modeli, bağımsız bir kohortta TRIPOD raporlama standardı ve yerleşik dış validasyon çerçevesi (ayrım ve kalibrasyonun birlikte değerlendirilmesi) uyarınca dış validasyondan geçirilmelidir (Collins ve ark., 2015; Steyerberg ve Vergouwe, 2014). Mevcut anne-odaklı tasarım, baba paralel kohortuyla genişletilerek baba-çocuk ve anne-baba düadik tutarlılığı da Olsen-Kenny çerçevesinde test edilmelidir. Son olarak, keşifsel nitelikteki HbA1c (n = 39) örneklemi, beklenen etki büyüklüğü, model karmaşıklığı, merkez kümelenmesi ve HbA1c eksikliği dikkate alınarak a priori güç analizi veya simülasyonla belirlenen yeterli büyüklükte bağımsız bir DM kohortunda hem ortalama hem varyans düzeyinde doğrulanmalıdır.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Müdahale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düzeyinde ise aile-temelli/anne-distresi odaklı psikososyal müdahalelerin — özellikle yüksek depresif belirti veya diyabet-distresi taşıyan ailelerde — yeterli güçte çok-merkezli randomize kontrollü tasarımlarla sınanması gerekir. Bu tasarımların protokolü SPIRIT 2025’e göre hazırlanmalı, katılımcı alımından önce kamuya açık bir klinik araştırma kayıt sisteminde prospektif olarak kaydedilmeli ve sonuçları CONSORT 2025’e göre raporlanmalıdır (Chan ve ark., 2025; Hopewell ve ark., 2025). Bu tasarımlarda birincil çıktı bakım veren distresi ve aile çatışması, metabolik çıktı ise HbA1c olarak önceden tanımlanmalı; HbA1c’de küçük/kısa vadeli etki olasılığı ve seçilim riski hesaba katılmalıdır (Jansen ve ark., 2025; Wakelin ve ark., 2025). Sosyal istenirlik kompansasyonunun derinlemesine incelenmesi ise ayrı bir niteliksel/karma yöntem araştırma projesi olarak yürütülmelidir; bu son çalışma mevcut tezin kapsamı dışındadır ve ayrı bir araştırma hattı olarak planlanmaktadır.</w:t>
      </w:r>
    </w:p>
    <w:p w:rsidR="00000000" w:rsidDel="00000000" w:rsidP="00000000" w:rsidRDefault="00000000" w:rsidRPr="00000000" w14:paraId="00000DF6">
      <w:pPr>
        <w:rPr/>
      </w:pPr>
      <w:r w:rsidDel="00000000" w:rsidR="00000000" w:rsidRPr="00000000">
        <w:br w:type="page"/>
      </w:r>
      <w:r w:rsidDel="00000000" w:rsidR="00000000" w:rsidRPr="00000000">
        <w:rPr>
          <w:rtl w:val="0"/>
        </w:rPr>
      </w:r>
    </w:p>
    <w:bookmarkStart w:colFirst="0" w:colLast="0" w:name="pv5j9h2pfhju" w:id="197"/>
    <w:bookmarkEnd w:id="197"/>
    <w:p w:rsidR="00000000" w:rsidDel="00000000" w:rsidP="00000000" w:rsidRDefault="00000000" w:rsidRPr="00000000" w14:paraId="00000DF7">
      <w:pPr>
        <w:pStyle w:val="Heading1"/>
        <w:rPr/>
      </w:pPr>
      <w:r w:rsidDel="00000000" w:rsidR="00000000" w:rsidRPr="00000000">
        <w:rPr>
          <w:rtl w:val="0"/>
        </w:rPr>
        <w:t xml:space="preserve">KAYNAKLAR</w:t>
      </w:r>
    </w:p>
    <w:bookmarkStart w:colFirst="0" w:colLast="0" w:name="o73jpx9a30is" w:id="198"/>
    <w:bookmarkEnd w:id="198"/>
    <w:bookmarkStart w:colFirst="0" w:colLast="0" w:name="6c7pbzdpiyg0" w:id="199"/>
    <w:bookmarkEnd w:id="199"/>
    <w:p w:rsidR="00000000" w:rsidDel="00000000" w:rsidP="00000000" w:rsidRDefault="00000000" w:rsidRPr="00000000" w14:paraId="00000DF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Abadula F, Garretson S, Okonkwo N, LeStourgeon LM, Jaser SS. Detangling Associations Between Maternal Depressive Symptoms and Diabetes Relationship Distress With Adolescents’ HbA1c. Journal of Pediatric Psychology. 2024;49(2):89-94. </w:t>
      </w:r>
      <w:hyperlink r:id="rId3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https://doi.org/10.1093/jpepsy/jsad070</w:t>
        </w:r>
      </w:hyperlink>
      <w:r w:rsidDel="00000000" w:rsidR="00000000" w:rsidRPr="00000000">
        <w:rPr>
          <w:rtl w:val="0"/>
        </w:rPr>
      </w:r>
    </w:p>
    <w:bookmarkStart w:colFirst="0" w:colLast="0" w:name="76y8p0emk9i4" w:id="200"/>
    <w:bookmarkEnd w:id="200"/>
    <w:p w:rsidR="00000000" w:rsidDel="00000000" w:rsidP="00000000" w:rsidRDefault="00000000" w:rsidRPr="00000000" w14:paraId="00000DF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Abraham MB, Karges B, Dovc K, Naranjo D, Arbelaez AM, Mbogo J ve ark. ISPAD Clinical Practice Consensus Guidelines 2022: Assessment and management of hypoglycemia in children and adolescents with diabetes. Pediatric Diabetes. 2022;23(8):1322-1340. </w:t>
      </w:r>
      <w:hyperlink r:id="rId3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https://doi.org/10.1111/pedi.13443</w:t>
        </w:r>
      </w:hyperlink>
      <w:r w:rsidDel="00000000" w:rsidR="00000000" w:rsidRPr="00000000">
        <w:rPr>
          <w:rtl w:val="0"/>
        </w:rPr>
      </w:r>
    </w:p>
    <w:bookmarkStart w:colFirst="0" w:colLast="0" w:name="ua40ospn7tj4" w:id="201"/>
    <w:bookmarkEnd w:id="201"/>
    <w:p w:rsidR="00000000" w:rsidDel="00000000" w:rsidP="00000000" w:rsidRDefault="00000000" w:rsidRPr="00000000" w14:paraId="00000DF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Achenbach TM, McConaughy SH, Howell CT. Child/adolescent behavioral and emotional problems: Implications of cross-informant correlations for situational specificity. Psychological Bulletin. 1987;101(2):213-232. </w:t>
      </w:r>
      <w:hyperlink r:id="rId3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https://doi.org/10.1037/0033-2909.101.2.213</w:t>
        </w:r>
      </w:hyperlink>
      <w:r w:rsidDel="00000000" w:rsidR="00000000" w:rsidRPr="00000000">
        <w:rPr>
          <w:rtl w:val="0"/>
        </w:rPr>
      </w:r>
    </w:p>
    <w:bookmarkStart w:colFirst="0" w:colLast="0" w:name="zdq1dnue4wqw" w:id="202"/>
    <w:bookmarkEnd w:id="202"/>
    <w:p w:rsidR="00000000" w:rsidDel="00000000" w:rsidP="00000000" w:rsidRDefault="00000000" w:rsidRPr="00000000" w14:paraId="00000DF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Adal E, Önal Z, Ersen A, Yalçın K, Önal H, Aydın A. Recognizing the Psychosocial Aspects of Type 1 Diabetes in Adolescents. Journal of Clinical Research in Pediatric Endocrinology. 2015;7(1):57-62. </w:t>
      </w:r>
      <w:hyperlink r:id="rId3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https://doi.org/10.4274/jcrpe.1745</w:t>
        </w:r>
      </w:hyperlink>
      <w:r w:rsidDel="00000000" w:rsidR="00000000" w:rsidRPr="00000000">
        <w:rPr>
          <w:rtl w:val="0"/>
        </w:rPr>
      </w:r>
    </w:p>
    <w:bookmarkStart w:colFirst="0" w:colLast="0" w:name="q7a0l28hrky7" w:id="203"/>
    <w:bookmarkEnd w:id="203"/>
    <w:p w:rsidR="00000000" w:rsidDel="00000000" w:rsidP="00000000" w:rsidRDefault="00000000" w:rsidRPr="00000000" w14:paraId="00000DF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Adolfsson P, Taplin CE, Zaharieva DP, Pemberton J, Davis EA, Riddell MC ve ark. ISPAD Clinical Practice Consensus Guidelines 2022: Exercise in Children and Adolescents with Diabetes. Pediatric Diabetes. 2022;23(8):1341-1372. </w:t>
      </w:r>
      <w:hyperlink r:id="rId4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https://doi.org/10.1111/pedi.13452</w:t>
        </w:r>
      </w:hyperlink>
      <w:r w:rsidDel="00000000" w:rsidR="00000000" w:rsidRPr="00000000">
        <w:rPr>
          <w:rtl w:val="0"/>
        </w:rPr>
      </w:r>
    </w:p>
    <w:bookmarkStart w:colFirst="0" w:colLast="0" w:name="ntlb3a6yi5qe" w:id="204"/>
    <w:bookmarkEnd w:id="204"/>
    <w:p w:rsidR="00000000" w:rsidDel="00000000" w:rsidP="00000000" w:rsidRDefault="00000000" w:rsidRPr="00000000" w14:paraId="00000DF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Akdogan R, Düken ME. Impact of caregivers’ psychological well-being on mental health and disease management in children with type 1 diabetes: A cross-sectional study using structural equation modeling. Journal of Pediatric Nursing. 2026;87:374-380. </w:t>
      </w:r>
      <w:hyperlink r:id="rId4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https://doi.org/10.1016/j.pedn.2026.01.040</w:t>
        </w:r>
      </w:hyperlink>
      <w:r w:rsidDel="00000000" w:rsidR="00000000" w:rsidRPr="00000000">
        <w:rPr>
          <w:rtl w:val="0"/>
        </w:rPr>
      </w:r>
    </w:p>
    <w:bookmarkStart w:colFirst="0" w:colLast="0" w:name="2nh4uppnago2" w:id="205"/>
    <w:bookmarkEnd w:id="205"/>
    <w:p w:rsidR="00000000" w:rsidDel="00000000" w:rsidP="00000000" w:rsidRDefault="00000000" w:rsidRPr="00000000" w14:paraId="00000DF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Aktaş EF. Kardeş İlişkileri Ölçeği’nin (KİÖ) Geliştirilmesi. Mehmet Akif Ersoy Üniversitesi Eğitim Fakültesi Dergisi. 2017(44):499-515. </w:t>
      </w:r>
      <w:hyperlink r:id="rId4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https://doi.org/10.21764/maeuefd.340206</w:t>
        </w:r>
      </w:hyperlink>
      <w:r w:rsidDel="00000000" w:rsidR="00000000" w:rsidRPr="00000000">
        <w:rPr>
          <w:rtl w:val="0"/>
        </w:rPr>
      </w:r>
    </w:p>
    <w:bookmarkStart w:colFirst="0" w:colLast="0" w:name="qr8y3vhy33a3" w:id="206"/>
    <w:bookmarkEnd w:id="206"/>
    <w:p w:rsidR="00000000" w:rsidDel="00000000" w:rsidP="00000000" w:rsidRDefault="00000000" w:rsidRPr="00000000" w14:paraId="00000DF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Aktürk Z, Dağdeviren N, Türe M, Tuğlu C. </w:t>
      </w:r>
      <w:hyperlink r:id="rId4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Birinci Basamak İçin Beck Depresyon Tarama Ölçeği’nin Türkçe Çeviriminin Geçerlik ve Güvenirliği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Türkiye Aile Hekimliği Dergisi. 2005;9(3):117-122.</w:t>
      </w:r>
    </w:p>
    <w:bookmarkStart w:colFirst="0" w:colLast="0" w:name="b0yha8nb94s9" w:id="207"/>
    <w:bookmarkEnd w:id="207"/>
    <w:p w:rsidR="00000000" w:rsidDel="00000000" w:rsidP="00000000" w:rsidRDefault="00000000" w:rsidRPr="00000000" w14:paraId="00000E0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American Diabetes Association Professional Practice Committee for Diabetes. 14. Children and Adolescents: Standards of Care in Diabetes-2026. Diabetes Care. 2026;49(Supplement_1):S297-S320. </w:t>
      </w:r>
      <w:hyperlink r:id="rId4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https://doi.org/10.2337/dc26-S014</w:t>
        </w:r>
      </w:hyperlink>
      <w:r w:rsidDel="00000000" w:rsidR="00000000" w:rsidRPr="00000000">
        <w:rPr>
          <w:rtl w:val="0"/>
        </w:rPr>
      </w:r>
    </w:p>
    <w:bookmarkStart w:colFirst="0" w:colLast="0" w:name="ry8f3xif7r13" w:id="208"/>
    <w:bookmarkEnd w:id="208"/>
    <w:p w:rsidR="00000000" w:rsidDel="00000000" w:rsidP="00000000" w:rsidRDefault="00000000" w:rsidRPr="00000000" w14:paraId="00000E0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Apalaçi V. </w:t>
      </w:r>
      <w:hyperlink r:id="rId4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Psychological Adjustment and Sibling Relationships of Older Brothers and Sisters of Children with Pervasive Developmental Disorders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1996.</w:t>
      </w:r>
    </w:p>
    <w:bookmarkStart w:colFirst="0" w:colLast="0" w:name="xpq57txaa3a9" w:id="209"/>
    <w:bookmarkEnd w:id="209"/>
    <w:p w:rsidR="00000000" w:rsidDel="00000000" w:rsidP="00000000" w:rsidRDefault="00000000" w:rsidRPr="00000000" w14:paraId="00000E0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Appelbaum M, Cooper H, Kline RB, Mayo-Wilson E, Nezu AM, Rao SM. Journal Article Reporting Standards for Quantitative Research in Psychology: The APA Publications and Communications Board Task Force Report. American Psychologist. 2018;73(1):3-25. </w:t>
      </w:r>
      <w:hyperlink r:id="rId4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https://doi.org/10.1037/amp0000191</w:t>
        </w:r>
      </w:hyperlink>
      <w:r w:rsidDel="00000000" w:rsidR="00000000" w:rsidRPr="00000000">
        <w:rPr>
          <w:rtl w:val="0"/>
        </w:rPr>
      </w:r>
    </w:p>
    <w:bookmarkStart w:colFirst="0" w:colLast="0" w:name="l5i7ac5gug6m" w:id="210"/>
    <w:bookmarkEnd w:id="210"/>
    <w:p w:rsidR="00000000" w:rsidDel="00000000" w:rsidP="00000000" w:rsidRDefault="00000000" w:rsidRPr="00000000" w14:paraId="00000E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WA, Akkerman A, Bagés N, Feldman L, Caballo VE, Oei TPS ve ark. The Short-EMBU in Australia, Spain, and Venezuela. European Journal of Psychological Assessment. 2005;21(1):56-66. </w:t>
      </w:r>
      <w:hyperlink r:id="rId4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https://doi.org/10.1027/1015-5759.21.1.56</w:t>
        </w:r>
      </w:hyperlink>
      <w:r w:rsidDel="00000000" w:rsidR="00000000" w:rsidRPr="00000000">
        <w:rPr>
          <w:rtl w:val="0"/>
        </w:rPr>
      </w:r>
    </w:p>
    <w:bookmarkStart w:colFirst="0" w:colLast="0" w:name="uwfncb1e7vb5" w:id="211"/>
    <w:bookmarkEnd w:id="211"/>
    <w:p w:rsidR="00000000" w:rsidDel="00000000" w:rsidP="00000000" w:rsidRDefault="00000000" w:rsidRPr="00000000" w14:paraId="00000E0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WA, Emmelkamp PMG, Brilman E, Monsma A. Psychometric evaluation of an inventory for assessment of parental rearing practices: A Dutch form of the EMBU. Acta Psychiatrica Scandinavica. 1983;67(3):163-177. </w:t>
      </w:r>
      <w:hyperlink r:id="rId4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https://doi.org/10.1111/j.1600-0447.1983.tb00338.x</w:t>
        </w:r>
      </w:hyperlink>
      <w:r w:rsidDel="00000000" w:rsidR="00000000" w:rsidRPr="00000000">
        <w:rPr>
          <w:rtl w:val="0"/>
        </w:rPr>
      </w:r>
    </w:p>
    <w:bookmarkStart w:colFirst="0" w:colLast="0" w:name="35l94hkvli5n" w:id="212"/>
    <w:bookmarkEnd w:id="212"/>
    <w:p w:rsidR="00000000" w:rsidDel="00000000" w:rsidP="00000000" w:rsidRDefault="00000000" w:rsidRPr="00000000" w14:paraId="00000E0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Arrindell WA, Sanavio E, Aguilar G, Sica C, Hatzichristou C, Eisemann M ve ark. The development of a short form of the EMBU: Its appraisal with students in Greece, Guatemala, Hungary and Italy. Personality and Individual Differences. 1999;27(4):613-628. </w:t>
      </w:r>
      <w:hyperlink r:id="rId4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https://doi.org/10.1016/S0191-8869(98)00192-5</w:t>
        </w:r>
      </w:hyperlink>
      <w:r w:rsidDel="00000000" w:rsidR="00000000" w:rsidRPr="00000000">
        <w:rPr>
          <w:rtl w:val="0"/>
        </w:rPr>
      </w:r>
    </w:p>
    <w:bookmarkStart w:colFirst="0" w:colLast="0" w:name="rqs8zslsow3" w:id="213"/>
    <w:bookmarkEnd w:id="213"/>
    <w:p w:rsidR="00000000" w:rsidDel="00000000" w:rsidP="00000000" w:rsidRDefault="00000000" w:rsidRPr="00000000" w14:paraId="00000E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PC. Balance Diagnostics for Comparing the Distribution of Baseline Covariates Between Treatment Groups in Propensity-Score Matched Samples. Statistics in Medicine. 2009;28(25):3083-3107. </w:t>
      </w:r>
      <w:hyperlink r:id="rId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https://doi.org/10.1002/sim.3697</w:t>
        </w:r>
      </w:hyperlink>
      <w:r w:rsidDel="00000000" w:rsidR="00000000" w:rsidRPr="00000000">
        <w:rPr>
          <w:rtl w:val="0"/>
        </w:rPr>
      </w:r>
    </w:p>
    <w:bookmarkStart w:colFirst="0" w:colLast="0" w:name="200lnl7r4y27" w:id="214"/>
    <w:bookmarkEnd w:id="214"/>
    <w:p w:rsidR="00000000" w:rsidDel="00000000" w:rsidP="00000000" w:rsidRDefault="00000000" w:rsidRPr="00000000" w14:paraId="00000E0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PC. An Introduction to Propensity Score Methods for Reducing the Effects of Confounding in Observational Studies. Multivariate Behavioral Research. 2011;46(3):399-424. </w:t>
      </w:r>
      <w:hyperlink r:id="rId5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https://doi.org/10.1080/00273171.2011.568786</w:t>
        </w:r>
      </w:hyperlink>
      <w:r w:rsidDel="00000000" w:rsidR="00000000" w:rsidRPr="00000000">
        <w:rPr>
          <w:rtl w:val="0"/>
        </w:rPr>
      </w:r>
    </w:p>
    <w:bookmarkStart w:colFirst="0" w:colLast="0" w:name="rcbi3cmyh33k" w:id="215"/>
    <w:bookmarkEnd w:id="215"/>
    <w:p w:rsidR="00000000" w:rsidDel="00000000" w:rsidP="00000000" w:rsidRDefault="00000000" w:rsidRPr="00000000" w14:paraId="00000E0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Austin PC, Stuart EA. Moving Towards Best Practice When Using Inverse Probability of Treatment Weighting Using the Propensity Score to Estimate Causal Treatment Effects in Observational Studies. Statistics in Medicine. 2015;34(28):3661-3679. </w:t>
      </w:r>
      <w:hyperlink r:id="rId5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https://doi.org/10.1002/sim.6607</w:t>
        </w:r>
      </w:hyperlink>
      <w:r w:rsidDel="00000000" w:rsidR="00000000" w:rsidRPr="00000000">
        <w:rPr>
          <w:rtl w:val="0"/>
        </w:rPr>
      </w:r>
    </w:p>
    <w:bookmarkStart w:colFirst="0" w:colLast="0" w:name="mar76nu8axx7" w:id="216"/>
    <w:bookmarkEnd w:id="216"/>
    <w:p w:rsidR="00000000" w:rsidDel="00000000" w:rsidP="00000000" w:rsidRDefault="00000000" w:rsidRPr="00000000" w14:paraId="00000E0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Azimi T, Johnson J, Campbell SM, Montesanti S. Caregiver burden among parents of children with type 1 diabetes: A qualitative scoping review. Heliyon. 2024;10(6):e27539. </w:t>
      </w:r>
      <w:hyperlink r:id="rId5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https://doi.org/10.1016/j.heliyon.2024.e27539</w:t>
        </w:r>
      </w:hyperlink>
      <w:r w:rsidDel="00000000" w:rsidR="00000000" w:rsidRPr="00000000">
        <w:rPr>
          <w:rtl w:val="0"/>
        </w:rPr>
      </w:r>
    </w:p>
    <w:bookmarkStart w:colFirst="0" w:colLast="0" w:name="51i64bckgrsk" w:id="217"/>
    <w:bookmarkEnd w:id="217"/>
    <w:p w:rsidR="00000000" w:rsidDel="00000000" w:rsidP="00000000" w:rsidRDefault="00000000" w:rsidRPr="00000000" w14:paraId="00000E0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Bakker M, Veldkamp CLS, Assen MALM van, Crompvoets EAV, Ong HH, Nosek BA ve ark. Ensuring the Quality and Specificity of Preregistrations. PLoS Biology. 2020;18(12):e3000937. </w:t>
      </w:r>
      <w:hyperlink r:id="rId5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https://doi.org/10.1371/journal.pbio.3000937</w:t>
        </w:r>
      </w:hyperlink>
      <w:r w:rsidDel="00000000" w:rsidR="00000000" w:rsidRPr="00000000">
        <w:rPr>
          <w:rtl w:val="0"/>
        </w:rPr>
      </w:r>
    </w:p>
    <w:bookmarkStart w:colFirst="0" w:colLast="0" w:name="wgb9a7jtoqf2" w:id="218"/>
    <w:bookmarkEnd w:id="218"/>
    <w:p w:rsidR="00000000" w:rsidDel="00000000" w:rsidP="00000000" w:rsidRDefault="00000000" w:rsidRPr="00000000" w14:paraId="00000E0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Barry-Menkhaus SA, Stoner AM, MacGregor KL, Soyka LA. Special considerations in the systematic psychosocial screening of youth with type 1 diabetes. Journal of Pediatric Psychology. 2020;45(3):299-310. </w:t>
      </w:r>
      <w:hyperlink r:id="rId5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https://doi.org/10.1093/jpepsy/jsz089</w:t>
        </w:r>
      </w:hyperlink>
      <w:r w:rsidDel="00000000" w:rsidR="00000000" w:rsidRPr="00000000">
        <w:rPr>
          <w:rtl w:val="0"/>
        </w:rPr>
      </w:r>
    </w:p>
    <w:bookmarkStart w:colFirst="0" w:colLast="0" w:name="v7ply8lo47kf" w:id="219"/>
    <w:bookmarkEnd w:id="219"/>
    <w:p w:rsidR="00000000" w:rsidDel="00000000" w:rsidP="00000000" w:rsidRDefault="00000000" w:rsidRPr="00000000" w14:paraId="00000E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Baumrind D. Current patterns of parental authority. Developmental Psychology. 1971;4(1, Pt.2):1-103. </w:t>
      </w:r>
      <w:hyperlink r:id="rId5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https://doi.org/10.1037/h0030372</w:t>
        </w:r>
      </w:hyperlink>
      <w:r w:rsidDel="00000000" w:rsidR="00000000" w:rsidRPr="00000000">
        <w:rPr>
          <w:rtl w:val="0"/>
        </w:rPr>
      </w:r>
    </w:p>
    <w:bookmarkStart w:colFirst="0" w:colLast="0" w:name="3aqfjmla1cn" w:id="220"/>
    <w:bookmarkEnd w:id="220"/>
    <w:p w:rsidR="00000000" w:rsidDel="00000000" w:rsidP="00000000" w:rsidRDefault="00000000" w:rsidRPr="00000000" w14:paraId="00000E0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AT, Steer RA, Brown GK. Manual for the Beck Depression Inventory-II. 1996.</w:t>
      </w:r>
    </w:p>
    <w:bookmarkStart w:colFirst="0" w:colLast="0" w:name="3qzpd6kctktn" w:id="221"/>
    <w:bookmarkEnd w:id="221"/>
    <w:p w:rsidR="00000000" w:rsidDel="00000000" w:rsidP="00000000" w:rsidRDefault="00000000" w:rsidRPr="00000000" w14:paraId="00000E0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AT, Steer RA, Garbin MG. Psychometric properties of the Beck Depression Inventory: Twenty-five years of evaluation. Clinical Psychology Review. 1988;8(1):77-100. </w:t>
      </w:r>
      <w:hyperlink r:id="rId5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https://doi.org/10.1016/0272-7358(88)90050-5</w:t>
        </w:r>
      </w:hyperlink>
      <w:r w:rsidDel="00000000" w:rsidR="00000000" w:rsidRPr="00000000">
        <w:rPr>
          <w:rtl w:val="0"/>
        </w:rPr>
      </w:r>
    </w:p>
    <w:bookmarkStart w:colFirst="0" w:colLast="0" w:name="7q0eq4ja7jnh" w:id="222"/>
    <w:bookmarkEnd w:id="222"/>
    <w:p w:rsidR="00000000" w:rsidDel="00000000" w:rsidP="00000000" w:rsidRDefault="00000000" w:rsidRPr="00000000" w14:paraId="00000E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Beck AT, Ward CH, Mendelson M, Mock J, Erbaugh J. An Inventory for Measuring Depression. Archives of General Psychiatry. 1961;4(6):561-571. </w:t>
      </w:r>
      <w:hyperlink r:id="rId5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https://doi.org/10.1001/archpsyc.1961.01710120031004</w:t>
        </w:r>
      </w:hyperlink>
      <w:r w:rsidDel="00000000" w:rsidR="00000000" w:rsidRPr="00000000">
        <w:rPr>
          <w:rtl w:val="0"/>
        </w:rPr>
      </w:r>
    </w:p>
    <w:bookmarkStart w:colFirst="0" w:colLast="0" w:name="2dgc00rpgnfu" w:id="223"/>
    <w:bookmarkEnd w:id="223"/>
    <w:p w:rsidR="00000000" w:rsidDel="00000000" w:rsidP="00000000" w:rsidRDefault="00000000" w:rsidRPr="00000000" w14:paraId="00000E1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Bell KJ, Lain SJ. The Changing Epidemiology of Type 1 Diabetes: A Global Perspective. Diabetes, Obesity and Metabolism. 2025;27(S6):3-14. </w:t>
      </w:r>
      <w:hyperlink r:id="rId5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https://doi.org/10.1111/dom.16501</w:t>
        </w:r>
      </w:hyperlink>
      <w:r w:rsidDel="00000000" w:rsidR="00000000" w:rsidRPr="00000000">
        <w:rPr>
          <w:rtl w:val="0"/>
        </w:rPr>
      </w:r>
    </w:p>
    <w:bookmarkStart w:colFirst="0" w:colLast="0" w:name="s6sueiu74kw1" w:id="224"/>
    <w:bookmarkEnd w:id="224"/>
    <w:p w:rsidR="00000000" w:rsidDel="00000000" w:rsidP="00000000" w:rsidRDefault="00000000" w:rsidRPr="00000000" w14:paraId="00000E1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Bell S. The Write Algorithm: Promoting Responsible Artificial Intelligence Usage and Accountability in Academic Writing. BMC Medicine. 2023;21(1):334. </w:t>
      </w:r>
      <w:hyperlink r:id="rId6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https://doi.org/10.1186/s12916-023-03039-7</w:t>
        </w:r>
      </w:hyperlink>
      <w:r w:rsidDel="00000000" w:rsidR="00000000" w:rsidRPr="00000000">
        <w:rPr>
          <w:rtl w:val="0"/>
        </w:rPr>
      </w:r>
    </w:p>
    <w:bookmarkStart w:colFirst="0" w:colLast="0" w:name="lid7kdeaddxv" w:id="225"/>
    <w:bookmarkEnd w:id="225"/>
    <w:p w:rsidR="00000000" w:rsidDel="00000000" w:rsidP="00000000" w:rsidRDefault="00000000" w:rsidRPr="00000000" w14:paraId="00000E1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Benjamini Y, Hochberg Y. Controlling the False Discovery Rate: A Practical and Powerful Approach to Multiple Testing. Journal of the Royal Statistical Society: Series B. 1995;57(1):289-300. </w:t>
      </w:r>
      <w:hyperlink r:id="rId6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https://doi.org/10.1111/j.2517-6161.1995.tb02031.x</w:t>
        </w:r>
      </w:hyperlink>
      <w:r w:rsidDel="00000000" w:rsidR="00000000" w:rsidRPr="00000000">
        <w:rPr>
          <w:rtl w:val="0"/>
        </w:rPr>
      </w:r>
    </w:p>
    <w:bookmarkStart w:colFirst="0" w:colLast="0" w:name="6ylhsphb7mno" w:id="226"/>
    <w:bookmarkEnd w:id="226"/>
    <w:p w:rsidR="00000000" w:rsidDel="00000000" w:rsidP="00000000" w:rsidRDefault="00000000" w:rsidRPr="00000000" w14:paraId="00000E1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Birt L, Scott S, Cavers D, Campbell C, Walter F. Member Checking: A Tool to Enhance Trustworthiness or Merely a Nod to Validation? Qualitative Health Research. 2016;26(13):1802-1811. </w:t>
      </w:r>
      <w:hyperlink r:id="rId6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https://doi.org/10.1177/1049732316654870</w:t>
        </w:r>
      </w:hyperlink>
      <w:r w:rsidDel="00000000" w:rsidR="00000000" w:rsidRPr="00000000">
        <w:rPr>
          <w:rtl w:val="0"/>
        </w:rPr>
      </w:r>
    </w:p>
    <w:bookmarkStart w:colFirst="0" w:colLast="0" w:name="zc5pctvdnrm" w:id="227"/>
    <w:bookmarkEnd w:id="227"/>
    <w:p w:rsidR="00000000" w:rsidDel="00000000" w:rsidP="00000000" w:rsidRDefault="00000000" w:rsidRPr="00000000" w14:paraId="00000E1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Blamires J, Foster M, Rasmussen S, Zgambo M, Mörelius E. The experiences and perceptions of healthy siblings of children with a long-term condition: Umbrella review. Journal of Pediatric Nursing. 2024;77:191-203. </w:t>
      </w:r>
      <w:hyperlink r:id="rId6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https://doi.org/10.1016/j.pedn.2024.03.022</w:t>
        </w:r>
      </w:hyperlink>
      <w:r w:rsidDel="00000000" w:rsidR="00000000" w:rsidRPr="00000000">
        <w:rPr>
          <w:rtl w:val="0"/>
        </w:rPr>
      </w:r>
    </w:p>
    <w:bookmarkStart w:colFirst="0" w:colLast="0" w:name="pqynusm38izr" w:id="228"/>
    <w:bookmarkEnd w:id="228"/>
    <w:p w:rsidR="00000000" w:rsidDel="00000000" w:rsidP="00000000" w:rsidRDefault="00000000" w:rsidRPr="00000000" w14:paraId="00000E1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Bland JM, Altman DG. Statistical Methods for Assessing Agreement Between Two Methods of Clinical Measurement. The Lancet. 1986;327(8476):307-310. </w:t>
      </w:r>
      <w:hyperlink r:id="rId6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https://doi.org/10.1016/S0140-6736(86)90837-8</w:t>
        </w:r>
      </w:hyperlink>
      <w:r w:rsidDel="00000000" w:rsidR="00000000" w:rsidRPr="00000000">
        <w:rPr>
          <w:rtl w:val="0"/>
        </w:rPr>
      </w:r>
    </w:p>
    <w:bookmarkStart w:colFirst="0" w:colLast="0" w:name="x5nyuzkhc9oh" w:id="229"/>
    <w:bookmarkEnd w:id="229"/>
    <w:p w:rsidR="00000000" w:rsidDel="00000000" w:rsidP="00000000" w:rsidRDefault="00000000" w:rsidRPr="00000000" w14:paraId="00000E1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BMJ Publishing Group. Artificial Intelligence: BMJ Policy on the Use of AI Tools by Authors. 2023.</w:t>
      </w:r>
    </w:p>
    <w:bookmarkStart w:colFirst="0" w:colLast="0" w:name="8pt4ohaj9i6n" w:id="230"/>
    <w:bookmarkEnd w:id="230"/>
    <w:p w:rsidR="00000000" w:rsidDel="00000000" w:rsidP="00000000" w:rsidRDefault="00000000" w:rsidRPr="00000000" w14:paraId="00000E1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Bock M de, Codner E, Craig ME, Huynh T, Maahs DM, Mahmud FH ve ark. ISPAD Clinical Practice Consensus Guidelines 2022: Glycemic targets and glucose monitoring for children, adolescents, and young people with diabetes. Pediatric Diabetes. 2022;23(8):1270-1276. </w:t>
      </w:r>
      <w:hyperlink r:id="rId6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https://doi.org/10.1111/pedi.13455</w:t>
        </w:r>
      </w:hyperlink>
      <w:r w:rsidDel="00000000" w:rsidR="00000000" w:rsidRPr="00000000">
        <w:rPr>
          <w:rtl w:val="0"/>
        </w:rPr>
      </w:r>
    </w:p>
    <w:bookmarkStart w:colFirst="0" w:colLast="0" w:name="klquwub9vsrw" w:id="231"/>
    <w:bookmarkEnd w:id="231"/>
    <w:p w:rsidR="00000000" w:rsidDel="00000000" w:rsidP="00000000" w:rsidRDefault="00000000" w:rsidRPr="00000000" w14:paraId="00000E1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Borkulo CD van, Bork R van, Boschloo L, Kossakowski JJ, Tio P, Schoevers RA ve ark. Comparing network structures on three aspects: A permutation test. Psychological Methods. 2022;28(6):1273-1285. </w:t>
      </w:r>
      <w:hyperlink r:id="rId6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https://doi.org/10.1037/met0000476</w:t>
        </w:r>
      </w:hyperlink>
      <w:r w:rsidDel="00000000" w:rsidR="00000000" w:rsidRPr="00000000">
        <w:rPr>
          <w:rtl w:val="0"/>
        </w:rPr>
      </w:r>
    </w:p>
    <w:bookmarkStart w:colFirst="0" w:colLast="0" w:name="qhczg3z48fzo" w:id="232"/>
    <w:bookmarkEnd w:id="232"/>
    <w:p w:rsidR="00000000" w:rsidDel="00000000" w:rsidP="00000000" w:rsidRDefault="00000000" w:rsidRPr="00000000" w14:paraId="00000E1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Branje SJT, Aken MAG van, Lieshout CFM van, Mathijssen JJJP. Personality judgments in adolescents’ families: The perceiver, the target, their relationship, and the family. Journal of Personality. 2003;71(1):49-81. </w:t>
      </w:r>
      <w:hyperlink r:id="rId6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https://doi.org/10.1111/1467-6494.t01-1-00001</w:t>
        </w:r>
      </w:hyperlink>
      <w:r w:rsidDel="00000000" w:rsidR="00000000" w:rsidRPr="00000000">
        <w:rPr>
          <w:rtl w:val="0"/>
        </w:rPr>
      </w:r>
    </w:p>
    <w:bookmarkStart w:colFirst="0" w:colLast="0" w:name="8qiu37gfwmi6" w:id="233"/>
    <w:bookmarkEnd w:id="233"/>
    <w:p w:rsidR="00000000" w:rsidDel="00000000" w:rsidP="00000000" w:rsidRDefault="00000000" w:rsidRPr="00000000" w14:paraId="00000E1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Braun V, Clarke V. Using thematic analysis in psychology. Qualitative Research in Psychology. 2006;3(2):77-101. </w:t>
      </w:r>
      <w:hyperlink r:id="rId6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https://doi.org/10.1191/1478088706qp063oa</w:t>
        </w:r>
      </w:hyperlink>
      <w:r w:rsidDel="00000000" w:rsidR="00000000" w:rsidRPr="00000000">
        <w:rPr>
          <w:rtl w:val="0"/>
        </w:rPr>
      </w:r>
    </w:p>
    <w:bookmarkStart w:colFirst="0" w:colLast="0" w:name="ezjomda3wlcd" w:id="234"/>
    <w:bookmarkEnd w:id="234"/>
    <w:p w:rsidR="00000000" w:rsidDel="00000000" w:rsidP="00000000" w:rsidRDefault="00000000" w:rsidRPr="00000000" w14:paraId="00000E1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Braun V, Clarke V. Reflecting on reflexive thematic analysis. Qualitative Research in Sport, Exercise and Health. 2019;11(4):589-597. </w:t>
      </w:r>
      <w:hyperlink r:id="rId6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https://doi.org/10.1080/2159676X.2019.1628806</w:t>
        </w:r>
      </w:hyperlink>
      <w:r w:rsidDel="00000000" w:rsidR="00000000" w:rsidRPr="00000000">
        <w:rPr>
          <w:rtl w:val="0"/>
        </w:rPr>
      </w:r>
    </w:p>
    <w:bookmarkStart w:colFirst="0" w:colLast="0" w:name="eqolxspo8q4u" w:id="235"/>
    <w:bookmarkEnd w:id="235"/>
    <w:p w:rsidR="00000000" w:rsidDel="00000000" w:rsidP="00000000" w:rsidRDefault="00000000" w:rsidRPr="00000000" w14:paraId="00000E1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Braun V, Clarke V. To saturate or not to saturate? Questioning data saturation as a useful concept for thematic analysis and sample-size rationales. Qualitative Research in Sport, Exercise and Health. 2021;13(2):201-216. </w:t>
      </w:r>
      <w:hyperlink r:id="rId7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https://doi.org/10.1080/2159676X.2019.1704846</w:t>
        </w:r>
      </w:hyperlink>
      <w:r w:rsidDel="00000000" w:rsidR="00000000" w:rsidRPr="00000000">
        <w:rPr>
          <w:rtl w:val="0"/>
        </w:rPr>
      </w:r>
    </w:p>
    <w:bookmarkStart w:colFirst="0" w:colLast="0" w:name="1ilkghao7sy7" w:id="236"/>
    <w:bookmarkEnd w:id="236"/>
    <w:p w:rsidR="00000000" w:rsidDel="00000000" w:rsidP="00000000" w:rsidRDefault="00000000" w:rsidRPr="00000000" w14:paraId="00000E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Buchberger B, Huppertz H, Krabbe L, Lux B, Mattivi JT, Siafarikas A. Symptoms of Depression and Anxiety in Youth with Type 1 Diabetes: A Systematic Review and Meta-Analysis. Psychoneuroendocrinology. 2016;70:70-84. </w:t>
      </w:r>
      <w:hyperlink r:id="rId7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https://doi.org/10.1016/j.psyneuen.2016.04.019</w:t>
        </w:r>
      </w:hyperlink>
      <w:r w:rsidDel="00000000" w:rsidR="00000000" w:rsidRPr="00000000">
        <w:rPr>
          <w:rtl w:val="0"/>
        </w:rPr>
      </w:r>
    </w:p>
    <w:bookmarkStart w:colFirst="0" w:colLast="0" w:name="wdlhe6s7yrv" w:id="237"/>
    <w:bookmarkEnd w:id="237"/>
    <w:p w:rsidR="00000000" w:rsidDel="00000000" w:rsidP="00000000" w:rsidRDefault="00000000" w:rsidRPr="00000000" w14:paraId="00000E1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Buist KL, Deković M, Prinzie P. Sibling relationship quality and psychopathology of children and adolescents: A meta-analysis. Clinical Psychology Review. 2013;33(1):97-106. </w:t>
      </w:r>
      <w:hyperlink r:id="rId7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https://doi.org/10.1016/j.cpr.2012.10.007</w:t>
        </w:r>
      </w:hyperlink>
      <w:r w:rsidDel="00000000" w:rsidR="00000000" w:rsidRPr="00000000">
        <w:rPr>
          <w:rtl w:val="0"/>
        </w:rPr>
      </w:r>
    </w:p>
    <w:bookmarkStart w:colFirst="0" w:colLast="0" w:name="xybo71o6zjo1" w:id="238"/>
    <w:bookmarkEnd w:id="238"/>
    <w:p w:rsidR="00000000" w:rsidDel="00000000" w:rsidP="00000000" w:rsidRDefault="00000000" w:rsidRPr="00000000" w14:paraId="00000E1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Butner J, Berg CA, Osborn P, Butler JM, Godri C, Fortenberry KT ve ark. Parent-adolescent discrepancies in adolescents’ competence and the balance of adolescent autonomy and adolescent and parent well-being in the context of Type 1 diabetes. Developmental Psychology. 2009;45(3):835-849. </w:t>
      </w:r>
      <w:hyperlink r:id="rId7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https://doi.org/10.1037/a0015363</w:t>
        </w:r>
      </w:hyperlink>
      <w:r w:rsidDel="00000000" w:rsidR="00000000" w:rsidRPr="00000000">
        <w:rPr>
          <w:rtl w:val="0"/>
        </w:rPr>
      </w:r>
    </w:p>
    <w:bookmarkStart w:colFirst="0" w:colLast="0" w:name="twdh9rt6agx5" w:id="239"/>
    <w:bookmarkEnd w:id="239"/>
    <w:p w:rsidR="00000000" w:rsidDel="00000000" w:rsidP="00000000" w:rsidRDefault="00000000" w:rsidRPr="00000000" w14:paraId="00000E2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Buuren S van, Groothuis-Oudshoorn K. mice: Multivariate Imputation by Chained Equations in R. Journal of Statistical Software. 2011;45(3):1-67. </w:t>
      </w:r>
      <w:hyperlink r:id="rId7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https://doi.org/10.18637/jss.v045.i03</w:t>
        </w:r>
      </w:hyperlink>
      <w:r w:rsidDel="00000000" w:rsidR="00000000" w:rsidRPr="00000000">
        <w:rPr>
          <w:rtl w:val="0"/>
        </w:rPr>
      </w:r>
    </w:p>
    <w:bookmarkStart w:colFirst="0" w:colLast="0" w:name="vl6yk4phmqot" w:id="240"/>
    <w:bookmarkEnd w:id="240"/>
    <w:p w:rsidR="00000000" w:rsidDel="00000000" w:rsidP="00000000" w:rsidRDefault="00000000" w:rsidRPr="00000000" w14:paraId="00000E2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Bürkner P-C. brms: An R Package for Bayesian Multilevel Models Using Stan. Journal of Statistical Software. 2017;80(1):1-28. </w:t>
      </w:r>
      <w:hyperlink r:id="rId7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https://doi.org/10.18637/jss.v080.i01</w:t>
        </w:r>
      </w:hyperlink>
      <w:r w:rsidDel="00000000" w:rsidR="00000000" w:rsidRPr="00000000">
        <w:rPr>
          <w:rtl w:val="0"/>
        </w:rPr>
      </w:r>
    </w:p>
    <w:bookmarkStart w:colFirst="0" w:colLast="0" w:name="63k8jynzjotg" w:id="241"/>
    <w:bookmarkEnd w:id="241"/>
    <w:p w:rsidR="00000000" w:rsidDel="00000000" w:rsidP="00000000" w:rsidRDefault="00000000" w:rsidRPr="00000000" w14:paraId="00000E2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Canha D, McMahon V, Schmitz S, De Beaufort C, Alzaid F, Reznik Y ve ark. The Effect of Automated Insulin Delivery System Use on Diabetes Distress in People with Type 1 Diabetes and Their Caregivers: A Systematic Review and Meta-Analysis. Diabetic Medicine. 2025;42(4):e15503. </w:t>
      </w:r>
      <w:hyperlink r:id="rId7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https://doi.org/10.1111/dme.15503</w:t>
        </w:r>
      </w:hyperlink>
      <w:r w:rsidDel="00000000" w:rsidR="00000000" w:rsidRPr="00000000">
        <w:rPr>
          <w:rtl w:val="0"/>
        </w:rPr>
      </w:r>
    </w:p>
    <w:bookmarkStart w:colFirst="0" w:colLast="0" w:name="1mmznryfbbin" w:id="242"/>
    <w:bookmarkEnd w:id="242"/>
    <w:p w:rsidR="00000000" w:rsidDel="00000000" w:rsidP="00000000" w:rsidRDefault="00000000" w:rsidRPr="00000000" w14:paraId="00000E2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Castro J, Toro J, Van der Ende J, Arrindell WA. Exploring the Feasibility of Assessing Perceived Parental Rearing Styles in Spanish Children With Theembu. International Journal of Social Psychiatry. 1993;39(1):47-57. </w:t>
      </w:r>
      <w:hyperlink r:id="rId7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https://doi.org/10.1177/002076409303900105</w:t>
        </w:r>
      </w:hyperlink>
      <w:r w:rsidDel="00000000" w:rsidR="00000000" w:rsidRPr="00000000">
        <w:rPr>
          <w:rtl w:val="0"/>
        </w:rPr>
      </w:r>
    </w:p>
    <w:bookmarkStart w:colFirst="0" w:colLast="0" w:name="e7f1l8jswzv6" w:id="243"/>
    <w:bookmarkEnd w:id="243"/>
    <w:p w:rsidR="00000000" w:rsidDel="00000000" w:rsidP="00000000" w:rsidRDefault="00000000" w:rsidRPr="00000000" w14:paraId="00000E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Ceran MA, Bektaş M, Eklioğlu BS. Development and psychometric evaluation of the type 1 diabetes mellitus self-management scale for parents. European Journal of Pediatrics. 2024;183(9):3767-3776. </w:t>
      </w:r>
      <w:hyperlink r:id="rId7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https://doi.org/10.1007/s00431-024-05650-z</w:t>
        </w:r>
      </w:hyperlink>
      <w:r w:rsidDel="00000000" w:rsidR="00000000" w:rsidRPr="00000000">
        <w:rPr>
          <w:rtl w:val="0"/>
        </w:rPr>
      </w:r>
    </w:p>
    <w:bookmarkStart w:colFirst="0" w:colLast="0" w:name="mmiouu5piogc" w:id="244"/>
    <w:bookmarkEnd w:id="244"/>
    <w:p w:rsidR="00000000" w:rsidDel="00000000" w:rsidP="00000000" w:rsidRDefault="00000000" w:rsidRPr="00000000" w14:paraId="00000E2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Cetintas I, Akgün Kostak M. Psychometric properties of the Turkish version of the Diabetes Family Impact Scale. Journal for Specialists in Pediatric Nursing. 2021;26(1):e12308. </w:t>
      </w:r>
      <w:hyperlink r:id="rId7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https://doi.org/10.1111/jspn.12308</w:t>
        </w:r>
      </w:hyperlink>
      <w:r w:rsidDel="00000000" w:rsidR="00000000" w:rsidRPr="00000000">
        <w:rPr>
          <w:rtl w:val="0"/>
        </w:rPr>
      </w:r>
    </w:p>
    <w:bookmarkStart w:colFirst="0" w:colLast="0" w:name="nlztboeox3oq" w:id="245"/>
    <w:bookmarkEnd w:id="245"/>
    <w:p w:rsidR="00000000" w:rsidDel="00000000" w:rsidP="00000000" w:rsidRDefault="00000000" w:rsidRPr="00000000" w14:paraId="00000E2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Chan A-W, Hróbjartsson A, Tetzlaff JM ve ark. SPIRIT 2025 Statement: Updated Guideline for Protocols of Randomised Trials. BMJ. 2025;389:e081477. </w:t>
      </w:r>
      <w:hyperlink r:id="rId8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https://doi.org/10.1136/bmj-2024-081477</w:t>
        </w:r>
      </w:hyperlink>
      <w:r w:rsidDel="00000000" w:rsidR="00000000" w:rsidRPr="00000000">
        <w:rPr>
          <w:rtl w:val="0"/>
        </w:rPr>
      </w:r>
    </w:p>
    <w:bookmarkStart w:colFirst="0" w:colLast="0" w:name="nzzy9rytv2t8" w:id="246"/>
    <w:bookmarkEnd w:id="246"/>
    <w:p w:rsidR="00000000" w:rsidDel="00000000" w:rsidP="00000000" w:rsidRDefault="00000000" w:rsidRPr="00000000" w14:paraId="00000E2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FF. Sensitivity of Goodness of Fit Indexes to Lack of Measurement Invariance. Structural Equation Modeling. 2007;14(3):464-504. </w:t>
      </w:r>
      <w:hyperlink r:id="rId8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https://doi.org/10.1080/10705510701301834</w:t>
        </w:r>
      </w:hyperlink>
      <w:r w:rsidDel="00000000" w:rsidR="00000000" w:rsidRPr="00000000">
        <w:rPr>
          <w:rtl w:val="0"/>
        </w:rPr>
      </w:r>
    </w:p>
    <w:bookmarkStart w:colFirst="0" w:colLast="0" w:name="vj302gq1q12h" w:id="247"/>
    <w:bookmarkEnd w:id="247"/>
    <w:p w:rsidR="00000000" w:rsidDel="00000000" w:rsidP="00000000" w:rsidRDefault="00000000" w:rsidRPr="00000000" w14:paraId="00000E2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Chen Z, Wang J, Carru C, Coradduzza D, Li Z. The Prevalence of Depression Among Parents of Children/Adolescents with Type 1 Diabetes: A Systematic Review and Meta-Analysis. Frontiers in Endocrinology. 2023;14:1095729. </w:t>
      </w:r>
      <w:hyperlink r:id="rId8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https://doi.org/10.3389/fendo.2023.1095729</w:t>
        </w:r>
      </w:hyperlink>
      <w:r w:rsidDel="00000000" w:rsidR="00000000" w:rsidRPr="00000000">
        <w:rPr>
          <w:rtl w:val="0"/>
        </w:rPr>
      </w:r>
    </w:p>
    <w:bookmarkStart w:colFirst="0" w:colLast="0" w:name="frkovwjtl5zp" w:id="248"/>
    <w:bookmarkEnd w:id="248"/>
    <w:p w:rsidR="00000000" w:rsidDel="00000000" w:rsidP="00000000" w:rsidRDefault="00000000" w:rsidRPr="00000000" w14:paraId="00000E2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Cheung GW, Rensvold RB. Evaluating Goodness-of-Fit Indexes for Testing Measurement Invariance. Structural Equation Modeling: A Multidisciplinary Journal. 2002;9(2):233-255. </w:t>
      </w:r>
      <w:hyperlink r:id="rId8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https://doi.org/10.1207/S15328007SEM0902_5</w:t>
        </w:r>
      </w:hyperlink>
      <w:r w:rsidDel="00000000" w:rsidR="00000000" w:rsidRPr="00000000">
        <w:rPr>
          <w:rtl w:val="0"/>
        </w:rPr>
      </w:r>
    </w:p>
    <w:bookmarkStart w:colFirst="0" w:colLast="0" w:name="jax8yccff3hp" w:id="249"/>
    <w:bookmarkEnd w:id="249"/>
    <w:p w:rsidR="00000000" w:rsidDel="00000000" w:rsidP="00000000" w:rsidRDefault="00000000" w:rsidRPr="00000000" w14:paraId="00000E2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Cicchetti DV. Guidelines, Criteria, and Rules of Thumb for Evaluating Normed and Standardized Assessment Instruments in Psychology. Psychological Assessment. 1994;6(4):284-290. </w:t>
      </w:r>
      <w:hyperlink r:id="rId8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https://doi.org/10.1037/1040-3590.6.4.284</w:t>
        </w:r>
      </w:hyperlink>
      <w:r w:rsidDel="00000000" w:rsidR="00000000" w:rsidRPr="00000000">
        <w:rPr>
          <w:rtl w:val="0"/>
        </w:rPr>
      </w:r>
    </w:p>
    <w:bookmarkStart w:colFirst="0" w:colLast="0" w:name="h38uqjukzlhy" w:id="250"/>
    <w:bookmarkEnd w:id="250"/>
    <w:p w:rsidR="00000000" w:rsidDel="00000000" w:rsidP="00000000" w:rsidRDefault="00000000" w:rsidRPr="00000000" w14:paraId="00000E2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Cinelli C, Hazlett C. Making Sense of Sensitivity: Extending Omitted Variable Bias. Journal of the Royal Statistical Society: Series B. 2020;82(1):39-67. </w:t>
      </w:r>
      <w:hyperlink r:id="rId8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https://doi.org/10.1111/rssb.12348</w:t>
        </w:r>
      </w:hyperlink>
      <w:r w:rsidDel="00000000" w:rsidR="00000000" w:rsidRPr="00000000">
        <w:rPr>
          <w:rtl w:val="0"/>
        </w:rPr>
      </w:r>
    </w:p>
    <w:bookmarkStart w:colFirst="0" w:colLast="0" w:name="nh70pshlvhtm" w:id="251"/>
    <w:bookmarkEnd w:id="251"/>
    <w:p w:rsidR="00000000" w:rsidDel="00000000" w:rsidP="00000000" w:rsidRDefault="00000000" w:rsidRPr="00000000" w14:paraId="00000E2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Clark LA, Watson D. Constructing validity: Basic issues in objective scale development. Psychological Assessment. 1995;7(3):309-319. </w:t>
      </w:r>
      <w:hyperlink r:id="rId8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https://doi.org/10.1037/1040-3590.7.3.309</w:t>
        </w:r>
      </w:hyperlink>
      <w:r w:rsidDel="00000000" w:rsidR="00000000" w:rsidRPr="00000000">
        <w:rPr>
          <w:rtl w:val="0"/>
        </w:rPr>
      </w:r>
    </w:p>
    <w:bookmarkStart w:colFirst="0" w:colLast="0" w:name="iqtj1kekdwih" w:id="252"/>
    <w:bookmarkEnd w:id="252"/>
    <w:p w:rsidR="00000000" w:rsidDel="00000000" w:rsidP="00000000" w:rsidRDefault="00000000" w:rsidRPr="00000000" w14:paraId="00000E2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Cohen J. Statistical Power Analysis for the Behavioral Sciences. 1988.</w:t>
      </w:r>
    </w:p>
    <w:bookmarkStart w:colFirst="0" w:colLast="0" w:name="ao2ve17cij4t" w:id="253"/>
    <w:bookmarkEnd w:id="253"/>
    <w:p w:rsidR="00000000" w:rsidDel="00000000" w:rsidP="00000000" w:rsidRDefault="00000000" w:rsidRPr="00000000" w14:paraId="00000E2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Collins GS, Reitsma JB, Altman DG, Moons KGM. Transparent Reporting of a Multivariable Prediction Model for Individual Prognosis or Diagnosis (TRIPOD): The TRIPOD Statement. BMJ. 2015;350:g7594. </w:t>
      </w:r>
      <w:hyperlink r:id="rId8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https://doi.org/10.1136/bmj.g7594</w:t>
        </w:r>
      </w:hyperlink>
      <w:r w:rsidDel="00000000" w:rsidR="00000000" w:rsidRPr="00000000">
        <w:rPr>
          <w:rtl w:val="0"/>
        </w:rPr>
      </w:r>
    </w:p>
    <w:bookmarkStart w:colFirst="0" w:colLast="0" w:name="4snfprp0806z" w:id="254"/>
    <w:bookmarkEnd w:id="254"/>
    <w:p w:rsidR="00000000" w:rsidDel="00000000" w:rsidP="00000000" w:rsidRDefault="00000000" w:rsidRPr="00000000" w14:paraId="00000E2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Commissariat PV, Kenowitz JR, Trast J, Heptulla RA, Gonzalez JS. Developing a personal and social identity with type 1 diabetes during adolescence: a hypothesis generative study. Qualitative Health Research. 2016;26(5):672-684. </w:t>
      </w:r>
      <w:hyperlink r:id="rId8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https://doi.org/10.1177/1049732316628835</w:t>
        </w:r>
      </w:hyperlink>
      <w:r w:rsidDel="00000000" w:rsidR="00000000" w:rsidRPr="00000000">
        <w:rPr>
          <w:rtl w:val="0"/>
        </w:rPr>
      </w:r>
    </w:p>
    <w:bookmarkStart w:colFirst="0" w:colLast="0" w:name="1n91zz48dy0" w:id="255"/>
    <w:bookmarkEnd w:id="255"/>
    <w:p w:rsidR="00000000" w:rsidDel="00000000" w:rsidP="00000000" w:rsidRDefault="00000000" w:rsidRPr="00000000" w14:paraId="00000E3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Compas BE, Jaser SS, Dunn MJ, Rodriguez EM. Coping with Chronic Illness in Childhood and Adolescence. Annual Review of Clinical Psychology. 2012;8(1):455-480. </w:t>
      </w:r>
      <w:hyperlink r:id="rId8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https://doi.org/10.1146/annurev-clinpsy-032511-143108</w:t>
        </w:r>
      </w:hyperlink>
      <w:r w:rsidDel="00000000" w:rsidR="00000000" w:rsidRPr="00000000">
        <w:rPr>
          <w:rtl w:val="0"/>
        </w:rPr>
      </w:r>
    </w:p>
    <w:bookmarkStart w:colFirst="0" w:colLast="0" w:name="vhsojjtw9phy" w:id="256"/>
    <w:bookmarkEnd w:id="256"/>
    <w:p w:rsidR="00000000" w:rsidDel="00000000" w:rsidP="00000000" w:rsidRDefault="00000000" w:rsidRPr="00000000" w14:paraId="00000E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Crandell JL, Sandelowski M, Leeman J, Havill NL, Knafl K. Parenting Behaviors and the Well-Being of Children with a Chronic Physical Condition. Families, Systems, &amp; Health. 2018;36(1):45-61. </w:t>
      </w:r>
      <w:hyperlink r:id="rId9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https://doi.org/10.1037/fsh0000305</w:t>
        </w:r>
      </w:hyperlink>
      <w:r w:rsidDel="00000000" w:rsidR="00000000" w:rsidRPr="00000000">
        <w:rPr>
          <w:rtl w:val="0"/>
        </w:rPr>
      </w:r>
    </w:p>
    <w:bookmarkStart w:colFirst="0" w:colLast="0" w:name="lbuarhl7vq29" w:id="257"/>
    <w:bookmarkEnd w:id="257"/>
    <w:p w:rsidR="00000000" w:rsidDel="00000000" w:rsidP="00000000" w:rsidRDefault="00000000" w:rsidRPr="00000000" w14:paraId="00000E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Creswell JW, Plano Clark VL. Designing and Conducting Mixed Methods Research. 2018.</w:t>
      </w:r>
    </w:p>
    <w:bookmarkStart w:colFirst="0" w:colLast="0" w:name="nr5w7wmjwyiw" w:id="258"/>
    <w:bookmarkEnd w:id="258"/>
    <w:p w:rsidR="00000000" w:rsidDel="00000000" w:rsidP="00000000" w:rsidRDefault="00000000" w:rsidRPr="00000000" w14:paraId="00000E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Çalışkan Sarı A, Şahin Acar B. Annenin Ebeveyn Tutumlarının ve Çocuğun Annesinin Tutumlarıyla İlgili Algısının Çocuğun Duygu Tanıma Becerilerindeki Rolü. Nesne Psikoloji Dergisi. 2018;6(12):27-50. </w:t>
      </w:r>
      <w:hyperlink r:id="rId9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https://doi.org/10.7816/nesne-06-12-02</w:t>
        </w:r>
      </w:hyperlink>
      <w:r w:rsidDel="00000000" w:rsidR="00000000" w:rsidRPr="00000000">
        <w:rPr>
          <w:rtl w:val="0"/>
        </w:rPr>
      </w:r>
    </w:p>
    <w:bookmarkStart w:colFirst="0" w:colLast="0" w:name="7m8a4znhj9q8" w:id="259"/>
    <w:bookmarkEnd w:id="259"/>
    <w:p w:rsidR="00000000" w:rsidDel="00000000" w:rsidP="00000000" w:rsidRDefault="00000000" w:rsidRPr="00000000" w14:paraId="00000E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Darling N, Steinberg L. Parenting style as context: An integrative model. Psychological Bulletin. 1993;113(3):487-496. </w:t>
      </w:r>
      <w:hyperlink r:id="rId9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https://doi.org/10.1037/0033-2909.113.3.487</w:t>
        </w:r>
      </w:hyperlink>
      <w:r w:rsidDel="00000000" w:rsidR="00000000" w:rsidRPr="00000000">
        <w:rPr>
          <w:rtl w:val="0"/>
        </w:rPr>
      </w:r>
    </w:p>
    <w:bookmarkStart w:colFirst="0" w:colLast="0" w:name="bmw8i3m8uyat" w:id="260"/>
    <w:bookmarkEnd w:id="260"/>
    <w:p w:rsidR="00000000" w:rsidDel="00000000" w:rsidP="00000000" w:rsidRDefault="00000000" w:rsidRPr="00000000" w14:paraId="00000E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Strategic objectives for improving understanding of informant discrepancies in developmental psychopathology research. Development and Psychopathology. 2013;25(3):669-682. </w:t>
      </w:r>
      <w:hyperlink r:id="rId9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https://doi.org/10.1017/S0954579413000096</w:t>
        </w:r>
      </w:hyperlink>
      <w:r w:rsidDel="00000000" w:rsidR="00000000" w:rsidRPr="00000000">
        <w:rPr>
          <w:rtl w:val="0"/>
        </w:rPr>
      </w:r>
    </w:p>
    <w:bookmarkStart w:colFirst="0" w:colLast="0" w:name="ujs842r8i849" w:id="261"/>
    <w:bookmarkEnd w:id="261"/>
    <w:p w:rsidR="00000000" w:rsidDel="00000000" w:rsidP="00000000" w:rsidRDefault="00000000" w:rsidRPr="00000000" w14:paraId="00000E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Augenstein TM, Wang M, Thomas SA, Drabick DAG, Burgers DE ve ark. The Validity of the Multi-Informant Approach to Assessing Child and Adolescent Mental Health. Psychological Bulletin. 2015;141(4):858-900. </w:t>
      </w:r>
      <w:hyperlink r:id="rId9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https://doi.org/10.1037/a0038498</w:t>
        </w:r>
      </w:hyperlink>
      <w:r w:rsidDel="00000000" w:rsidR="00000000" w:rsidRPr="00000000">
        <w:rPr>
          <w:rtl w:val="0"/>
        </w:rPr>
      </w:r>
    </w:p>
    <w:bookmarkStart w:colFirst="0" w:colLast="0" w:name="548t8qz4wbfq" w:id="262"/>
    <w:bookmarkEnd w:id="262"/>
    <w:p w:rsidR="00000000" w:rsidDel="00000000" w:rsidP="00000000" w:rsidRDefault="00000000" w:rsidRPr="00000000" w14:paraId="00000E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Kazdin AE. Informant discrepancies in the assessment of childhood psychopathology: a critical review, theoretical framework, and recommendations for further study. Psychological Bulletin. 2005;131(4):483-509. </w:t>
      </w:r>
      <w:hyperlink r:id="rId9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https://doi.org/10.1037/0033-2909.131.4.483</w:t>
        </w:r>
      </w:hyperlink>
      <w:r w:rsidDel="00000000" w:rsidR="00000000" w:rsidRPr="00000000">
        <w:rPr>
          <w:rtl w:val="0"/>
        </w:rPr>
      </w:r>
    </w:p>
    <w:bookmarkStart w:colFirst="0" w:colLast="0" w:name="dwz904grhcpn" w:id="263"/>
    <w:bookmarkEnd w:id="263"/>
    <w:p w:rsidR="00000000" w:rsidDel="00000000" w:rsidP="00000000" w:rsidRDefault="00000000" w:rsidRPr="00000000" w14:paraId="00000E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Talbott E, Power TJ, Michel JJ, Cook CR, Racz SJ ve ark. The needs-to-goals gap: How informant discrepancies in youth mental health assessments impact service delivery. Clinical Psychology Review. 2022a;92:102114. </w:t>
      </w:r>
      <w:hyperlink r:id="rId9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https://doi.org/10.1016/j.cpr.2021.102114</w:t>
        </w:r>
      </w:hyperlink>
      <w:r w:rsidDel="00000000" w:rsidR="00000000" w:rsidRPr="00000000">
        <w:rPr>
          <w:rtl w:val="0"/>
        </w:rPr>
      </w:r>
    </w:p>
    <w:bookmarkStart w:colFirst="0" w:colLast="0" w:name="pnv1ytsjmze" w:id="264"/>
    <w:bookmarkEnd w:id="264"/>
    <w:p w:rsidR="00000000" w:rsidDel="00000000" w:rsidP="00000000" w:rsidRDefault="00000000" w:rsidRPr="00000000" w14:paraId="00000E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 Los Reyes A, Tyrell FA, Watts AL, Asmundson GJG. Conceptual, methodological, and measurement factors that disqualify use of measurement invariance techniques to detect informant discrepancies in youth mental health assessments. Frontiers in Psychology. 2022b;13:931296. </w:t>
      </w:r>
      <w:hyperlink r:id="rId9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https://doi.org/10.3389/fpsyg.2022.931296</w:t>
        </w:r>
      </w:hyperlink>
      <w:r w:rsidDel="00000000" w:rsidR="00000000" w:rsidRPr="00000000">
        <w:rPr>
          <w:rtl w:val="0"/>
        </w:rPr>
      </w:r>
    </w:p>
    <w:bookmarkStart w:colFirst="0" w:colLast="0" w:name="6evfr523g11z" w:id="265"/>
    <w:bookmarkEnd w:id="265"/>
    <w:p w:rsidR="00000000" w:rsidDel="00000000" w:rsidP="00000000" w:rsidRDefault="00000000" w:rsidRPr="00000000" w14:paraId="00000E3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Dean AG, Sullivan KM, Soe MM. OpenEpi: Open Source Epidemiologic Statistics for Public Health, Version 3.01. 2013.</w:t>
      </w:r>
    </w:p>
    <w:bookmarkStart w:colFirst="0" w:colLast="0" w:name="ipri7sv4sqf3" w:id="266"/>
    <w:bookmarkEnd w:id="266"/>
    <w:p w:rsidR="00000000" w:rsidDel="00000000" w:rsidP="00000000" w:rsidRDefault="00000000" w:rsidRPr="00000000" w14:paraId="00000E3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Devins GM, Hunsley J, Mandin H, Taub KJ, Paul LC. The marital context of end-stage renal disease: illness intrusiveness and perceived changes in family environment. Annals of Behavioral Medicine. 1997;19(4):325-332. </w:t>
      </w:r>
      <w:hyperlink r:id="rId9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https://doi.org/10.1007/BF02895149</w:t>
        </w:r>
      </w:hyperlink>
      <w:r w:rsidDel="00000000" w:rsidR="00000000" w:rsidRPr="00000000">
        <w:rPr>
          <w:rtl w:val="0"/>
        </w:rPr>
      </w:r>
    </w:p>
    <w:bookmarkStart w:colFirst="0" w:colLast="0" w:name="h5g2qf88v5r9" w:id="267"/>
    <w:bookmarkEnd w:id="267"/>
    <w:p w:rsidR="00000000" w:rsidDel="00000000" w:rsidP="00000000" w:rsidRDefault="00000000" w:rsidRPr="00000000" w14:paraId="00000E3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DiMeglio LA, Evans-Molina C, Oram RA. Type 1 diabetes. The Lancet. 2018;391(10138):2449-2462. </w:t>
      </w:r>
      <w:hyperlink r:id="rId9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https://doi.org/10.1016/s0140-6736(18)31320-5</w:t>
        </w:r>
      </w:hyperlink>
      <w:r w:rsidDel="00000000" w:rsidR="00000000" w:rsidRPr="00000000">
        <w:rPr>
          <w:rtl w:val="0"/>
        </w:rPr>
      </w:r>
    </w:p>
    <w:bookmarkStart w:colFirst="0" w:colLast="0" w:name="tgqkw6engos6" w:id="268"/>
    <w:bookmarkEnd w:id="268"/>
    <w:p w:rsidR="00000000" w:rsidDel="00000000" w:rsidP="00000000" w:rsidRDefault="00000000" w:rsidRPr="00000000" w14:paraId="00000E3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Dinleyici M, Çarman KB, Özdemir C, Harmancı K, Eren M, Kirel B ve ark. Quality-of-life evaluation of healthy siblings of children with chronic illness. Balkan Medical Journal. 2019;37(1):34-42. </w:t>
      </w:r>
      <w:hyperlink r:id="rId10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https://doi.org/10.4274/balkanmedj.galenos.2019.2019.7.142</w:t>
        </w:r>
      </w:hyperlink>
      <w:r w:rsidDel="00000000" w:rsidR="00000000" w:rsidRPr="00000000">
        <w:rPr>
          <w:rtl w:val="0"/>
        </w:rPr>
      </w:r>
    </w:p>
    <w:bookmarkStart w:colFirst="0" w:colLast="0" w:name="tlj07cqho77j" w:id="269"/>
    <w:bookmarkEnd w:id="269"/>
    <w:p w:rsidR="00000000" w:rsidDel="00000000" w:rsidP="00000000" w:rsidRDefault="00000000" w:rsidRPr="00000000" w14:paraId="00000E3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Dirik G, Yorulmaz O, Karancı AN. </w:t>
      </w:r>
      <w:hyperlink r:id="rId10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Çocukluk Dönemi Ebeveyn Tutumlarının Değerlendirilmesi: Kısaltılmış Algılanan Ebeveyn Tutumları-Çocuk Formu</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Türk Psikiyatri Dergisi. 2015;26(2):123-130.</w:t>
      </w:r>
    </w:p>
    <w:bookmarkStart w:colFirst="0" w:colLast="0" w:name="7u4e9qfcoi6g" w:id="270"/>
    <w:bookmarkEnd w:id="270"/>
    <w:p w:rsidR="00000000" w:rsidDel="00000000" w:rsidP="00000000" w:rsidRDefault="00000000" w:rsidRPr="00000000" w14:paraId="00000E3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Dunn TJ, Baguley T, Brunsden V. From alpha to omega: A practical solution to the pervasive problem of internal consistency estimation. British Journal of Psychology. 2014;105(3):399-412. </w:t>
      </w:r>
      <w:hyperlink r:id="rId10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https://doi.org/10.1111/bjop.12046</w:t>
        </w:r>
      </w:hyperlink>
      <w:r w:rsidDel="00000000" w:rsidR="00000000" w:rsidRPr="00000000">
        <w:rPr>
          <w:rtl w:val="0"/>
        </w:rPr>
      </w:r>
    </w:p>
    <w:bookmarkStart w:colFirst="0" w:colLast="0" w:name="hide03j0bqbe" w:id="271"/>
    <w:bookmarkEnd w:id="271"/>
    <w:p w:rsidR="00000000" w:rsidDel="00000000" w:rsidP="00000000" w:rsidRDefault="00000000" w:rsidRPr="00000000" w14:paraId="00000E4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Dündar İ, Akıncı A, Çamtosun E, Kayaş L, Çiftçi N, Özçetin E. Type 1 Diabetes Incidence Trends in a Cohort of Turkish Children and Youth. Turkish Archives of Pediatrics. 2023;58(5):539-545. </w:t>
      </w:r>
      <w:hyperlink r:id="rId10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https://doi.org/10.5152/TurkArchPediatr.2023.23036</w:t>
        </w:r>
      </w:hyperlink>
      <w:r w:rsidDel="00000000" w:rsidR="00000000" w:rsidRPr="00000000">
        <w:rPr>
          <w:rtl w:val="0"/>
        </w:rPr>
      </w:r>
    </w:p>
    <w:bookmarkStart w:colFirst="0" w:colLast="0" w:name="cwnq378rul8x" w:id="272"/>
    <w:bookmarkEnd w:id="272"/>
    <w:p w:rsidR="00000000" w:rsidDel="00000000" w:rsidP="00000000" w:rsidRDefault="00000000" w:rsidRPr="00000000" w14:paraId="00000E4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Eckshtain D, Ellis DA, Kolmodin K, Naar-King S. The effects of parental depression and parenting practices on depressive symptoms and metabolic control in urban youth with insulin dependent diabetes. Journal of Pediatric Psychology. 2010;35(4):426-435. </w:t>
      </w:r>
      <w:hyperlink r:id="rId10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https://doi.org/10.1093/jpepsy/jsp068</w:t>
        </w:r>
      </w:hyperlink>
      <w:r w:rsidDel="00000000" w:rsidR="00000000" w:rsidRPr="00000000">
        <w:rPr>
          <w:rtl w:val="0"/>
        </w:rPr>
      </w:r>
    </w:p>
    <w:bookmarkStart w:colFirst="0" w:colLast="0" w:name="c1nhmyxygge6" w:id="273"/>
    <w:bookmarkEnd w:id="273"/>
    <w:p w:rsidR="00000000" w:rsidDel="00000000" w:rsidP="00000000" w:rsidRDefault="00000000" w:rsidRPr="00000000" w14:paraId="00000E4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Edwards JR, Parry ME. On the Use of Polynomial Regression Equations as an Alternative to Difference Scores in Organizational Research. Academy of Management Journal. 1993;36(6):1577-1613. </w:t>
      </w:r>
      <w:hyperlink r:id="rId10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https://doi.org/10.5465/256822</w:t>
        </w:r>
      </w:hyperlink>
      <w:r w:rsidDel="00000000" w:rsidR="00000000" w:rsidRPr="00000000">
        <w:rPr>
          <w:rtl w:val="0"/>
        </w:rPr>
      </w:r>
    </w:p>
    <w:bookmarkStart w:colFirst="0" w:colLast="0" w:name="xibf70j8ylbr" w:id="274"/>
    <w:bookmarkEnd w:id="274"/>
    <w:p w:rsidR="00000000" w:rsidDel="00000000" w:rsidP="00000000" w:rsidRDefault="00000000" w:rsidRPr="00000000" w14:paraId="00000E4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Eid M, Geiser C, Koch T, Heene M. Anomalous results in G-factor models: Explanations and alternatives. Psychological Methods. 2017;22(3):541-562. </w:t>
      </w:r>
      <w:hyperlink r:id="rId10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https://doi.org/10.1037/met0000083</w:t>
        </w:r>
      </w:hyperlink>
      <w:r w:rsidDel="00000000" w:rsidR="00000000" w:rsidRPr="00000000">
        <w:rPr>
          <w:rtl w:val="0"/>
        </w:rPr>
      </w:r>
    </w:p>
    <w:bookmarkStart w:colFirst="0" w:colLast="0" w:name="h485q2b2e2k5" w:id="275"/>
    <w:bookmarkEnd w:id="275"/>
    <w:p w:rsidR="00000000" w:rsidDel="00000000" w:rsidP="00000000" w:rsidRDefault="00000000" w:rsidRPr="00000000" w14:paraId="00000E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Eisikovits Z, Koren C. Approaches to and Outcomes of Dyadic Interview Analysis. Qualitative Health Research. 2010;20(12):1642-1655. </w:t>
      </w:r>
      <w:hyperlink r:id="rId10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https://doi.org/10.1177/1049732310376520</w:t>
        </w:r>
      </w:hyperlink>
      <w:r w:rsidDel="00000000" w:rsidR="00000000" w:rsidRPr="00000000">
        <w:rPr>
          <w:rtl w:val="0"/>
        </w:rPr>
      </w:r>
    </w:p>
    <w:bookmarkStart w:colFirst="0" w:colLast="0" w:name="uh4vy25bntcn" w:id="276"/>
    <w:bookmarkEnd w:id="276"/>
    <w:p w:rsidR="00000000" w:rsidDel="00000000" w:rsidP="00000000" w:rsidRDefault="00000000" w:rsidRPr="00000000" w14:paraId="00000E4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Eisinga R, Grotenhuis M te, Pelzer B. The reliability of a two-item scale: Pearson, Cronbach, or Spearman-Brown? International Journal of Public Health. 2013;58(4):637-642. </w:t>
      </w:r>
      <w:hyperlink r:id="rId10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https://doi.org/10.1007/s00038-012-0416-3</w:t>
        </w:r>
      </w:hyperlink>
      <w:r w:rsidDel="00000000" w:rsidR="00000000" w:rsidRPr="00000000">
        <w:rPr>
          <w:rtl w:val="0"/>
        </w:rPr>
      </w:r>
    </w:p>
    <w:bookmarkStart w:colFirst="0" w:colLast="0" w:name="k6g9c36hzl31" w:id="277"/>
    <w:bookmarkEnd w:id="277"/>
    <w:p w:rsidR="00000000" w:rsidDel="00000000" w:rsidP="00000000" w:rsidRDefault="00000000" w:rsidRPr="00000000" w14:paraId="00000E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Elhabashy SA, Elhenawy YI, Hassan HA, Abdelmageed RI. Siblings of children with type 1 diabetes mellitus: Psychosocial health, coping. Journal of Pediatric Nursing. 2023;73:e516-e524. </w:t>
      </w:r>
      <w:hyperlink r:id="rId10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https://doi.org/10.1016/j.pedn.2023.10.024</w:t>
        </w:r>
      </w:hyperlink>
      <w:r w:rsidDel="00000000" w:rsidR="00000000" w:rsidRPr="00000000">
        <w:rPr>
          <w:rtl w:val="0"/>
        </w:rPr>
      </w:r>
    </w:p>
    <w:bookmarkStart w:colFirst="0" w:colLast="0" w:name="t4ooxl3t88c0" w:id="278"/>
    <w:bookmarkEnd w:id="278"/>
    <w:p w:rsidR="00000000" w:rsidDel="00000000" w:rsidP="00000000" w:rsidRDefault="00000000" w:rsidRPr="00000000" w14:paraId="00000E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Enders CK, Bandalos DL. The Relative Performance of Full Information Maximum Likelihood Estimation for Missing Data in Structural Equation Models. Structural Equation Modeling: A Multidisciplinary Journal. 2001;8(3):430-457. </w:t>
      </w:r>
      <w:hyperlink r:id="rId11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https://doi.org/10.1207/S15328007SEM0803_5</w:t>
        </w:r>
      </w:hyperlink>
      <w:r w:rsidDel="00000000" w:rsidR="00000000" w:rsidRPr="00000000">
        <w:rPr>
          <w:rtl w:val="0"/>
        </w:rPr>
      </w:r>
    </w:p>
    <w:bookmarkStart w:colFirst="0" w:colLast="0" w:name="73c4ydp67krt" w:id="279"/>
    <w:bookmarkEnd w:id="279"/>
    <w:p w:rsidR="00000000" w:rsidDel="00000000" w:rsidP="00000000" w:rsidRDefault="00000000" w:rsidRPr="00000000" w14:paraId="00000E4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Epskamp S, Borsboom D, Fried EI. Estimating psychological networks and their accuracy: A tutorial paper. Behavior Research Methods. 2018;50(1):195-212. </w:t>
      </w:r>
      <w:hyperlink r:id="rId11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https://doi.org/10.3758/s13428-017-0862-1</w:t>
        </w:r>
      </w:hyperlink>
      <w:r w:rsidDel="00000000" w:rsidR="00000000" w:rsidRPr="00000000">
        <w:rPr>
          <w:rtl w:val="0"/>
        </w:rPr>
      </w:r>
    </w:p>
    <w:bookmarkStart w:colFirst="0" w:colLast="0" w:name="kpdkbwptp6ou" w:id="280"/>
    <w:bookmarkEnd w:id="280"/>
    <w:p w:rsidR="00000000" w:rsidDel="00000000" w:rsidP="00000000" w:rsidRDefault="00000000" w:rsidRPr="00000000" w14:paraId="00000E4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Epskamp S, Fried EI. A tutorial on regularized partial correlation networks. Psychological Methods. 2018;23(4):617-634. </w:t>
      </w:r>
      <w:hyperlink r:id="rId11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https://doi.org/10.1037/met0000167</w:t>
        </w:r>
      </w:hyperlink>
      <w:r w:rsidDel="00000000" w:rsidR="00000000" w:rsidRPr="00000000">
        <w:rPr>
          <w:rtl w:val="0"/>
        </w:rPr>
      </w:r>
    </w:p>
    <w:bookmarkStart w:colFirst="0" w:colLast="0" w:name="da9934b4beld" w:id="281"/>
    <w:bookmarkEnd w:id="281"/>
    <w:p w:rsidR="00000000" w:rsidDel="00000000" w:rsidP="00000000" w:rsidRDefault="00000000" w:rsidRPr="00000000" w14:paraId="00000E4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Erdim NK, Koyuncu Z, Keleş H, Durcan G, Kadak MT, Doğangün B ve ark. Impact of having a sibling with cancer or type I diabetes mellitus on psychopathology and self-conscious emotions in adolescents: a comparative study including controls. Supportive Care in Cancer. 2022;30(1):635-645. </w:t>
      </w:r>
      <w:hyperlink r:id="rId11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https://doi.org/10.1007/s00520-021-06456-7</w:t>
        </w:r>
      </w:hyperlink>
      <w:r w:rsidDel="00000000" w:rsidR="00000000" w:rsidRPr="00000000">
        <w:rPr>
          <w:rtl w:val="0"/>
        </w:rPr>
      </w:r>
    </w:p>
    <w:bookmarkStart w:colFirst="0" w:colLast="0" w:name="rnu4qi63hstw" w:id="282"/>
    <w:bookmarkEnd w:id="282"/>
    <w:p w:rsidR="00000000" w:rsidDel="00000000" w:rsidP="00000000" w:rsidRDefault="00000000" w:rsidRPr="00000000" w14:paraId="00000E4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Esposito C, Miranda MC, Rothenberg WA, Skinner AT, Lansford JE, Gurdal S. Parent-adolescent discrepancies in perceptions of parental warmth: Cross-cultural differences and longitudinal associations with internalizing symptoms. Journal of Research on Adolescence. 2025;35(4):e70093. </w:t>
      </w:r>
      <w:hyperlink r:id="rId11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https://doi.org/10.1111/jora.70093</w:t>
        </w:r>
      </w:hyperlink>
      <w:r w:rsidDel="00000000" w:rsidR="00000000" w:rsidRPr="00000000">
        <w:rPr>
          <w:rtl w:val="0"/>
        </w:rPr>
      </w:r>
    </w:p>
    <w:bookmarkStart w:colFirst="0" w:colLast="0" w:name="a5on4cpj6o92" w:id="283"/>
    <w:bookmarkEnd w:id="283"/>
    <w:p w:rsidR="00000000" w:rsidDel="00000000" w:rsidP="00000000" w:rsidRDefault="00000000" w:rsidRPr="00000000" w14:paraId="00000E4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Eviz E, Karakuş KE, Gökçe T, Can E, Yeşiltepe Mutlu G, Hatun Ş. Improving Diabetes Care Through Teamwork, Comprehensive Education, Tighter Goals, and Technology: Single-Center Data from Türkiye. Journal of Clinical Research in Pediatric Endocrinology. 2026;18(1):48-57. </w:t>
      </w:r>
      <w:hyperlink r:id="rId11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https://doi.org/10.4274/jcrpe.galenos.2025.2025-1-7</w:t>
        </w:r>
      </w:hyperlink>
      <w:r w:rsidDel="00000000" w:rsidR="00000000" w:rsidRPr="00000000">
        <w:rPr>
          <w:rtl w:val="0"/>
        </w:rPr>
      </w:r>
    </w:p>
    <w:bookmarkStart w:colFirst="0" w:colLast="0" w:name="z9j1evi3oryc" w:id="284"/>
    <w:bookmarkEnd w:id="284"/>
    <w:p w:rsidR="00000000" w:rsidDel="00000000" w:rsidP="00000000" w:rsidRDefault="00000000" w:rsidRPr="00000000" w14:paraId="00000E4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Fang M, Xu Y, Ballew SH, Coresh J, Echouffo-Tcheugui JB, Selvin E ve ark. Trends and Disparities in Technology Use and Glycemic Control in Type 1 Diabetes. JAMA Network Open. 2025;8(8):e2526353. </w:t>
      </w:r>
      <w:hyperlink r:id="rId11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https://doi.org/10.1001/jamanetworkopen.2025.26353</w:t>
        </w:r>
      </w:hyperlink>
      <w:r w:rsidDel="00000000" w:rsidR="00000000" w:rsidRPr="00000000">
        <w:rPr>
          <w:rtl w:val="0"/>
        </w:rPr>
      </w:r>
    </w:p>
    <w:bookmarkStart w:colFirst="0" w:colLast="0" w:name="z2qx39l6pygp" w:id="285"/>
    <w:bookmarkEnd w:id="285"/>
    <w:p w:rsidR="00000000" w:rsidDel="00000000" w:rsidP="00000000" w:rsidRDefault="00000000" w:rsidRPr="00000000" w14:paraId="00000E4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Ferro MA, Qureshi S, Van Lieshout RJ, Lipman EL, Georgiades K, Gorter JW ve ark. Prevalence and Correlates of Physical-Mental Multimorbidity in Outpatient Children from a Pediatric Hospital in Canada. Canadian Journal of Psychiatry. 2022;67(8):626-637. </w:t>
      </w:r>
      <w:hyperlink r:id="rId11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https://doi.org/10.1177/07067437221074430</w:t>
        </w:r>
      </w:hyperlink>
      <w:r w:rsidDel="00000000" w:rsidR="00000000" w:rsidRPr="00000000">
        <w:rPr>
          <w:rtl w:val="0"/>
        </w:rPr>
      </w:r>
    </w:p>
    <w:bookmarkStart w:colFirst="0" w:colLast="0" w:name="vseoafd3iuv2" w:id="286"/>
    <w:bookmarkEnd w:id="286"/>
    <w:p w:rsidR="00000000" w:rsidDel="00000000" w:rsidP="00000000" w:rsidRDefault="00000000" w:rsidRPr="00000000" w14:paraId="00000E4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Fetters MD, Curry LA, Creswell JW. Achieving Integration in Mixed Methods Designs—Principles and Practices. Health Services Research. 2013;48(6pt2):2134-2156. </w:t>
      </w:r>
      <w:hyperlink r:id="rId11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https://doi.org/10.1111/1475-6773.12117</w:t>
        </w:r>
      </w:hyperlink>
      <w:r w:rsidDel="00000000" w:rsidR="00000000" w:rsidRPr="00000000">
        <w:rPr>
          <w:rtl w:val="0"/>
        </w:rPr>
      </w:r>
    </w:p>
    <w:bookmarkStart w:colFirst="0" w:colLast="0" w:name="jc2n3r663ypp" w:id="287"/>
    <w:bookmarkEnd w:id="287"/>
    <w:p w:rsidR="00000000" w:rsidDel="00000000" w:rsidP="00000000" w:rsidRDefault="00000000" w:rsidRPr="00000000" w14:paraId="00000E5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Fornell C, Larcker DF. Evaluating Structural Equation Models with Unobservable Variables and Measurement Error. Journal of Marketing Research. 1981;18(1):39-50. </w:t>
      </w:r>
      <w:hyperlink r:id="rId11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https://doi.org/10.1177/002224378101800104</w:t>
        </w:r>
      </w:hyperlink>
      <w:r w:rsidDel="00000000" w:rsidR="00000000" w:rsidRPr="00000000">
        <w:rPr>
          <w:rtl w:val="0"/>
        </w:rPr>
      </w:r>
    </w:p>
    <w:bookmarkStart w:colFirst="0" w:colLast="0" w:name="r5twtpmtzktv" w:id="288"/>
    <w:bookmarkEnd w:id="288"/>
    <w:p w:rsidR="00000000" w:rsidDel="00000000" w:rsidP="00000000" w:rsidRDefault="00000000" w:rsidRPr="00000000" w14:paraId="00000E5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Franceschi R, Micheli F, Mozzillo E, Cauvin V, Liguori A, Soffiati M ve ark. Intermittently Scanned and Continuous Glucose Monitor Systems: A Systematic Review on Psychological Outcomes in Pediatric Patients. Frontiers in Pediatrics. 2021;9:660173. </w:t>
      </w:r>
      <w:hyperlink r:id="rId12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https://doi.org/10.3389/fped.2021.660173</w:t>
        </w:r>
      </w:hyperlink>
      <w:r w:rsidDel="00000000" w:rsidR="00000000" w:rsidRPr="00000000">
        <w:rPr>
          <w:rtl w:val="0"/>
        </w:rPr>
      </w:r>
    </w:p>
    <w:bookmarkStart w:colFirst="0" w:colLast="0" w:name="pqj2coz7mhwe" w:id="289"/>
    <w:bookmarkEnd w:id="289"/>
    <w:p w:rsidR="00000000" w:rsidDel="00000000" w:rsidP="00000000" w:rsidRDefault="00000000" w:rsidRPr="00000000" w14:paraId="00000E5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Funder DC, Ozer DJ. Evaluating Effect Size in Psychological Research: Sense and Nonsense. Advances in Methods and Practices in Psychological Science. 2019;2(2):156-168. </w:t>
      </w:r>
      <w:hyperlink r:id="rId12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https://doi.org/10.1177/2515245919847202</w:t>
        </w:r>
      </w:hyperlink>
      <w:r w:rsidDel="00000000" w:rsidR="00000000" w:rsidRPr="00000000">
        <w:rPr>
          <w:rtl w:val="0"/>
        </w:rPr>
      </w:r>
    </w:p>
    <w:bookmarkStart w:colFirst="0" w:colLast="0" w:name="a0idlcawp3jg" w:id="290"/>
    <w:bookmarkEnd w:id="290"/>
    <w:p w:rsidR="00000000" w:rsidDel="00000000" w:rsidP="00000000" w:rsidRDefault="00000000" w:rsidRPr="00000000" w14:paraId="00000E5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Furman W, Buhrmester D. </w:t>
      </w:r>
      <w:hyperlink r:id="rId12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Children’s Perceptions of the Qualities of Sibling Relationships</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Child Development. 1985;56(2):448-461.</w:t>
      </w:r>
    </w:p>
    <w:bookmarkStart w:colFirst="0" w:colLast="0" w:name="6qsoohcj85o4" w:id="291"/>
    <w:bookmarkEnd w:id="291"/>
    <w:p w:rsidR="00000000" w:rsidDel="00000000" w:rsidP="00000000" w:rsidRDefault="00000000" w:rsidRPr="00000000" w14:paraId="00000E5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Ganzeboom HBG, Treiman DJ. Internationally Comparable Measures of Occupational Status for the 1988 International Standard Classification of Occupations. Social Science Research. 1996;25(3):201-239. </w:t>
      </w:r>
      <w:hyperlink r:id="rId12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https://doi.org/10.1006/ssre.1996.0010</w:t>
        </w:r>
      </w:hyperlink>
      <w:r w:rsidDel="00000000" w:rsidR="00000000" w:rsidRPr="00000000">
        <w:rPr>
          <w:rtl w:val="0"/>
        </w:rPr>
      </w:r>
    </w:p>
    <w:bookmarkStart w:colFirst="0" w:colLast="0" w:name="10i3i8cc93sx" w:id="292"/>
    <w:bookmarkEnd w:id="292"/>
    <w:p w:rsidR="00000000" w:rsidDel="00000000" w:rsidP="00000000" w:rsidRDefault="00000000" w:rsidRPr="00000000" w14:paraId="00000E5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Goodman SH, Gotlib IH. Risk for Psychopathology in the Children of Depressed Mothers: A Developmental Model for Understanding Mechanisms of Transmission. Psychological Review. 1999;106(3):458-490. </w:t>
      </w:r>
      <w:hyperlink r:id="rId12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https://doi.org/10.1037/0033-295X.106.3.458</w:t>
        </w:r>
      </w:hyperlink>
      <w:r w:rsidDel="00000000" w:rsidR="00000000" w:rsidRPr="00000000">
        <w:rPr>
          <w:rtl w:val="0"/>
        </w:rPr>
      </w:r>
    </w:p>
    <w:bookmarkStart w:colFirst="0" w:colLast="0" w:name="lvncdwps52wh" w:id="293"/>
    <w:bookmarkEnd w:id="293"/>
    <w:p w:rsidR="00000000" w:rsidDel="00000000" w:rsidP="00000000" w:rsidRDefault="00000000" w:rsidRPr="00000000" w14:paraId="00000E5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Goodman SH, Rouse MH, Connell AM, Broth MR, Hall CM, Heyward D. Maternal depression and child psychopathology: a meta-analytic review. Clinical Child and Family Psychology Review. 2011;14(1):1-27. </w:t>
      </w:r>
      <w:hyperlink r:id="rId12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https://doi.org/10.1007/s10567-010-0080-1</w:t>
        </w:r>
      </w:hyperlink>
      <w:r w:rsidDel="00000000" w:rsidR="00000000" w:rsidRPr="00000000">
        <w:rPr>
          <w:rtl w:val="0"/>
        </w:rPr>
      </w:r>
    </w:p>
    <w:bookmarkStart w:colFirst="0" w:colLast="0" w:name="ql1ugouio5gc" w:id="294"/>
    <w:bookmarkEnd w:id="294"/>
    <w:p w:rsidR="00000000" w:rsidDel="00000000" w:rsidP="00000000" w:rsidRDefault="00000000" w:rsidRPr="00000000" w14:paraId="00000E5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Goodman SH, Simon HFM, Shamblaw AL, Kim CY. Parenting as a Mediator of Associations between Depression in Mothers and Children’s Functioning: A Systematic Review and Meta-Analysis. Clinical Child and Family Psychology Review. 2020;23(4):427-460. </w:t>
      </w:r>
      <w:hyperlink r:id="rId12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https://doi.org/10.1007/s10567-020-00322-4</w:t>
        </w:r>
      </w:hyperlink>
      <w:r w:rsidDel="00000000" w:rsidR="00000000" w:rsidRPr="00000000">
        <w:rPr>
          <w:rtl w:val="0"/>
        </w:rPr>
      </w:r>
    </w:p>
    <w:bookmarkStart w:colFirst="0" w:colLast="0" w:name="5z5mbnnn2a8z" w:id="295"/>
    <w:bookmarkEnd w:id="295"/>
    <w:p w:rsidR="00000000" w:rsidDel="00000000" w:rsidP="00000000" w:rsidRDefault="00000000" w:rsidRPr="00000000" w14:paraId="00000E5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Green P, MacLeod CJ. SIMR: An R package for power analysis of generalized linear mixed models by simulation. Methods in Ecology and Evolution. 2016;7(4):493-498. </w:t>
      </w:r>
      <w:hyperlink r:id="rId12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https://doi.org/10.1111/2041-210X.12504</w:t>
        </w:r>
      </w:hyperlink>
      <w:r w:rsidDel="00000000" w:rsidR="00000000" w:rsidRPr="00000000">
        <w:rPr>
          <w:rtl w:val="0"/>
        </w:rPr>
      </w:r>
    </w:p>
    <w:bookmarkStart w:colFirst="0" w:colLast="0" w:name="1ono8l4rhxca" w:id="296"/>
    <w:bookmarkEnd w:id="296"/>
    <w:p w:rsidR="00000000" w:rsidDel="00000000" w:rsidP="00000000" w:rsidRDefault="00000000" w:rsidRPr="00000000" w14:paraId="00000E5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Guetterman TC, Fetters MD, Creswell JW. Integrating Quantitative and Qualitative Results in Health Science Mixed Methods Research Through Joint Displays. Annals of Family Medicine. 2015;13(6):554-561. </w:t>
      </w:r>
      <w:hyperlink r:id="rId12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https://doi.org/10.1370/afm.1865</w:t>
        </w:r>
      </w:hyperlink>
      <w:r w:rsidDel="00000000" w:rsidR="00000000" w:rsidRPr="00000000">
        <w:rPr>
          <w:rtl w:val="0"/>
        </w:rPr>
      </w:r>
    </w:p>
    <w:bookmarkStart w:colFirst="0" w:colLast="0" w:name="9twdclw4nx4z" w:id="297"/>
    <w:bookmarkEnd w:id="297"/>
    <w:p w:rsidR="00000000" w:rsidDel="00000000" w:rsidP="00000000" w:rsidRDefault="00000000" w:rsidRPr="00000000" w14:paraId="00000E5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Gwet KL. Computing Inter-Rater Reliability and Its Variance in the Presence of High Agreement. British Journal of Mathematical and Statistical Psychology. 2008;61(1):29-48. </w:t>
      </w:r>
      <w:hyperlink r:id="rId12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https://doi.org/10.1348/000711006X126600</w:t>
        </w:r>
      </w:hyperlink>
      <w:r w:rsidDel="00000000" w:rsidR="00000000" w:rsidRPr="00000000">
        <w:rPr>
          <w:rtl w:val="0"/>
        </w:rPr>
      </w:r>
    </w:p>
    <w:bookmarkStart w:colFirst="0" w:colLast="0" w:name="v5twdoem019z" w:id="298"/>
    <w:bookmarkEnd w:id="298"/>
    <w:p w:rsidR="00000000" w:rsidDel="00000000" w:rsidP="00000000" w:rsidRDefault="00000000" w:rsidRPr="00000000" w14:paraId="00000E5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Hagger V, Hendrieckx C, Sturt J, Skinner TC, Speight J. Diabetes Distress Among Adolescents with Type 1 Diabetes: A Systematic Review. Current Diabetes Reports. 2016;16(1):9. </w:t>
      </w:r>
      <w:hyperlink r:id="rId13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https://doi.org/10.1007/s11892-015-0694-2</w:t>
        </w:r>
      </w:hyperlink>
      <w:r w:rsidDel="00000000" w:rsidR="00000000" w:rsidRPr="00000000">
        <w:rPr>
          <w:rtl w:val="0"/>
        </w:rPr>
      </w:r>
    </w:p>
    <w:bookmarkStart w:colFirst="0" w:colLast="0" w:name="pg1ysqlwewua" w:id="299"/>
    <w:bookmarkEnd w:id="299"/>
    <w:p w:rsidR="00000000" w:rsidDel="00000000" w:rsidP="00000000" w:rsidRDefault="00000000" w:rsidRPr="00000000" w14:paraId="00000E5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Haghighi Moghadam Y, Zeinaly Z, Alhani F. How mothers of a child with type 1 diabetes cope with the burden of care: a qualitative study. BMC Endocrine Disorders. 2022;22(1):129. </w:t>
      </w:r>
      <w:hyperlink r:id="rId13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https://doi.org/10.1186/s12902-022-01045-z</w:t>
        </w:r>
      </w:hyperlink>
      <w:r w:rsidDel="00000000" w:rsidR="00000000" w:rsidRPr="00000000">
        <w:rPr>
          <w:rtl w:val="0"/>
        </w:rPr>
      </w:r>
    </w:p>
    <w:bookmarkStart w:colFirst="0" w:colLast="0" w:name="u7mfnfsc2r6j" w:id="300"/>
    <w:bookmarkEnd w:id="300"/>
    <w:p w:rsidR="00000000" w:rsidDel="00000000" w:rsidP="00000000" w:rsidRDefault="00000000" w:rsidRPr="00000000" w14:paraId="00000E5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Haller MJ, Bell KJ, Besser REJ, Casteels K, Couper JJ, Craig ME ve ark. ISPAD Clinical Practice Consensus Guidelines 2024: Screening, Staging, and Strategies to Preserve Beta-Cell Function in Children and Adolescents with Type 1 Diabetes. Hormone Research in Paediatrics. 2024;97(6):529-545. </w:t>
      </w:r>
      <w:hyperlink r:id="rId13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https://doi.org/10.1159/000543035</w:t>
        </w:r>
      </w:hyperlink>
      <w:r w:rsidDel="00000000" w:rsidR="00000000" w:rsidRPr="00000000">
        <w:rPr>
          <w:rtl w:val="0"/>
        </w:rPr>
      </w:r>
    </w:p>
    <w:bookmarkStart w:colFirst="0" w:colLast="0" w:name="km0gw66kni82" w:id="301"/>
    <w:bookmarkEnd w:id="301"/>
    <w:p w:rsidR="00000000" w:rsidDel="00000000" w:rsidP="00000000" w:rsidRDefault="00000000" w:rsidRPr="00000000" w14:paraId="00000E5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Hamaker EL, Kuiper RM, Grasman RPPP. A critique of the cross-lagged panel model. Psychological Methods. 2015;20(1):102-116. </w:t>
      </w:r>
      <w:hyperlink r:id="rId13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https://doi.org/10.1037/a0038889</w:t>
        </w:r>
      </w:hyperlink>
      <w:r w:rsidDel="00000000" w:rsidR="00000000" w:rsidRPr="00000000">
        <w:rPr>
          <w:rtl w:val="0"/>
        </w:rPr>
      </w:r>
    </w:p>
    <w:bookmarkStart w:colFirst="0" w:colLast="0" w:name="5d3b3g8tyqtf" w:id="302"/>
    <w:bookmarkEnd w:id="302"/>
    <w:p w:rsidR="00000000" w:rsidDel="00000000" w:rsidP="00000000" w:rsidRDefault="00000000" w:rsidRPr="00000000" w14:paraId="00000E5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Haugstvedt A, Wentzel-Larsen T, Rokne B, Graue M. Perceived family burden and emotional distress: similarities and differences between mothers and fathers of children with type 1 diabetes in a population-based study. Pediatric Diabetes. 2011;12(2):107-114. </w:t>
      </w:r>
      <w:hyperlink r:id="rId13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https://doi.org/10.1111/j.1399-5448.2010.00661.x</w:t>
        </w:r>
      </w:hyperlink>
      <w:r w:rsidDel="00000000" w:rsidR="00000000" w:rsidRPr="00000000">
        <w:rPr>
          <w:rtl w:val="0"/>
        </w:rPr>
      </w:r>
    </w:p>
    <w:bookmarkStart w:colFirst="0" w:colLast="0" w:name="ud06s815a8d9" w:id="303"/>
    <w:bookmarkEnd w:id="303"/>
    <w:p w:rsidR="00000000" w:rsidDel="00000000" w:rsidP="00000000" w:rsidRDefault="00000000" w:rsidRPr="00000000" w14:paraId="00000E6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Hayes AF. Introduction to Mediation, Moderation, and Conditional Process Analysis: A Regression-Based Approach. 2018.</w:t>
      </w:r>
    </w:p>
    <w:bookmarkStart w:colFirst="0" w:colLast="0" w:name="kc92qptsvyb6" w:id="304"/>
    <w:bookmarkEnd w:id="304"/>
    <w:p w:rsidR="00000000" w:rsidDel="00000000" w:rsidP="00000000" w:rsidRDefault="00000000" w:rsidRPr="00000000" w14:paraId="00000E6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Helmy M, Jin L, Alhossary A, Mansour T, Pellagrina D, Selvarajoo K. Ten Simple Rules for Optimal and Careful Use of Generative AI in Science. PLoS Computational Biology. 2025;21(10):e1013588. </w:t>
      </w:r>
      <w:hyperlink r:id="rId13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https://doi.org/10.1371/journal.pcbi.1013588</w:t>
        </w:r>
      </w:hyperlink>
      <w:r w:rsidDel="00000000" w:rsidR="00000000" w:rsidRPr="00000000">
        <w:rPr>
          <w:rtl w:val="0"/>
        </w:rPr>
      </w:r>
    </w:p>
    <w:bookmarkStart w:colFirst="0" w:colLast="0" w:name="xwb95q1qz4e2" w:id="305"/>
    <w:bookmarkEnd w:id="305"/>
    <w:p w:rsidR="00000000" w:rsidDel="00000000" w:rsidP="00000000" w:rsidRDefault="00000000" w:rsidRPr="00000000" w14:paraId="00000E6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Hernán MA, Hernández-Díaz S, Robins JM. A structural approach to selection bias. Epidemiology. 2004;15(5):615-625. </w:t>
      </w:r>
      <w:hyperlink r:id="rId13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https://doi.org/10.1097/01.ede.0000135174.63482.43</w:t>
        </w:r>
      </w:hyperlink>
      <w:r w:rsidDel="00000000" w:rsidR="00000000" w:rsidRPr="00000000">
        <w:rPr>
          <w:rtl w:val="0"/>
        </w:rPr>
      </w:r>
    </w:p>
    <w:bookmarkStart w:colFirst="0" w:colLast="0" w:name="6gjf0z16qxh" w:id="306"/>
    <w:bookmarkEnd w:id="306"/>
    <w:p w:rsidR="00000000" w:rsidDel="00000000" w:rsidP="00000000" w:rsidRDefault="00000000" w:rsidRPr="00000000" w14:paraId="00000E6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Hester DM, Miner SA. Consent and Assent in Pediatric Research. Pediatric Clinics of North America. 2024;71(1):83-92. </w:t>
      </w:r>
      <w:hyperlink r:id="rId13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https://doi.org/10.1016/j.pcl.2023.08.003</w:t>
        </w:r>
      </w:hyperlink>
      <w:r w:rsidDel="00000000" w:rsidR="00000000" w:rsidRPr="00000000">
        <w:rPr>
          <w:rtl w:val="0"/>
        </w:rPr>
      </w:r>
    </w:p>
    <w:bookmarkStart w:colFirst="0" w:colLast="0" w:name="qr6xbb8wsyzx" w:id="307"/>
    <w:bookmarkEnd w:id="307"/>
    <w:p w:rsidR="00000000" w:rsidDel="00000000" w:rsidP="00000000" w:rsidRDefault="00000000" w:rsidRPr="00000000" w14:paraId="00000E6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Hisli N. Beck Depresyon Envanteri’nin geçerliği üzerine bir çalışma. Psikoloji Dergisi. 1988;6(22):118-126.</w:t>
      </w:r>
    </w:p>
    <w:bookmarkStart w:colFirst="0" w:colLast="0" w:name="hvfw1x8mqhzj" w:id="308"/>
    <w:bookmarkEnd w:id="308"/>
    <w:p w:rsidR="00000000" w:rsidDel="00000000" w:rsidP="00000000" w:rsidRDefault="00000000" w:rsidRPr="00000000" w14:paraId="00000E6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Hisli N. </w:t>
      </w:r>
      <w:hyperlink r:id="rId13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Beck Depresyon Envanteri’nin Üniversite Öğrencileri İçin Geçerliği, Güvenirliği</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Psikoloji Dergisi. 1989;7(23):3-13.</w:t>
      </w:r>
    </w:p>
    <w:bookmarkStart w:colFirst="0" w:colLast="0" w:name="cyqugl4kpmpv" w:id="309"/>
    <w:bookmarkEnd w:id="309"/>
    <w:p w:rsidR="00000000" w:rsidDel="00000000" w:rsidP="00000000" w:rsidRDefault="00000000" w:rsidRPr="00000000" w14:paraId="00000E6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Hoenig JM, Heisey DM. The abuse of power: The pervasive fallacy of power calculations for data analysis. The American Statistician. 2001;55(1):19-24. </w:t>
      </w:r>
      <w:hyperlink r:id="rId13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https://doi.org/10.1198/000313001300339897</w:t>
        </w:r>
      </w:hyperlink>
      <w:r w:rsidDel="00000000" w:rsidR="00000000" w:rsidRPr="00000000">
        <w:rPr>
          <w:rtl w:val="0"/>
        </w:rPr>
      </w:r>
    </w:p>
    <w:bookmarkStart w:colFirst="0" w:colLast="0" w:name="xbis6ldl4jwp" w:id="310"/>
    <w:bookmarkEnd w:id="310"/>
    <w:p w:rsidR="00000000" w:rsidDel="00000000" w:rsidP="00000000" w:rsidRDefault="00000000" w:rsidRPr="00000000" w14:paraId="00000E6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Hollingshead AB. Four Factor Index of Social Status. 1975.</w:t>
      </w:r>
    </w:p>
    <w:bookmarkStart w:colFirst="0" w:colLast="0" w:name="5rf1wfne3e8f" w:id="311"/>
    <w:bookmarkEnd w:id="311"/>
    <w:p w:rsidR="00000000" w:rsidDel="00000000" w:rsidP="00000000" w:rsidRDefault="00000000" w:rsidRPr="00000000" w14:paraId="00000E6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Holm S. A Simple Sequentially Rejective Multiple Test Procedure. Scandinavian Journal of Statistics. 1979;6(2):65-70.</w:t>
      </w:r>
    </w:p>
    <w:bookmarkStart w:colFirst="0" w:colLast="0" w:name="3llcri59m814" w:id="312"/>
    <w:bookmarkEnd w:id="312"/>
    <w:p w:rsidR="00000000" w:rsidDel="00000000" w:rsidP="00000000" w:rsidRDefault="00000000" w:rsidRPr="00000000" w14:paraId="00000E6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Hopewell S, Chan A-W, Collins GS ve ark. CONSORT 2025 Statement: Updated Guideline for Reporting Randomised Trials. BMJ. 2025;389:e081123. </w:t>
      </w:r>
      <w:hyperlink r:id="rId14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https://doi.org/10.1136/bmj-2024-081123</w:t>
        </w:r>
      </w:hyperlink>
      <w:r w:rsidDel="00000000" w:rsidR="00000000" w:rsidRPr="00000000">
        <w:rPr>
          <w:rtl w:val="0"/>
        </w:rPr>
      </w:r>
    </w:p>
    <w:bookmarkStart w:colFirst="0" w:colLast="0" w:name="atq8ad1znjjk" w:id="313"/>
    <w:bookmarkEnd w:id="313"/>
    <w:p w:rsidR="00000000" w:rsidDel="00000000" w:rsidP="00000000" w:rsidRDefault="00000000" w:rsidRPr="00000000" w14:paraId="00000E6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Horn JL. A Rationale and Test for the Number of Factors in Factor Analysis. Psychometrika. 1965;30(2):179-185. </w:t>
      </w:r>
      <w:hyperlink r:id="rId14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https://doi.org/10.1007/BF02289447</w:t>
        </w:r>
      </w:hyperlink>
      <w:r w:rsidDel="00000000" w:rsidR="00000000" w:rsidRPr="00000000">
        <w:rPr>
          <w:rtl w:val="0"/>
        </w:rPr>
      </w:r>
    </w:p>
    <w:bookmarkStart w:colFirst="0" w:colLast="0" w:name="20qoac4tkayo" w:id="314"/>
    <w:bookmarkEnd w:id="314"/>
    <w:p w:rsidR="00000000" w:rsidDel="00000000" w:rsidP="00000000" w:rsidRDefault="00000000" w:rsidRPr="00000000" w14:paraId="00000E6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Hox JJ, Moerbeek M, Schoot R van de. Multilevel Analysis: Techniques and Applications. 2017. </w:t>
      </w:r>
      <w:hyperlink r:id="rId14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https://doi.org/10.4324/9781315650982</w:t>
        </w:r>
      </w:hyperlink>
      <w:r w:rsidDel="00000000" w:rsidR="00000000" w:rsidRPr="00000000">
        <w:rPr>
          <w:rtl w:val="0"/>
        </w:rPr>
      </w:r>
    </w:p>
    <w:bookmarkStart w:colFirst="0" w:colLast="0" w:name="cf6t4xwz5iru" w:id="315"/>
    <w:bookmarkEnd w:id="315"/>
    <w:p w:rsidR="00000000" w:rsidDel="00000000" w:rsidP="00000000" w:rsidRDefault="00000000" w:rsidRPr="00000000" w14:paraId="00000E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Hu L, Bentler PM. Cutoff criteria for fit indexes in covariance structure analysis: Conventional criteria versus new alternatives. Structural Equation Modeling. 1999;6(1):1-55. </w:t>
      </w:r>
      <w:hyperlink r:id="rId14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https://doi.org/10.1080/10705519909540118</w:t>
        </w:r>
      </w:hyperlink>
      <w:r w:rsidDel="00000000" w:rsidR="00000000" w:rsidRPr="00000000">
        <w:rPr>
          <w:rtl w:val="0"/>
        </w:rPr>
      </w:r>
    </w:p>
    <w:bookmarkStart w:colFirst="0" w:colLast="0" w:name="2v30nyjzzsp5" w:id="316"/>
    <w:bookmarkEnd w:id="316"/>
    <w:p w:rsidR="00000000" w:rsidDel="00000000" w:rsidP="00000000" w:rsidRDefault="00000000" w:rsidRPr="00000000" w14:paraId="00000E6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Imai K, Keele L, Yamamoto T. Identification, inference and sensitivity analysis for causal mediation effects. Statistical Science. 2010;25(1):51-71. </w:t>
      </w:r>
      <w:hyperlink r:id="rId14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https://doi.org/10.1214/10-sts321</w:t>
        </w:r>
      </w:hyperlink>
      <w:r w:rsidDel="00000000" w:rsidR="00000000" w:rsidRPr="00000000">
        <w:rPr>
          <w:rtl w:val="0"/>
        </w:rPr>
      </w:r>
    </w:p>
    <w:bookmarkStart w:colFirst="0" w:colLast="0" w:name="gzawlkx6i6ls" w:id="317"/>
    <w:bookmarkEnd w:id="317"/>
    <w:p w:rsidR="00000000" w:rsidDel="00000000" w:rsidP="00000000" w:rsidRDefault="00000000" w:rsidRPr="00000000" w14:paraId="00000E6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International Committee of Medical Journal Editors. Recommendations for the Conduct, Reporting, Editing, and Publication of Scholarly Work in Medical Journals: Use of Artificial Intelligence (AI)-Assisted Technology in the Conduct and Reporting of Research. 2024.</w:t>
      </w:r>
    </w:p>
    <w:bookmarkStart w:colFirst="0" w:colLast="0" w:name="cif13bfsnvxa" w:id="318"/>
    <w:bookmarkEnd w:id="318"/>
    <w:p w:rsidR="00000000" w:rsidDel="00000000" w:rsidP="00000000" w:rsidRDefault="00000000" w:rsidRPr="00000000" w14:paraId="00000E6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Jansen M, Voorhoeve PG, Wiltink L, Prins JB, Nefs G. Parenting Interventions for Parents of Children with Type 1 Diabetes—A Systematic Review. Journal of Pediatric Psychology. 2025;50(12):1115-1138. </w:t>
      </w:r>
      <w:hyperlink r:id="rId14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https://doi.org/10.1093/jpepsy/jsaf078</w:t>
        </w:r>
      </w:hyperlink>
      <w:r w:rsidDel="00000000" w:rsidR="00000000" w:rsidRPr="00000000">
        <w:rPr>
          <w:rtl w:val="0"/>
        </w:rPr>
      </w:r>
    </w:p>
    <w:bookmarkStart w:colFirst="0" w:colLast="0" w:name="8fdszkytqt01" w:id="319"/>
    <w:bookmarkEnd w:id="319"/>
    <w:p w:rsidR="00000000" w:rsidDel="00000000" w:rsidP="00000000" w:rsidRDefault="00000000" w:rsidRPr="00000000" w14:paraId="00000E7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Jaser SS. Family Interaction in Pediatric Diabetes. Current Diabetes Reports. 2011;11(6):480-485. </w:t>
      </w:r>
      <w:hyperlink r:id="rId14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https://doi.org/10.1007/s11892-011-0222-y</w:t>
        </w:r>
      </w:hyperlink>
      <w:r w:rsidDel="00000000" w:rsidR="00000000" w:rsidRPr="00000000">
        <w:rPr>
          <w:rtl w:val="0"/>
        </w:rPr>
      </w:r>
    </w:p>
    <w:bookmarkStart w:colFirst="0" w:colLast="0" w:name="oawc14ozvkgz" w:id="320"/>
    <w:bookmarkEnd w:id="320"/>
    <w:p w:rsidR="00000000" w:rsidDel="00000000" w:rsidP="00000000" w:rsidRDefault="00000000" w:rsidRPr="00000000" w14:paraId="00000E7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Jaser SS, Whittemore R, Ambrosino JM, Lindemann E, Grey M. Mediators of depressive symptoms in children with type 1 diabetes and their mothers. Journal of Pediatric Psychology. 2007;33(5):509-519. </w:t>
      </w:r>
      <w:hyperlink r:id="rId14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https://doi.org/10.1093/jpepsy/jsm104</w:t>
        </w:r>
      </w:hyperlink>
      <w:r w:rsidDel="00000000" w:rsidR="00000000" w:rsidRPr="00000000">
        <w:rPr>
          <w:rtl w:val="0"/>
        </w:rPr>
      </w:r>
    </w:p>
    <w:bookmarkStart w:colFirst="0" w:colLast="0" w:name="3lq9tcxfebsg" w:id="321"/>
    <w:bookmarkEnd w:id="321"/>
    <w:p w:rsidR="00000000" w:rsidDel="00000000" w:rsidP="00000000" w:rsidRDefault="00000000" w:rsidRPr="00000000" w14:paraId="00000E7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Joo M-H, Kwon H-Y. Comparison of Personal Information De-identification Policies and Laws Within the EU, the US, Japan, and South Korea. Government Information Quarterly. 2023;40(4):101805. </w:t>
      </w:r>
      <w:hyperlink r:id="rId14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https://doi.org/10.1016/j.giq.2023.101805</w:t>
        </w:r>
      </w:hyperlink>
      <w:r w:rsidDel="00000000" w:rsidR="00000000" w:rsidRPr="00000000">
        <w:rPr>
          <w:rtl w:val="0"/>
        </w:rPr>
      </w:r>
    </w:p>
    <w:bookmarkStart w:colFirst="0" w:colLast="0" w:name="47gmy5sdhiwt" w:id="322"/>
    <w:bookmarkEnd w:id="322"/>
    <w:p w:rsidR="00000000" w:rsidDel="00000000" w:rsidP="00000000" w:rsidRDefault="00000000" w:rsidRPr="00000000" w14:paraId="00000E7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Kenny DA, Kashy DA, Cook WL. Dyadic Data Analysis. 2006.</w:t>
      </w:r>
    </w:p>
    <w:bookmarkStart w:colFirst="0" w:colLast="0" w:name="wdw3x42awd4c" w:id="323"/>
    <w:bookmarkEnd w:id="323"/>
    <w:p w:rsidR="00000000" w:rsidDel="00000000" w:rsidP="00000000" w:rsidRDefault="00000000" w:rsidRPr="00000000" w14:paraId="00000E7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Kirchhofer SM, Orm S, Briggs NE, Fredriksen T, Zahl E, Prentice CM ve ark. Siblings in families of children with chronic disorders: a model of risk and protective factors. Journal of Pediatric Psychology. 2025;50(6):488-499. </w:t>
      </w:r>
      <w:hyperlink r:id="rId14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https://doi.org/10.1093/jpepsy/jsaf017</w:t>
        </w:r>
      </w:hyperlink>
      <w:r w:rsidDel="00000000" w:rsidR="00000000" w:rsidRPr="00000000">
        <w:rPr>
          <w:rtl w:val="0"/>
        </w:rPr>
      </w:r>
    </w:p>
    <w:bookmarkStart w:colFirst="0" w:colLast="0" w:name="nxdb6ifaudcu" w:id="324"/>
    <w:bookmarkEnd w:id="324"/>
    <w:p w:rsidR="00000000" w:rsidDel="00000000" w:rsidP="00000000" w:rsidRDefault="00000000" w:rsidRPr="00000000" w14:paraId="00000E7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Knafl KA, Deatrick JA. Further Refinement of the Family Management Style Framework. Journal of Family Nursing. 2003;9(3):232-256. </w:t>
      </w:r>
      <w:hyperlink r:id="rId1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https://doi.org/10.1177/1074840703255435</w:t>
        </w:r>
      </w:hyperlink>
      <w:r w:rsidDel="00000000" w:rsidR="00000000" w:rsidRPr="00000000">
        <w:rPr>
          <w:rtl w:val="0"/>
        </w:rPr>
      </w:r>
    </w:p>
    <w:bookmarkStart w:colFirst="0" w:colLast="0" w:name="ptnmeii0q7hn" w:id="325"/>
    <w:bookmarkEnd w:id="325"/>
    <w:p w:rsidR="00000000" w:rsidDel="00000000" w:rsidP="00000000" w:rsidRDefault="00000000" w:rsidRPr="00000000" w14:paraId="00000E7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Knafl KA, Deatrick JA, Havill NL. Continued Development of the Family Management Style Framework. Journal of Family Nursing. 2012;18(1):11-34. </w:t>
      </w:r>
      <w:hyperlink r:id="rId15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https://doi.org/10.1177/1074840711427294</w:t>
        </w:r>
      </w:hyperlink>
      <w:r w:rsidDel="00000000" w:rsidR="00000000" w:rsidRPr="00000000">
        <w:rPr>
          <w:rtl w:val="0"/>
        </w:rPr>
      </w:r>
    </w:p>
    <w:bookmarkStart w:colFirst="0" w:colLast="0" w:name="mz91mc9133n3" w:id="326"/>
    <w:bookmarkEnd w:id="326"/>
    <w:p w:rsidR="00000000" w:rsidDel="00000000" w:rsidP="00000000" w:rsidRDefault="00000000" w:rsidRPr="00000000" w14:paraId="00000E7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Koo TK, Li MY. A guideline of selecting and reporting intraclass correlation coefficients for reliability research. Journal of Chiropractic Medicine. 2016;15(2):155-163. </w:t>
      </w:r>
      <w:hyperlink r:id="rId15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https://doi.org/10.1016/j.jcm.2016.02.012</w:t>
        </w:r>
      </w:hyperlink>
      <w:r w:rsidDel="00000000" w:rsidR="00000000" w:rsidRPr="00000000">
        <w:rPr>
          <w:rtl w:val="0"/>
        </w:rPr>
      </w:r>
    </w:p>
    <w:bookmarkStart w:colFirst="0" w:colLast="0" w:name="7xedtr1omcc3" w:id="327"/>
    <w:bookmarkEnd w:id="327"/>
    <w:p w:rsidR="00000000" w:rsidDel="00000000" w:rsidP="00000000" w:rsidRDefault="00000000" w:rsidRPr="00000000" w14:paraId="00000E7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Korelitz KE, Garber J. Congruence of Parents’ and Children’s Perceptions of Parenting: A Meta-Analysis. Journal of Youth and Adolescence. 2016;45(10):1973-1995. </w:t>
      </w:r>
      <w:hyperlink r:id="rId15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https://doi.org/10.1007/s10964-016-0524-0</w:t>
        </w:r>
      </w:hyperlink>
      <w:r w:rsidDel="00000000" w:rsidR="00000000" w:rsidRPr="00000000">
        <w:rPr>
          <w:rtl w:val="0"/>
        </w:rPr>
      </w:r>
    </w:p>
    <w:bookmarkStart w:colFirst="0" w:colLast="0" w:name="1fufqhk9gfd0" w:id="328"/>
    <w:bookmarkEnd w:id="328"/>
    <w:p w:rsidR="00000000" w:rsidDel="00000000" w:rsidP="00000000" w:rsidRDefault="00000000" w:rsidRPr="00000000" w14:paraId="00000E7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Kortesluoma R-L, Hentinen M, Nikkonen M. Conducting a Qualitative Child Interview: Methodological Considerations. Journal of Advanced Nursing. 2003;42(5):434-441. </w:t>
      </w:r>
      <w:hyperlink r:id="rId15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https://doi.org/10.1046/j.1365-2648.2003.02643.x</w:t>
        </w:r>
      </w:hyperlink>
      <w:r w:rsidDel="00000000" w:rsidR="00000000" w:rsidRPr="00000000">
        <w:rPr>
          <w:rtl w:val="0"/>
        </w:rPr>
      </w:r>
    </w:p>
    <w:bookmarkStart w:colFirst="0" w:colLast="0" w:name="sr2q9mjdpkx1" w:id="329"/>
    <w:bookmarkEnd w:id="329"/>
    <w:p w:rsidR="00000000" w:rsidDel="00000000" w:rsidP="00000000" w:rsidRDefault="00000000" w:rsidRPr="00000000" w14:paraId="00000E7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Kruschke JK. Rejecting or Accepting Parameter Values in Bayesian Estimation. Advances in Methods and Practices in Psychological Science. 2018;1(2):270-280. </w:t>
      </w:r>
      <w:hyperlink r:id="rId15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https://doi.org/10.1177/2515245918771304</w:t>
        </w:r>
      </w:hyperlink>
      <w:r w:rsidDel="00000000" w:rsidR="00000000" w:rsidRPr="00000000">
        <w:rPr>
          <w:rtl w:val="0"/>
        </w:rPr>
      </w:r>
    </w:p>
    <w:bookmarkStart w:colFirst="0" w:colLast="0" w:name="kret088jyt76" w:id="330"/>
    <w:bookmarkEnd w:id="330"/>
    <w:p w:rsidR="00000000" w:rsidDel="00000000" w:rsidP="00000000" w:rsidRDefault="00000000" w:rsidRPr="00000000" w14:paraId="00000E7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Küçükdağ M, Yektaş Ç, Tufan AE, Arslanoğlu İ. Evaluation of Emotion Regulation Skills, Quality of Life, Coping Styles, Anxiety, Depression and Eating Habits in Children with Type 1 Diabetes Mellitus and Their Mothers. Acta Endocrinologica (Bucharest). 2024;20(4):477-484. </w:t>
      </w:r>
      <w:hyperlink r:id="rId15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https://doi.org/10.4183/aeb.2024.477</w:t>
        </w:r>
      </w:hyperlink>
      <w:r w:rsidDel="00000000" w:rsidR="00000000" w:rsidRPr="00000000">
        <w:rPr>
          <w:rtl w:val="0"/>
        </w:rPr>
      </w:r>
    </w:p>
    <w:bookmarkStart w:colFirst="0" w:colLast="0" w:name="k6i4anarak56" w:id="331"/>
    <w:bookmarkEnd w:id="331"/>
    <w:p w:rsidR="00000000" w:rsidDel="00000000" w:rsidP="00000000" w:rsidRDefault="00000000" w:rsidRPr="00000000" w14:paraId="00000E7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Laffel LMB, Vangsness L, Connell A, Goebel-Fabbri A, Butler D, Anderson BJ. Impact of Ambulatory, Family-Focused Teamwork Intervention on Glycemic Control in Youth with Type 1 Diabetes. The Journal of Pediatrics. 2003;142(4):409-416. </w:t>
      </w:r>
      <w:hyperlink r:id="rId15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https://doi.org/10.1067/mpd.2003.138</w:t>
        </w:r>
      </w:hyperlink>
      <w:r w:rsidDel="00000000" w:rsidR="00000000" w:rsidRPr="00000000">
        <w:rPr>
          <w:rtl w:val="0"/>
        </w:rPr>
      </w:r>
    </w:p>
    <w:bookmarkStart w:colFirst="0" w:colLast="0" w:name="mcbs4gmha5s7" w:id="332"/>
    <w:bookmarkEnd w:id="332"/>
    <w:p w:rsidR="00000000" w:rsidDel="00000000" w:rsidP="00000000" w:rsidRDefault="00000000" w:rsidRPr="00000000" w14:paraId="00000E7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Lakens D. Equivalence Tests: A Practical Primer for t Tests, Correlations, and Meta-Analyses. Social Psychological and Personality Science. 2017;8(4):355-362. </w:t>
      </w:r>
      <w:hyperlink r:id="rId15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https://doi.org/10.1177/1948550617697177</w:t>
        </w:r>
      </w:hyperlink>
      <w:r w:rsidDel="00000000" w:rsidR="00000000" w:rsidRPr="00000000">
        <w:rPr>
          <w:rtl w:val="0"/>
        </w:rPr>
      </w:r>
    </w:p>
    <w:bookmarkStart w:colFirst="0" w:colLast="0" w:name="oez1b16kfj9z" w:id="333"/>
    <w:bookmarkEnd w:id="333"/>
    <w:p w:rsidR="00000000" w:rsidDel="00000000" w:rsidP="00000000" w:rsidRDefault="00000000" w:rsidRPr="00000000" w14:paraId="00000E7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Lakens D, McLatchie N, Isager PM, Scheel AM, Dienes Z. Improving inferences about null effects with Bayes factors and equivalence tests. The Journals of Gerontology: Series B. 2020;75(1):45-57. </w:t>
      </w:r>
      <w:hyperlink r:id="rId15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https://doi.org/10.1093/geronb/gby065</w:t>
        </w:r>
      </w:hyperlink>
      <w:r w:rsidDel="00000000" w:rsidR="00000000" w:rsidRPr="00000000">
        <w:rPr>
          <w:rtl w:val="0"/>
        </w:rPr>
      </w:r>
    </w:p>
    <w:bookmarkStart w:colFirst="0" w:colLast="0" w:name="vuxm1avn81ko" w:id="334"/>
    <w:bookmarkEnd w:id="334"/>
    <w:p w:rsidR="00000000" w:rsidDel="00000000" w:rsidP="00000000" w:rsidRDefault="00000000" w:rsidRPr="00000000" w14:paraId="00000E7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Lakens D, Scheel AM, Isager PM. Equivalence testing for psychological research: A tutorial. Advances in Methods and Practices in Psychological Science. 2018;1(2):259-269. </w:t>
      </w:r>
      <w:hyperlink r:id="rId16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https://doi.org/10.1177/2515245918770963</w:t>
        </w:r>
      </w:hyperlink>
      <w:r w:rsidDel="00000000" w:rsidR="00000000" w:rsidRPr="00000000">
        <w:rPr>
          <w:rtl w:val="0"/>
        </w:rPr>
      </w:r>
    </w:p>
    <w:bookmarkStart w:colFirst="0" w:colLast="0" w:name="id9d2we6ixqf" w:id="335"/>
    <w:bookmarkEnd w:id="335"/>
    <w:p w:rsidR="00000000" w:rsidDel="00000000" w:rsidP="00000000" w:rsidRDefault="00000000" w:rsidRPr="00000000" w14:paraId="00000E8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Lansing AH, Berg CA. Adolescent Self-Regulation as a Foundation for Chronic Illness Self-Management. Journal of Pediatric Psychology. 2014;39(10):1091-1096. </w:t>
      </w:r>
      <w:hyperlink r:id="rId16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https://doi.org/10.1093/jpepsy/jsu067</w:t>
        </w:r>
      </w:hyperlink>
      <w:r w:rsidDel="00000000" w:rsidR="00000000" w:rsidRPr="00000000">
        <w:rPr>
          <w:rtl w:val="0"/>
        </w:rPr>
      </w:r>
    </w:p>
    <w:bookmarkStart w:colFirst="0" w:colLast="0" w:name="h2tvi7edgyog" w:id="336"/>
    <w:bookmarkEnd w:id="336"/>
    <w:p w:rsidR="00000000" w:rsidDel="00000000" w:rsidP="00000000" w:rsidRDefault="00000000" w:rsidRPr="00000000" w14:paraId="00000E8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Leung JMWS, Tang TS, Lim CE, Laffel LM, Amed S. The four I’s of adolescent transition in type 1 diabetes care: a qualitative study. Diabetic Medicine. 2021;38(7):e14443. </w:t>
      </w:r>
      <w:hyperlink r:id="rId16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https://doi.org/10.1111/dme.14443</w:t>
        </w:r>
      </w:hyperlink>
      <w:r w:rsidDel="00000000" w:rsidR="00000000" w:rsidRPr="00000000">
        <w:rPr>
          <w:rtl w:val="0"/>
        </w:rPr>
      </w:r>
    </w:p>
    <w:bookmarkStart w:colFirst="0" w:colLast="0" w:name="r58w44psurfe" w:id="337"/>
    <w:bookmarkEnd w:id="337"/>
    <w:p w:rsidR="00000000" w:rsidDel="00000000" w:rsidP="00000000" w:rsidRDefault="00000000" w:rsidRPr="00000000" w14:paraId="00000E8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Levitt HM, Bamberg M, Creswell JW, Frost DM, Josselson R, Suárez-Orozco C. Journal article reporting standards for qualitative primary, qualitative meta-analytic, and mixed methods research in psychology: The APA Publications and Communications Board task force report. American Psychologist. 2018;73(1):26-46. </w:t>
      </w:r>
      <w:hyperlink r:id="rId16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https://doi.org/10.1037/amp0000151</w:t>
        </w:r>
      </w:hyperlink>
      <w:r w:rsidDel="00000000" w:rsidR="00000000" w:rsidRPr="00000000">
        <w:rPr>
          <w:rtl w:val="0"/>
        </w:rPr>
      </w:r>
    </w:p>
    <w:bookmarkStart w:colFirst="0" w:colLast="0" w:name="d9ejfkheqbks" w:id="338"/>
    <w:bookmarkEnd w:id="338"/>
    <w:p w:rsidR="00000000" w:rsidDel="00000000" w:rsidP="00000000" w:rsidRDefault="00000000" w:rsidRPr="00000000" w14:paraId="00000E8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C-H. Confirmatory factor analysis with ordinal data: Comparing robust maximum likelihood and diagonally weighted least squares. Behavior Research Methods. 2016;48(3):936-949. </w:t>
      </w:r>
      <w:hyperlink r:id="rId16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https://doi.org/10.3758/s13428-015-0619-7</w:t>
        </w:r>
      </w:hyperlink>
      <w:r w:rsidDel="00000000" w:rsidR="00000000" w:rsidRPr="00000000">
        <w:rPr>
          <w:rtl w:val="0"/>
        </w:rPr>
      </w:r>
    </w:p>
    <w:bookmarkStart w:colFirst="0" w:colLast="0" w:name="h3kkdud9uds5" w:id="339"/>
    <w:bookmarkEnd w:id="339"/>
    <w:p w:rsidR="00000000" w:rsidDel="00000000" w:rsidP="00000000" w:rsidRDefault="00000000" w:rsidRPr="00000000" w14:paraId="00000E8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 Z, Wang L, Zhang L. Exploratory and confirmatory factor analysis of a short-form of the EMBU among Chinese adolescents. Psychological Reports. 2012;110(1):263-275. </w:t>
      </w:r>
      <w:hyperlink r:id="rId16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https://doi.org/10.2466/02.08.09.21.PR0.110.1.263-275</w:t>
        </w:r>
      </w:hyperlink>
      <w:r w:rsidDel="00000000" w:rsidR="00000000" w:rsidRPr="00000000">
        <w:rPr>
          <w:rtl w:val="0"/>
        </w:rPr>
      </w:r>
    </w:p>
    <w:bookmarkStart w:colFirst="0" w:colLast="0" w:name="mhibpcwb6x4" w:id="340"/>
    <w:bookmarkEnd w:id="340"/>
    <w:p w:rsidR="00000000" w:rsidDel="00000000" w:rsidP="00000000" w:rsidRDefault="00000000" w:rsidRPr="00000000" w14:paraId="00000E8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Lincoln YS, Guba EG. Naturalistic Inquiry. 1985.</w:t>
      </w:r>
    </w:p>
    <w:bookmarkStart w:colFirst="0" w:colLast="0" w:name="a79zmbfjcn2b" w:id="341"/>
    <w:bookmarkEnd w:id="341"/>
    <w:p w:rsidR="00000000" w:rsidDel="00000000" w:rsidP="00000000" w:rsidRDefault="00000000" w:rsidRPr="00000000" w14:paraId="00000E8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Lindholm Olinder A, DeAbreu M, Greene S, Haugstvedt A, Lange K, Majaliwa ES ve ark. ISPAD Clinical Practice Consensus Guidelines 2022: Diabetes education in children and adolescents. Pediatric Diabetes. 2022;23(8):1229-1242. </w:t>
      </w:r>
      <w:hyperlink r:id="rId16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https://doi.org/10.1111/pedi.13418</w:t>
        </w:r>
      </w:hyperlink>
      <w:r w:rsidDel="00000000" w:rsidR="00000000" w:rsidRPr="00000000">
        <w:rPr>
          <w:rtl w:val="0"/>
        </w:rPr>
      </w:r>
    </w:p>
    <w:bookmarkStart w:colFirst="0" w:colLast="0" w:name="4zt4z5a8kzk8" w:id="342"/>
    <w:bookmarkEnd w:id="342"/>
    <w:p w:rsidR="00000000" w:rsidDel="00000000" w:rsidP="00000000" w:rsidRDefault="00000000" w:rsidRPr="00000000" w14:paraId="00000E8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Lindström C, Åman J, Norberg AL, Forssberg M, Anderzén-Carlsson A. "Mission Impossible"; the mothering of a child with type 1 diabetes – from the perspective of mothers experiencing burnout. Journal of Pediatric Nursing. 2017;36:149-156. </w:t>
      </w:r>
      <w:hyperlink r:id="rId16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https://doi.org/10.1016/j.pedn.2017.06.002</w:t>
        </w:r>
      </w:hyperlink>
      <w:r w:rsidDel="00000000" w:rsidR="00000000" w:rsidRPr="00000000">
        <w:rPr>
          <w:rtl w:val="0"/>
        </w:rPr>
      </w:r>
    </w:p>
    <w:bookmarkStart w:colFirst="0" w:colLast="0" w:name="d8zazt6oj8t5" w:id="343"/>
    <w:bookmarkEnd w:id="343"/>
    <w:p w:rsidR="00000000" w:rsidDel="00000000" w:rsidP="00000000" w:rsidRDefault="00000000" w:rsidRPr="00000000" w14:paraId="00000E8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Linimayr J, Graser J, Gredig S, Hedel HJA van, Tscherter A, Grunt S ve ark. Daily life situations and participation of siblings of children with childhood-onset disabilities: a scoping review. BMJ Paediatrics Open. 2025;9(1):e003189. </w:t>
      </w:r>
      <w:hyperlink r:id="rId16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https://doi.org/10.1136/bmjpo-2024-003189</w:t>
        </w:r>
      </w:hyperlink>
      <w:r w:rsidDel="00000000" w:rsidR="00000000" w:rsidRPr="00000000">
        <w:rPr>
          <w:rtl w:val="0"/>
        </w:rPr>
      </w:r>
    </w:p>
    <w:bookmarkStart w:colFirst="0" w:colLast="0" w:name="y3yy9vnjtabf" w:id="344"/>
    <w:bookmarkEnd w:id="344"/>
    <w:p w:rsidR="00000000" w:rsidDel="00000000" w:rsidP="00000000" w:rsidRDefault="00000000" w:rsidRPr="00000000" w14:paraId="00000E8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Lipsitch M, Tchetgen Tchetgen E, Cohen T. Negative Controls: A Tool for Detecting Confounding and Bias in Observational Studies. Epidemiology. 2010;21(3):383-388. </w:t>
      </w:r>
      <w:hyperlink r:id="rId16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https://doi.org/10.1097/EDE.0b013e3181d61eeb</w:t>
        </w:r>
      </w:hyperlink>
      <w:r w:rsidDel="00000000" w:rsidR="00000000" w:rsidRPr="00000000">
        <w:rPr>
          <w:rtl w:val="0"/>
        </w:rPr>
      </w:r>
    </w:p>
    <w:bookmarkStart w:colFirst="0" w:colLast="0" w:name="b45v8is5jx1x" w:id="345"/>
    <w:bookmarkEnd w:id="345"/>
    <w:p w:rsidR="00000000" w:rsidDel="00000000" w:rsidP="00000000" w:rsidRDefault="00000000" w:rsidRPr="00000000" w14:paraId="00000E8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Litchman ML, Berg CA, Porter M, Campbell MS, Tracy EL, Kent de Grey RG ve ark. Family member involvement when multiple family members have type 1 diabetes. Diabetic Medicine. 2025;42(12):e70145. </w:t>
      </w:r>
      <w:hyperlink r:id="rId17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https://doi.org/10.1111/dme.70145</w:t>
        </w:r>
      </w:hyperlink>
      <w:r w:rsidDel="00000000" w:rsidR="00000000" w:rsidRPr="00000000">
        <w:rPr>
          <w:rtl w:val="0"/>
        </w:rPr>
      </w:r>
    </w:p>
    <w:bookmarkStart w:colFirst="0" w:colLast="0" w:name="w1g0zqnkkmrq" w:id="346"/>
    <w:bookmarkEnd w:id="346"/>
    <w:p w:rsidR="00000000" w:rsidDel="00000000" w:rsidP="00000000" w:rsidRDefault="00000000" w:rsidRPr="00000000" w14:paraId="00000E8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Little RJA. A Test of Missing Completely at Random for Multivariate Data with Missing Values. Journal of the American Statistical Association. 1988;83(404):1198-1202. </w:t>
      </w:r>
      <w:hyperlink r:id="rId17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https://doi.org/10.1080/01621459.1988.10478722</w:t>
        </w:r>
      </w:hyperlink>
      <w:r w:rsidDel="00000000" w:rsidR="00000000" w:rsidRPr="00000000">
        <w:rPr>
          <w:rtl w:val="0"/>
        </w:rPr>
      </w:r>
    </w:p>
    <w:bookmarkStart w:colFirst="0" w:colLast="0" w:name="chti8x182fl3" w:id="347"/>
    <w:bookmarkEnd w:id="347"/>
    <w:p w:rsidR="00000000" w:rsidDel="00000000" w:rsidP="00000000" w:rsidRDefault="00000000" w:rsidRPr="00000000" w14:paraId="00000E8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Little RJA, Rubin DB. Statistical Analysis with Missing Data. 2019.</w:t>
      </w:r>
    </w:p>
    <w:bookmarkStart w:colFirst="0" w:colLast="0" w:name="1wydo4dfmp3d" w:id="348"/>
    <w:bookmarkEnd w:id="348"/>
    <w:p w:rsidR="00000000" w:rsidDel="00000000" w:rsidP="00000000" w:rsidRDefault="00000000" w:rsidRPr="00000000" w14:paraId="00000E8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Long KA, Lehmann V, Gerhardt CA, Carpenter AL, Marsland AL, Alderfer MA. Psychosocial functioning and risk factors among siblings of children with cancer: An updated systematic review. Psycho-Oncology. 2018;27(6):1467-1479. </w:t>
      </w:r>
      <w:hyperlink r:id="rId17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https://doi.org/10.1002/pon.4669</w:t>
        </w:r>
      </w:hyperlink>
      <w:r w:rsidDel="00000000" w:rsidR="00000000" w:rsidRPr="00000000">
        <w:rPr>
          <w:rtl w:val="0"/>
        </w:rPr>
      </w:r>
    </w:p>
    <w:bookmarkStart w:colFirst="0" w:colLast="0" w:name="12207uw5pzsg" w:id="349"/>
    <w:bookmarkEnd w:id="349"/>
    <w:p w:rsidR="00000000" w:rsidDel="00000000" w:rsidP="00000000" w:rsidRDefault="00000000" w:rsidRPr="00000000" w14:paraId="00000E8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Lovejoy MC, Graczyk PA, O’Hare E, Neuman G. Maternal Depression and Parenting Behavior. Clinical Psychology Review. 2000;20(5):561-592. </w:t>
      </w:r>
      <w:hyperlink r:id="rId17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https://doi.org/10.1016/S0272-7358(98)00100-7</w:t>
        </w:r>
      </w:hyperlink>
      <w:r w:rsidDel="00000000" w:rsidR="00000000" w:rsidRPr="00000000">
        <w:rPr>
          <w:rtl w:val="0"/>
        </w:rPr>
      </w:r>
    </w:p>
    <w:bookmarkStart w:colFirst="0" w:colLast="0" w:name="kpcizab9adqj" w:id="350"/>
    <w:bookmarkEnd w:id="350"/>
    <w:p w:rsidR="00000000" w:rsidDel="00000000" w:rsidP="00000000" w:rsidRDefault="00000000" w:rsidRPr="00000000" w14:paraId="00000E8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Ludvigsen IE, Haugstvedt A. Adolescents’ Experiences of Being a Sibling of a Child With Type 1 Diabetes: A Qualitative Study. The Science of Diabetes Self-Management and Care. 2026;52(3):251-260. </w:t>
      </w:r>
      <w:hyperlink r:id="rId17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https://doi.org/10.1177/26350106261442180</w:t>
        </w:r>
      </w:hyperlink>
      <w:r w:rsidDel="00000000" w:rsidR="00000000" w:rsidRPr="00000000">
        <w:rPr>
          <w:rtl w:val="0"/>
        </w:rPr>
      </w:r>
    </w:p>
    <w:bookmarkStart w:colFirst="0" w:colLast="0" w:name="hzdj9wf7yo5z" w:id="351"/>
    <w:bookmarkEnd w:id="351"/>
    <w:p w:rsidR="00000000" w:rsidDel="00000000" w:rsidP="00000000" w:rsidRDefault="00000000" w:rsidRPr="00000000" w14:paraId="00000E9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Lummer-Aikey S, Goldstein S. Sibling Adjustment to Childhood Chronic Illness: An Integrative Review. Journal of Family Nursing. 2021;27(2):136-153. </w:t>
      </w:r>
      <w:hyperlink r:id="rId17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https://doi.org/10.1177/1074840720977177</w:t>
        </w:r>
      </w:hyperlink>
      <w:r w:rsidDel="00000000" w:rsidR="00000000" w:rsidRPr="00000000">
        <w:rPr>
          <w:rtl w:val="0"/>
        </w:rPr>
      </w:r>
    </w:p>
    <w:bookmarkStart w:colFirst="0" w:colLast="0" w:name="tgy7286o7m7s" w:id="352"/>
    <w:bookmarkEnd w:id="352"/>
    <w:p w:rsidR="00000000" w:rsidDel="00000000" w:rsidP="00000000" w:rsidRDefault="00000000" w:rsidRPr="00000000" w14:paraId="00000E9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Luque-Fernandez MA, Zoega H, Valdimarsdottir U, Williams MA. Deconstructing the smoking-preeclampsia paradox through a counterfactual framework. European Journal of Epidemiology. 2016;31(6):613-623. </w:t>
      </w:r>
      <w:hyperlink r:id="rId17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https://doi.org/10.1007/s10654-016-0139-5</w:t>
        </w:r>
      </w:hyperlink>
      <w:r w:rsidDel="00000000" w:rsidR="00000000" w:rsidRPr="00000000">
        <w:rPr>
          <w:rtl w:val="0"/>
        </w:rPr>
      </w:r>
    </w:p>
    <w:bookmarkStart w:colFirst="0" w:colLast="0" w:name="kyoodb8brlp3" w:id="353"/>
    <w:bookmarkEnd w:id="353"/>
    <w:p w:rsidR="00000000" w:rsidDel="00000000" w:rsidP="00000000" w:rsidRDefault="00000000" w:rsidRPr="00000000" w14:paraId="00000E9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Maas CJM, Hox JJ. Sufficient sample sizes for multilevel modeling. Methodology. 2005;1(3):86-92. </w:t>
      </w:r>
      <w:hyperlink r:id="rId17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https://doi.org/10.1027/1614-2241.1.3.86</w:t>
        </w:r>
      </w:hyperlink>
      <w:r w:rsidDel="00000000" w:rsidR="00000000" w:rsidRPr="00000000">
        <w:rPr>
          <w:rtl w:val="0"/>
        </w:rPr>
      </w:r>
    </w:p>
    <w:bookmarkStart w:colFirst="0" w:colLast="0" w:name="jea1oqcunxq" w:id="354"/>
    <w:bookmarkEnd w:id="354"/>
    <w:p w:rsidR="00000000" w:rsidDel="00000000" w:rsidP="00000000" w:rsidRDefault="00000000" w:rsidRPr="00000000" w14:paraId="00000E9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Macaulay GC, Boucher SE, Yogarajah A, Galland BC, Wheeler BJ. Sleep and night-time caregiving in parents of children and adolescents with type 1 diabetes mellitus – a qualitative study. Behavioral Sleep Medicine. 2020;18(5):622-636. </w:t>
      </w:r>
      <w:hyperlink r:id="rId17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https://doi.org/10.1080/15402002.2019.1647207</w:t>
        </w:r>
      </w:hyperlink>
      <w:r w:rsidDel="00000000" w:rsidR="00000000" w:rsidRPr="00000000">
        <w:rPr>
          <w:rtl w:val="0"/>
        </w:rPr>
      </w:r>
    </w:p>
    <w:bookmarkStart w:colFirst="0" w:colLast="0" w:name="4mg9n5tzco79" w:id="355"/>
    <w:bookmarkEnd w:id="355"/>
    <w:p w:rsidR="00000000" w:rsidDel="00000000" w:rsidP="00000000" w:rsidRDefault="00000000" w:rsidRPr="00000000" w14:paraId="00000E9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Maccoby EE, Martin JA. Socialization in the context of the family: Parent-child interaction. In: Hetherington EM, Mussen PH, editors. Handbook of Child Psychology: Vol. 4. Socialization, Personality, and Social Development. 4. ed. New York: Wiley; 1983. p. 1-101.</w:t>
      </w:r>
    </w:p>
    <w:bookmarkStart w:colFirst="0" w:colLast="0" w:name="sp54yp3d4cw2" w:id="356"/>
    <w:bookmarkEnd w:id="356"/>
    <w:p w:rsidR="00000000" w:rsidDel="00000000" w:rsidP="00000000" w:rsidRDefault="00000000" w:rsidRPr="00000000" w14:paraId="00000E9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Malterud K, Siersma VD, Guassora AD. Sample Size in Qualitative Interview Studies: Guided by Information Power. Qualitative Health Research. 2016;26(13):1753-1760. </w:t>
      </w:r>
      <w:hyperlink r:id="rId17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https://doi.org/10.1177/1049732315617444</w:t>
        </w:r>
      </w:hyperlink>
      <w:r w:rsidDel="00000000" w:rsidR="00000000" w:rsidRPr="00000000">
        <w:rPr>
          <w:rtl w:val="0"/>
        </w:rPr>
      </w:r>
    </w:p>
    <w:bookmarkStart w:colFirst="0" w:colLast="0" w:name="z8jy4kh9n4q8" w:id="357"/>
    <w:bookmarkEnd w:id="357"/>
    <w:p w:rsidR="00000000" w:rsidDel="00000000" w:rsidP="00000000" w:rsidRDefault="00000000" w:rsidRPr="00000000" w14:paraId="00000E9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Marsh HW, Morin AJS, Parker PD, Kaur G. Exploratory Structural Equation Modeling: An Integration of the Best Features of Exploratory and Confirmatory Factor Analysis. Annual Review of Clinical Psychology. 2014;10:85-110. </w:t>
      </w:r>
      <w:hyperlink r:id="rId18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https://doi.org/10.1146/annurev-clinpsy-032813-153700</w:t>
        </w:r>
      </w:hyperlink>
      <w:r w:rsidDel="00000000" w:rsidR="00000000" w:rsidRPr="00000000">
        <w:rPr>
          <w:rtl w:val="0"/>
        </w:rPr>
      </w:r>
    </w:p>
    <w:bookmarkStart w:colFirst="0" w:colLast="0" w:name="gk3gotz2ud33" w:id="358"/>
    <w:bookmarkEnd w:id="358"/>
    <w:p w:rsidR="00000000" w:rsidDel="00000000" w:rsidP="00000000" w:rsidRDefault="00000000" w:rsidRPr="00000000" w14:paraId="00000E9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Maxwell SE, Cole DA, Mitchell MA. Bias in cross-sectional analyses of longitudinal mediation: Partial and complete mediation under an autoregressive model. Multivariate Behavioral Research. 2011;46(5):816-841. </w:t>
      </w:r>
      <w:hyperlink r:id="rId18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https://doi.org/10.1080/00273171.2011.606716</w:t>
        </w:r>
      </w:hyperlink>
      <w:r w:rsidDel="00000000" w:rsidR="00000000" w:rsidRPr="00000000">
        <w:rPr>
          <w:rtl w:val="0"/>
        </w:rPr>
      </w:r>
    </w:p>
    <w:bookmarkStart w:colFirst="0" w:colLast="0" w:name="g2y32rbw338u" w:id="359"/>
    <w:bookmarkEnd w:id="359"/>
    <w:p w:rsidR="00000000" w:rsidDel="00000000" w:rsidP="00000000" w:rsidRDefault="00000000" w:rsidRPr="00000000" w14:paraId="00000E9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McNeish D, Wolf MG. Thinking twice about sum scores. Behavior Research Methods. 2020;52(6):2287-2305. </w:t>
      </w:r>
      <w:hyperlink r:id="rId18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https://doi.org/10.3758/s13428-020-01398-0</w:t>
        </w:r>
      </w:hyperlink>
      <w:r w:rsidDel="00000000" w:rsidR="00000000" w:rsidRPr="00000000">
        <w:rPr>
          <w:rtl w:val="0"/>
        </w:rPr>
      </w:r>
    </w:p>
    <w:bookmarkStart w:colFirst="0" w:colLast="0" w:name="8zs9amqvghnw" w:id="360"/>
    <w:bookmarkEnd w:id="360"/>
    <w:p w:rsidR="00000000" w:rsidDel="00000000" w:rsidP="00000000" w:rsidRDefault="00000000" w:rsidRPr="00000000" w14:paraId="00000E9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Mertens G, Krypotos A-M. Preregistration of Analyses of Preexisting Data. Psychologica Belgica. 2019;59(1):338-352. </w:t>
      </w:r>
      <w:hyperlink r:id="rId18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https://doi.org/10.5334/pb.493</w:t>
        </w:r>
      </w:hyperlink>
      <w:r w:rsidDel="00000000" w:rsidR="00000000" w:rsidRPr="00000000">
        <w:rPr>
          <w:rtl w:val="0"/>
        </w:rPr>
      </w:r>
    </w:p>
    <w:bookmarkStart w:colFirst="0" w:colLast="0" w:name="gp6ku9cu9qkb" w:id="361"/>
    <w:bookmarkEnd w:id="361"/>
    <w:p w:rsidR="00000000" w:rsidDel="00000000" w:rsidP="00000000" w:rsidRDefault="00000000" w:rsidRPr="00000000" w14:paraId="00000E9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Mokkink LB, Vet HCW de, Prinsen CAC, Patrick DL, Alonso J, Bouter LM ve ark. COSMIN Risk of Bias checklist for systematic reviews of Patient-Reported Outcome Measures. Quality of Life Research. 2018;27(5):1171-1179. </w:t>
      </w:r>
      <w:hyperlink r:id="rId18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https://doi.org/10.1007/s11136-017-1765-4</w:t>
        </w:r>
      </w:hyperlink>
      <w:r w:rsidDel="00000000" w:rsidR="00000000" w:rsidRPr="00000000">
        <w:rPr>
          <w:rtl w:val="0"/>
        </w:rPr>
      </w:r>
    </w:p>
    <w:bookmarkStart w:colFirst="0" w:colLast="0" w:name="cswlqanlugfd" w:id="362"/>
    <w:bookmarkEnd w:id="362"/>
    <w:p w:rsidR="00000000" w:rsidDel="00000000" w:rsidP="00000000" w:rsidRDefault="00000000" w:rsidRPr="00000000" w14:paraId="00000E9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Morsbach SK, Prinz RJ. Understanding and improving the validity of self-report of parenting. Clinical Child and Family Psychology Review. 2006;9(1):1-21. </w:t>
      </w:r>
      <w:hyperlink r:id="rId18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https://doi.org/10.1007/s10567-006-0001-5</w:t>
        </w:r>
      </w:hyperlink>
      <w:r w:rsidDel="00000000" w:rsidR="00000000" w:rsidRPr="00000000">
        <w:rPr>
          <w:rtl w:val="0"/>
        </w:rPr>
      </w:r>
    </w:p>
    <w:bookmarkStart w:colFirst="0" w:colLast="0" w:name="y3yy9kiekbsm" w:id="363"/>
    <w:bookmarkEnd w:id="363"/>
    <w:p w:rsidR="00000000" w:rsidDel="00000000" w:rsidP="00000000" w:rsidRDefault="00000000" w:rsidRPr="00000000" w14:paraId="00000E9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Muthén B, Asparouhov T. Bayesian structural equation modeling: A more flexible representation of substantive theory. Psychological Methods. 2012;17(3):313-335. </w:t>
      </w:r>
      <w:hyperlink r:id="rId18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https://doi.org/10.1037/a0026802</w:t>
        </w:r>
      </w:hyperlink>
      <w:r w:rsidDel="00000000" w:rsidR="00000000" w:rsidRPr="00000000">
        <w:rPr>
          <w:rtl w:val="0"/>
        </w:rPr>
      </w:r>
    </w:p>
    <w:bookmarkStart w:colFirst="0" w:colLast="0" w:name="lyrd9x9rr440" w:id="364"/>
    <w:bookmarkEnd w:id="364"/>
    <w:p w:rsidR="00000000" w:rsidDel="00000000" w:rsidP="00000000" w:rsidRDefault="00000000" w:rsidRPr="00000000" w14:paraId="00000E9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Naivar Sen CK, Gurleyik D, Psouni E. The role of physical activity on parental rejection and body image perceptions. International Journal of Environmental Research and Public Health. 2020;17(7):2176. </w:t>
      </w:r>
      <w:hyperlink r:id="rId18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https://doi.org/10.3390/ijerph17072176</w:t>
        </w:r>
      </w:hyperlink>
      <w:r w:rsidDel="00000000" w:rsidR="00000000" w:rsidRPr="00000000">
        <w:rPr>
          <w:rtl w:val="0"/>
        </w:rPr>
      </w:r>
    </w:p>
    <w:bookmarkStart w:colFirst="0" w:colLast="0" w:name="w2sfyzsspy6f" w:id="365"/>
    <w:bookmarkEnd w:id="365"/>
    <w:p w:rsidR="00000000" w:rsidDel="00000000" w:rsidP="00000000" w:rsidRDefault="00000000" w:rsidRPr="00000000" w14:paraId="00000E9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Nylund KL, Asparouhov T, Muthén BO. Deciding on the number of classes in latent class analysis and growth mixture modeling: A Monte Carlo simulation study. Structural Equation Modeling: A Multidisciplinary Journal. 2007;14(4):535-569. </w:t>
      </w:r>
      <w:hyperlink r:id="rId18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https://doi.org/10.1080/10705510701575396</w:t>
        </w:r>
      </w:hyperlink>
      <w:r w:rsidDel="00000000" w:rsidR="00000000" w:rsidRPr="00000000">
        <w:rPr>
          <w:rtl w:val="0"/>
        </w:rPr>
      </w:r>
    </w:p>
    <w:bookmarkStart w:colFirst="0" w:colLast="0" w:name="uugt3epl4e9e" w:id="366"/>
    <w:bookmarkEnd w:id="366"/>
    <w:p w:rsidR="00000000" w:rsidDel="00000000" w:rsidP="00000000" w:rsidRDefault="00000000" w:rsidRPr="00000000" w14:paraId="00000E9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O’Brien BC, Harris IB, Beckman TJ, Reed DA, Cook DA. Standards for Reporting Qualitative Research. Academic Medicine. 2014;89(9):1245-1251. </w:t>
      </w:r>
      <w:hyperlink r:id="rId18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https://doi.org/10.1097/acm.0000000000000388</w:t>
        </w:r>
      </w:hyperlink>
      <w:r w:rsidDel="00000000" w:rsidR="00000000" w:rsidRPr="00000000">
        <w:rPr>
          <w:rtl w:val="0"/>
        </w:rPr>
      </w:r>
    </w:p>
    <w:bookmarkStart w:colFirst="0" w:colLast="0" w:name="tej6jtbenmbs" w:id="367"/>
    <w:bookmarkEnd w:id="367"/>
    <w:p w:rsidR="00000000" w:rsidDel="00000000" w:rsidP="00000000" w:rsidRDefault="00000000" w:rsidRPr="00000000" w14:paraId="00000EA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O’Cathain A, Murphy E, Nicholl J. The Quality of Mixed Methods Studies in Health Services Research. Journal of Health Services Research &amp; Policy. 2008;13(2):92-98. </w:t>
      </w:r>
      <w:hyperlink r:id="rId19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https://doi.org/10.1258/jhsrp.2007.007074</w:t>
        </w:r>
      </w:hyperlink>
      <w:r w:rsidDel="00000000" w:rsidR="00000000" w:rsidRPr="00000000">
        <w:rPr>
          <w:rtl w:val="0"/>
        </w:rPr>
      </w:r>
    </w:p>
    <w:bookmarkStart w:colFirst="0" w:colLast="0" w:name="yy90rf6or7m2" w:id="368"/>
    <w:bookmarkEnd w:id="368"/>
    <w:p w:rsidR="00000000" w:rsidDel="00000000" w:rsidP="00000000" w:rsidRDefault="00000000" w:rsidRPr="00000000" w14:paraId="00000EA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Ogle GD, James S, Dabelea D, Pihoker C, Svennson J, Maniam J ve ark. Global estimates of incidence of type 1 diabetes in children and adolescents: Results from the International Diabetes Federation Atlas, 10th edition. Diabetes Research and Clinical Practice. 2022;183:109083. </w:t>
      </w:r>
      <w:hyperlink r:id="rId19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https://doi.org/10.1016/j.diabres.2021.109083</w:t>
        </w:r>
      </w:hyperlink>
      <w:r w:rsidDel="00000000" w:rsidR="00000000" w:rsidRPr="00000000">
        <w:rPr>
          <w:rtl w:val="0"/>
        </w:rPr>
      </w:r>
    </w:p>
    <w:bookmarkStart w:colFirst="0" w:colLast="0" w:name="z6b1lmaopklw" w:id="369"/>
    <w:bookmarkEnd w:id="369"/>
    <w:p w:rsidR="00000000" w:rsidDel="00000000" w:rsidP="00000000" w:rsidRDefault="00000000" w:rsidRPr="00000000" w14:paraId="00000EA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Olsen JA, Kenny DA. Structural Equation Modeling with Interchangeable Dyads. Psychological Methods. 2006;11(2):127-141. </w:t>
      </w:r>
      <w:hyperlink r:id="rId19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https://doi.org/10.1037/1082-989X.11.2.127</w:t>
        </w:r>
      </w:hyperlink>
      <w:r w:rsidDel="00000000" w:rsidR="00000000" w:rsidRPr="00000000">
        <w:rPr>
          <w:rtl w:val="0"/>
        </w:rPr>
      </w:r>
    </w:p>
    <w:bookmarkStart w:colFirst="0" w:colLast="0" w:name="fd1a6qqgzmx9" w:id="370"/>
    <w:bookmarkEnd w:id="370"/>
    <w:p w:rsidR="00000000" w:rsidDel="00000000" w:rsidP="00000000" w:rsidRDefault="00000000" w:rsidRPr="00000000" w14:paraId="00000EA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Özgüven Öztornacı B, Ardahan Akgül E, Yanar N, Akyol S, Yetim P, Baş G ve ark. The Effect of Parental Collaboration on Diabetes Self-Efficacy, Quality of Life and HbA1c Level in Adolescents Diagnosed with Type 1 Diabetes. Journal of Clinical Research in Pediatric Endocrinology. 2025;17(2):176-184. </w:t>
      </w:r>
      <w:hyperlink r:id="rId19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https://doi.org/10.4274/jcrpe.galenos.2024.2024-4-7</w:t>
        </w:r>
      </w:hyperlink>
      <w:r w:rsidDel="00000000" w:rsidR="00000000" w:rsidRPr="00000000">
        <w:rPr>
          <w:rtl w:val="0"/>
        </w:rPr>
      </w:r>
    </w:p>
    <w:bookmarkStart w:colFirst="0" w:colLast="0" w:name="74qey8a7nt9" w:id="371"/>
    <w:bookmarkEnd w:id="371"/>
    <w:p w:rsidR="00000000" w:rsidDel="00000000" w:rsidP="00000000" w:rsidRDefault="00000000" w:rsidRPr="00000000" w14:paraId="00000E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Parker G, Tupling H, Brown LB. A Parental Bonding Instrument. British Journal of Medical Psychology. 1979;52(1):1-10. </w:t>
      </w:r>
      <w:hyperlink r:id="rId19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https://doi.org/10.1111/j.2044-8341.1979.tb02487.x</w:t>
        </w:r>
      </w:hyperlink>
      <w:r w:rsidDel="00000000" w:rsidR="00000000" w:rsidRPr="00000000">
        <w:rPr>
          <w:rtl w:val="0"/>
        </w:rPr>
      </w:r>
    </w:p>
    <w:bookmarkStart w:colFirst="0" w:colLast="0" w:name="iu8eqfv2zquu" w:id="372"/>
    <w:bookmarkEnd w:id="372"/>
    <w:p w:rsidR="00000000" w:rsidDel="00000000" w:rsidP="00000000" w:rsidRDefault="00000000" w:rsidRPr="00000000" w14:paraId="00000EA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Patton MQ. Qualitative Research &amp; Evaluation Methods: Integrating Theory and Practice. 2015.</w:t>
      </w:r>
    </w:p>
    <w:bookmarkStart w:colFirst="0" w:colLast="0" w:name="feei7lnj7n2i" w:id="373"/>
    <w:bookmarkEnd w:id="373"/>
    <w:p w:rsidR="00000000" w:rsidDel="00000000" w:rsidP="00000000" w:rsidRDefault="00000000" w:rsidRPr="00000000" w14:paraId="00000EA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Penelo E, Viladrich C, Domènech JM. Perceived parental rearing style in childhood: internal structure and concurrent validity on the Egna Minnen Beträffande Uppfostran–Child Version in clinical settings. Comprehensive Psychiatry. 2010;51(4):434-442. </w:t>
      </w:r>
      <w:hyperlink r:id="rId19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https://doi.org/10.1016/j.comppsych.2009.08.003</w:t>
        </w:r>
      </w:hyperlink>
      <w:r w:rsidDel="00000000" w:rsidR="00000000" w:rsidRPr="00000000">
        <w:rPr>
          <w:rtl w:val="0"/>
        </w:rPr>
      </w:r>
    </w:p>
    <w:bookmarkStart w:colFirst="0" w:colLast="0" w:name="jjt73ikyxwpl" w:id="374"/>
    <w:bookmarkEnd w:id="374"/>
    <w:p w:rsidR="00000000" w:rsidDel="00000000" w:rsidP="00000000" w:rsidRDefault="00000000" w:rsidRPr="00000000" w14:paraId="00000E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Penelo E, Viladrich C, Domènech JM. Adolescents’ perceptions of parental behavior: psychometric properties of the short Egna Minnen Beträffande Uppfostran-Adolescent version (S-EMBU-A) in a clinical sample. Comprehensive Psychiatry. 2012;53(1):87-94. </w:t>
      </w:r>
      <w:hyperlink r:id="rId19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https://doi.org/10.1016/j.comppsych.2011.01.009</w:t>
        </w:r>
      </w:hyperlink>
      <w:r w:rsidDel="00000000" w:rsidR="00000000" w:rsidRPr="00000000">
        <w:rPr>
          <w:rtl w:val="0"/>
        </w:rPr>
      </w:r>
    </w:p>
    <w:bookmarkStart w:colFirst="0" w:colLast="0" w:name="qlsvnvwri43y" w:id="375"/>
    <w:bookmarkEnd w:id="375"/>
    <w:p w:rsidR="00000000" w:rsidDel="00000000" w:rsidP="00000000" w:rsidRDefault="00000000" w:rsidRPr="00000000" w14:paraId="00000EA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Perris C, Jacobsson L, Lindström H, Knorring L von, Perris H. Development of a new inventory for assessing memories of parental rearing behaviour. Acta Psychiatrica Scandinavica. 1980;61(4):265-274. </w:t>
      </w:r>
      <w:hyperlink r:id="rId19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https://doi.org/10.1111/j.1600-0447.1980.tb00581.x</w:t>
        </w:r>
      </w:hyperlink>
      <w:r w:rsidDel="00000000" w:rsidR="00000000" w:rsidRPr="00000000">
        <w:rPr>
          <w:rtl w:val="0"/>
        </w:rPr>
      </w:r>
    </w:p>
    <w:bookmarkStart w:colFirst="0" w:colLast="0" w:name="a6hwz2bt04kq" w:id="376"/>
    <w:bookmarkEnd w:id="376"/>
    <w:p w:rsidR="00000000" w:rsidDel="00000000" w:rsidP="00000000" w:rsidRDefault="00000000" w:rsidRPr="00000000" w14:paraId="00000EA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Petersen KJ, Qualter P, Humphrey N. The Application of Latent Class Analysis for Investigating Population Child Mental Health: A Systematic Review. Frontiers in Psychology. 2019;10:1214. </w:t>
      </w:r>
      <w:hyperlink r:id="rId19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https://doi.org/10.3389/fpsyg.2019.01214</w:t>
        </w:r>
      </w:hyperlink>
      <w:r w:rsidDel="00000000" w:rsidR="00000000" w:rsidRPr="00000000">
        <w:rPr>
          <w:rtl w:val="0"/>
        </w:rPr>
      </w:r>
    </w:p>
    <w:bookmarkStart w:colFirst="0" w:colLast="0" w:name="hrfrvao0s5mj" w:id="377"/>
    <w:bookmarkEnd w:id="377"/>
    <w:p w:rsidR="00000000" w:rsidDel="00000000" w:rsidP="00000000" w:rsidRDefault="00000000" w:rsidRPr="00000000" w14:paraId="00000EA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Pinquart M. Do the Parent-Child Relationship and Parenting Behaviors Differ Between Families With a Child With and Without Chronic Illness? A Meta-Analysis. Journal of Pediatric Psychology. 2013;38(7):708-721. </w:t>
      </w:r>
      <w:hyperlink r:id="rId19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https://doi.org/10.1093/jpepsy/jst020</w:t>
        </w:r>
      </w:hyperlink>
      <w:r w:rsidDel="00000000" w:rsidR="00000000" w:rsidRPr="00000000">
        <w:rPr>
          <w:rtl w:val="0"/>
        </w:rPr>
      </w:r>
    </w:p>
    <w:bookmarkStart w:colFirst="0" w:colLast="0" w:name="3nr9adlia590" w:id="378"/>
    <w:bookmarkEnd w:id="378"/>
    <w:p w:rsidR="00000000" w:rsidDel="00000000" w:rsidP="00000000" w:rsidRDefault="00000000" w:rsidRPr="00000000" w14:paraId="00000EA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Pinquart M. Associations of parenting dimensions and styles with externalizing problems of children and adolescents: An updated meta-analysis. Developmental Psychology. 2017;53(5):873-932. </w:t>
      </w:r>
      <w:hyperlink r:id="rId20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https://doi.org/10.1037/dev0000295</w:t>
        </w:r>
      </w:hyperlink>
      <w:r w:rsidDel="00000000" w:rsidR="00000000" w:rsidRPr="00000000">
        <w:rPr>
          <w:rtl w:val="0"/>
        </w:rPr>
      </w:r>
    </w:p>
    <w:bookmarkStart w:colFirst="0" w:colLast="0" w:name="o0uxjnbk6qqi" w:id="379"/>
    <w:bookmarkEnd w:id="379"/>
    <w:p w:rsidR="00000000" w:rsidDel="00000000" w:rsidP="00000000" w:rsidRDefault="00000000" w:rsidRPr="00000000" w14:paraId="00000EA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Pinquart M. Parenting stress in caregivers of children with chronic physical condition—A meta-analysis. Stress and Health. 2018;34(2):197-207. </w:t>
      </w:r>
      <w:hyperlink r:id="rId20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https://doi.org/10.1002/smi.2780</w:t>
        </w:r>
      </w:hyperlink>
      <w:r w:rsidDel="00000000" w:rsidR="00000000" w:rsidRPr="00000000">
        <w:rPr>
          <w:rtl w:val="0"/>
        </w:rPr>
      </w:r>
    </w:p>
    <w:bookmarkStart w:colFirst="0" w:colLast="0" w:name="pzx8aaozgttw" w:id="380"/>
    <w:bookmarkEnd w:id="380"/>
    <w:p w:rsidR="00000000" w:rsidDel="00000000" w:rsidP="00000000" w:rsidRDefault="00000000" w:rsidRPr="00000000" w14:paraId="00000EA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Pinquart M, Shen Y. Behavior problems in children and adolescents with chronic physical illness: a meta-analysis. Journal of Pediatric Psychology. 2011;36(9):1003-1016. </w:t>
      </w:r>
      <w:hyperlink r:id="rId20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https://doi.org/10.1093/jpepsy/jsr042</w:t>
        </w:r>
      </w:hyperlink>
      <w:r w:rsidDel="00000000" w:rsidR="00000000" w:rsidRPr="00000000">
        <w:rPr>
          <w:rtl w:val="0"/>
        </w:rPr>
      </w:r>
    </w:p>
    <w:bookmarkStart w:colFirst="0" w:colLast="0" w:name="o3zdh5o4nof9" w:id="381"/>
    <w:bookmarkEnd w:id="381"/>
    <w:p w:rsidR="00000000" w:rsidDel="00000000" w:rsidP="00000000" w:rsidRDefault="00000000" w:rsidRPr="00000000" w14:paraId="00000EA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Putnick DL, Bornstein MH. Measurement invariance conventions and reporting: The state of the art and future directions for psychological research. Developmental Review. 2016;41:71-90. </w:t>
      </w:r>
      <w:hyperlink r:id="rId20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https://doi.org/10.1016/j.dr.2016.06.004</w:t>
        </w:r>
      </w:hyperlink>
      <w:r w:rsidDel="00000000" w:rsidR="00000000" w:rsidRPr="00000000">
        <w:rPr>
          <w:rtl w:val="0"/>
        </w:rPr>
      </w:r>
    </w:p>
    <w:bookmarkStart w:colFirst="0" w:colLast="0" w:name="pbql11pwpf8" w:id="382"/>
    <w:bookmarkEnd w:id="382"/>
    <w:p w:rsidR="00000000" w:rsidDel="00000000" w:rsidP="00000000" w:rsidRDefault="00000000" w:rsidRPr="00000000" w14:paraId="00000EA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Quinn LM, Stanley D, Milano F, Perego G, Randell MJ, Gatti F ve ark. Psychosocial implications, acceptability and ethics of screening for paediatric type 1 diabetes: a systematic review and mixed methods evidence synthesis. Diabetologia. 2026;69(7):1759-1781. </w:t>
      </w:r>
      <w:hyperlink r:id="rId20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https://doi.org/10.1007/s00125-026-06717-2</w:t>
        </w:r>
      </w:hyperlink>
      <w:r w:rsidDel="00000000" w:rsidR="00000000" w:rsidRPr="00000000">
        <w:rPr>
          <w:rtl w:val="0"/>
        </w:rPr>
      </w:r>
    </w:p>
    <w:bookmarkStart w:colFirst="0" w:colLast="0" w:name="cggz74ixa1bv" w:id="383"/>
    <w:bookmarkEnd w:id="383"/>
    <w:p w:rsidR="00000000" w:rsidDel="00000000" w:rsidP="00000000" w:rsidRDefault="00000000" w:rsidRPr="00000000" w14:paraId="00000EB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Rad F, Andrei EL, Irimie-Ana A, Olteanu I, Budișteanu M, Mihailescu I ve ark. Sibling relationship dynamics in families with a child diagnosed with a chronic mental disorder versus a somatic condition. Children. 2023;10(3):587. </w:t>
      </w:r>
      <w:hyperlink r:id="rId20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https://doi.org/10.3390/children10030587</w:t>
        </w:r>
      </w:hyperlink>
      <w:r w:rsidDel="00000000" w:rsidR="00000000" w:rsidRPr="00000000">
        <w:rPr>
          <w:rtl w:val="0"/>
        </w:rPr>
      </w:r>
    </w:p>
    <w:bookmarkStart w:colFirst="0" w:colLast="0" w:name="rin20ix7x9cr" w:id="384"/>
    <w:bookmarkEnd w:id="384"/>
    <w:p w:rsidR="00000000" w:rsidDel="00000000" w:rsidP="00000000" w:rsidRDefault="00000000" w:rsidRPr="00000000" w14:paraId="00000EB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Raftery AE. Bayesian Model Selection in Social Research. Sociological Methodology. 1995;25:111-163. </w:t>
      </w:r>
      <w:hyperlink r:id="rId20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https://doi.org/10.2307/271063</w:t>
        </w:r>
      </w:hyperlink>
      <w:r w:rsidDel="00000000" w:rsidR="00000000" w:rsidRPr="00000000">
        <w:rPr>
          <w:rtl w:val="0"/>
        </w:rPr>
      </w:r>
    </w:p>
    <w:bookmarkStart w:colFirst="0" w:colLast="0" w:name="y3jbj4acwehu" w:id="385"/>
    <w:bookmarkEnd w:id="385"/>
    <w:p w:rsidR="00000000" w:rsidDel="00000000" w:rsidP="00000000" w:rsidRDefault="00000000" w:rsidRPr="00000000" w14:paraId="00000EB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Rohner RP. The Parental "Acceptance-Rejection Syndrome": Universal Correlates of Perceived Rejection. American Psychologist. 2004;59(8):830-840. </w:t>
      </w:r>
      <w:hyperlink r:id="rId20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https://doi.org/10.1037/0003-066x.59.8.830</w:t>
        </w:r>
      </w:hyperlink>
      <w:r w:rsidDel="00000000" w:rsidR="00000000" w:rsidRPr="00000000">
        <w:rPr>
          <w:rtl w:val="0"/>
        </w:rPr>
      </w:r>
    </w:p>
    <w:bookmarkStart w:colFirst="0" w:colLast="0" w:name="v5vja6qn61he" w:id="386"/>
    <w:bookmarkEnd w:id="386"/>
    <w:p w:rsidR="00000000" w:rsidDel="00000000" w:rsidP="00000000" w:rsidRDefault="00000000" w:rsidRPr="00000000" w14:paraId="00000EB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Rolland JS, Walsh F. Facilitating family resilience with childhood illness and disability. Current Opinion in Pediatrics. 2006;18(5):527-538. </w:t>
      </w:r>
      <w:hyperlink r:id="rId20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https://doi.org/10.1097/01.mop.0000245354.83454.68</w:t>
        </w:r>
      </w:hyperlink>
      <w:r w:rsidDel="00000000" w:rsidR="00000000" w:rsidRPr="00000000">
        <w:rPr>
          <w:rtl w:val="0"/>
        </w:rPr>
      </w:r>
    </w:p>
    <w:bookmarkStart w:colFirst="0" w:colLast="0" w:name="lqdfq04h7jw1" w:id="387"/>
    <w:bookmarkEnd w:id="387"/>
    <w:p w:rsidR="00000000" w:rsidDel="00000000" w:rsidP="00000000" w:rsidRDefault="00000000" w:rsidRPr="00000000" w14:paraId="00000EB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Rosenbaum PR, Rubin DB. The Central Role of the Propensity Score in Observational Studies for Causal Effects. Biometrika. 1983;70(1):41-55. </w:t>
      </w:r>
      <w:hyperlink r:id="rId20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https://doi.org/10.1093/biomet/70.1.41</w:t>
        </w:r>
      </w:hyperlink>
      <w:r w:rsidDel="00000000" w:rsidR="00000000" w:rsidRPr="00000000">
        <w:rPr>
          <w:rtl w:val="0"/>
        </w:rPr>
      </w:r>
    </w:p>
    <w:bookmarkStart w:colFirst="0" w:colLast="0" w:name="e9hf2meudppc" w:id="388"/>
    <w:bookmarkEnd w:id="388"/>
    <w:p w:rsidR="00000000" w:rsidDel="00000000" w:rsidP="00000000" w:rsidRDefault="00000000" w:rsidRPr="00000000" w14:paraId="00000EB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Rosland A-M, Heisler M, Piette JD. The impact of family behaviors and communication patterns on chronic illness outcomes: a systematic review. Journal of Behavioral Medicine. 2012;35(2):221-239. </w:t>
      </w:r>
      <w:hyperlink r:id="rId21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https://doi.org/10.1007/s10865-011-9354-4</w:t>
        </w:r>
      </w:hyperlink>
      <w:r w:rsidDel="00000000" w:rsidR="00000000" w:rsidRPr="00000000">
        <w:rPr>
          <w:rtl w:val="0"/>
        </w:rPr>
      </w:r>
    </w:p>
    <w:bookmarkStart w:colFirst="0" w:colLast="0" w:name="4auleidzp8nd" w:id="389"/>
    <w:bookmarkEnd w:id="389"/>
    <w:p w:rsidR="00000000" w:rsidDel="00000000" w:rsidP="00000000" w:rsidRDefault="00000000" w:rsidRPr="00000000" w14:paraId="00000EB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Rumburg TM, Lord JH, Savin KL, Jaser SS. Maternal diabetes distress is linked to maternal depressive symptoms and adolescents’ glycemic control. Pediatric Diabetes. 2017;18(1):67-70. </w:t>
      </w:r>
      <w:hyperlink r:id="rId21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https://doi.org/10.1111/pedi.12350</w:t>
        </w:r>
      </w:hyperlink>
      <w:r w:rsidDel="00000000" w:rsidR="00000000" w:rsidRPr="00000000">
        <w:rPr>
          <w:rtl w:val="0"/>
        </w:rPr>
      </w:r>
    </w:p>
    <w:bookmarkStart w:colFirst="0" w:colLast="0" w:name="5o8zab7aqiy1" w:id="390"/>
    <w:bookmarkEnd w:id="390"/>
    <w:p w:rsidR="00000000" w:rsidDel="00000000" w:rsidP="00000000" w:rsidRDefault="00000000" w:rsidRPr="00000000" w14:paraId="00000EB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Samejima F. Estimation of Latent Ability Using a Response Pattern of Graded Scores. Psychometrika. 1969;34(S1):1-97. </w:t>
      </w:r>
      <w:hyperlink r:id="rId21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https://doi.org/10.1007/BF03372160</w:t>
        </w:r>
      </w:hyperlink>
      <w:r w:rsidDel="00000000" w:rsidR="00000000" w:rsidRPr="00000000">
        <w:rPr>
          <w:rtl w:val="0"/>
        </w:rPr>
      </w:r>
    </w:p>
    <w:bookmarkStart w:colFirst="0" w:colLast="0" w:name="d36ovq3fjd1n" w:id="391"/>
    <w:bookmarkEnd w:id="391"/>
    <w:p w:rsidR="00000000" w:rsidDel="00000000" w:rsidP="00000000" w:rsidRDefault="00000000" w:rsidRPr="00000000" w14:paraId="00000EB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Sandelowski M. Whatever Happened to Qualitative Description? Research in Nursing &amp; Health. 2000;23(4):334-340. </w:t>
      </w:r>
      <w:hyperlink r:id="rId21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https://doi.org/10.1002/1098-240X(200008)23:4&lt;334::AID-NUR9&gt;3.0.CO;2-G</w:t>
        </w:r>
      </w:hyperlink>
      <w:r w:rsidDel="00000000" w:rsidR="00000000" w:rsidRPr="00000000">
        <w:rPr>
          <w:rtl w:val="0"/>
        </w:rPr>
      </w:r>
    </w:p>
    <w:bookmarkStart w:colFirst="0" w:colLast="0" w:name="dtcqsoxxkblt" w:id="392"/>
    <w:bookmarkEnd w:id="392"/>
    <w:p w:rsidR="00000000" w:rsidDel="00000000" w:rsidP="00000000" w:rsidRDefault="00000000" w:rsidRPr="00000000" w14:paraId="00000EB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Sangha R, Grieve N, Braaten K, Gill S, Yakubu T, Warshawski T ve ark. The diabetes distress experience from the perspective of adolescents and their parents. Frontiers in Clinical Diabetes and Healthcare. 2026;7:1652578. </w:t>
      </w:r>
      <w:hyperlink r:id="rId21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https://doi.org/10.3389/fcdhc.2026.1652578</w:t>
        </w:r>
      </w:hyperlink>
      <w:r w:rsidDel="00000000" w:rsidR="00000000" w:rsidRPr="00000000">
        <w:rPr>
          <w:rtl w:val="0"/>
        </w:rPr>
      </w:r>
    </w:p>
    <w:bookmarkStart w:colFirst="0" w:colLast="0" w:name="7jqxyfhab403" w:id="393"/>
    <w:bookmarkEnd w:id="393"/>
    <w:p w:rsidR="00000000" w:rsidDel="00000000" w:rsidP="00000000" w:rsidRDefault="00000000" w:rsidRPr="00000000" w14:paraId="00000EB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ES. A circumplex model for maternal behavior. Journal of Abnormal and Social Psychology. 1959;59(2):226-235. </w:t>
      </w:r>
      <w:hyperlink r:id="rId21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https://doi.org/10.1037/h0041114</w:t>
        </w:r>
      </w:hyperlink>
      <w:r w:rsidDel="00000000" w:rsidR="00000000" w:rsidRPr="00000000">
        <w:rPr>
          <w:rtl w:val="0"/>
        </w:rPr>
      </w:r>
    </w:p>
    <w:bookmarkStart w:colFirst="0" w:colLast="0" w:name="zfx9z18u8v9l" w:id="394"/>
    <w:bookmarkEnd w:id="394"/>
    <w:p w:rsidR="00000000" w:rsidDel="00000000" w:rsidP="00000000" w:rsidRDefault="00000000" w:rsidRPr="00000000" w14:paraId="00000EB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Schaefer ES. Children’s reports of parental behavior: An inventory. Child Development. 1965;36(2):413-424. </w:t>
      </w:r>
      <w:hyperlink r:id="rId21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https://doi.org/10.2307/1126465</w:t>
        </w:r>
      </w:hyperlink>
      <w:r w:rsidDel="00000000" w:rsidR="00000000" w:rsidRPr="00000000">
        <w:rPr>
          <w:rtl w:val="0"/>
        </w:rPr>
      </w:r>
    </w:p>
    <w:bookmarkStart w:colFirst="0" w:colLast="0" w:name="5pzccqhi14xs" w:id="395"/>
    <w:bookmarkEnd w:id="395"/>
    <w:p w:rsidR="00000000" w:rsidDel="00000000" w:rsidP="00000000" w:rsidRDefault="00000000" w:rsidRPr="00000000" w14:paraId="00000E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Sharpe D, Rossiter L. Siblings of Children with a Chronic Illness: A Meta-Analysis. Journal of Pediatric Psychology. 2002;27(8):699-710. </w:t>
      </w:r>
      <w:hyperlink r:id="rId21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https://doi.org/10.1093/jpepsy/27.8.699</w:t>
        </w:r>
      </w:hyperlink>
      <w:r w:rsidDel="00000000" w:rsidR="00000000" w:rsidRPr="00000000">
        <w:rPr>
          <w:rtl w:val="0"/>
        </w:rPr>
      </w:r>
    </w:p>
    <w:bookmarkStart w:colFirst="0" w:colLast="0" w:name="fe3scbj6ueia" w:id="396"/>
    <w:bookmarkEnd w:id="396"/>
    <w:p w:rsidR="00000000" w:rsidDel="00000000" w:rsidP="00000000" w:rsidRDefault="00000000" w:rsidRPr="00000000" w14:paraId="00000EB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Sijtsma K. On the use, the misuse, and the very limited usefulness of Cronbach’s alpha. Psychometrika. 2009;74(1):107-120. </w:t>
      </w:r>
      <w:hyperlink r:id="rId21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https://doi.org/10.1007/s11336-008-9101-0</w:t>
        </w:r>
      </w:hyperlink>
      <w:r w:rsidDel="00000000" w:rsidR="00000000" w:rsidRPr="00000000">
        <w:rPr>
          <w:rtl w:val="0"/>
        </w:rPr>
      </w:r>
    </w:p>
    <w:bookmarkStart w:colFirst="0" w:colLast="0" w:name="jc83amgjt641" w:id="397"/>
    <w:bookmarkEnd w:id="397"/>
    <w:p w:rsidR="00000000" w:rsidDel="00000000" w:rsidP="00000000" w:rsidRDefault="00000000" w:rsidRPr="00000000" w14:paraId="00000EB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Simonsohn U, Simmons JP, Nelson LD. Specification Curve Analysis. Nature Human Behaviour. 2020;4(11):1208-1214. </w:t>
      </w:r>
      <w:hyperlink r:id="rId21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https://doi.org/10.1038/s41562-020-0912-z</w:t>
        </w:r>
      </w:hyperlink>
      <w:r w:rsidDel="00000000" w:rsidR="00000000" w:rsidRPr="00000000">
        <w:rPr>
          <w:rtl w:val="0"/>
        </w:rPr>
      </w:r>
    </w:p>
    <w:bookmarkStart w:colFirst="0" w:colLast="0" w:name="evko9w6slx4p" w:id="398"/>
    <w:bookmarkEnd w:id="398"/>
    <w:p w:rsidR="00000000" w:rsidDel="00000000" w:rsidP="00000000" w:rsidRDefault="00000000" w:rsidRPr="00000000" w14:paraId="00000E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Sorgente A, Caliciuri R, Robba M, Lanz M, Zumbo BD. A systematic review of latent class analysis in psychology: Examining the gap between guidelines and research practice. Behavior Research Methods. 2025;57(11):301. </w:t>
      </w:r>
      <w:hyperlink r:id="rId22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https://doi.org/10.3758/s13428-025-02812-1</w:t>
        </w:r>
      </w:hyperlink>
      <w:r w:rsidDel="00000000" w:rsidR="00000000" w:rsidRPr="00000000">
        <w:rPr>
          <w:rtl w:val="0"/>
        </w:rPr>
      </w:r>
    </w:p>
    <w:bookmarkStart w:colFirst="0" w:colLast="0" w:name="4yt4bux0o2f4" w:id="399"/>
    <w:bookmarkEnd w:id="399"/>
    <w:p w:rsidR="00000000" w:rsidDel="00000000" w:rsidP="00000000" w:rsidRDefault="00000000" w:rsidRPr="00000000" w14:paraId="00000EC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Steegen S, Tuerlinckx F, Gelman A, Vanpaemel W. Increasing Transparency Through a Multiverse Analysis. Perspectives on Psychological Science. 2016;11(5):702-712. </w:t>
      </w:r>
      <w:hyperlink r:id="rId22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https://doi.org/10.1177/1745691616658637</w:t>
        </w:r>
      </w:hyperlink>
      <w:r w:rsidDel="00000000" w:rsidR="00000000" w:rsidRPr="00000000">
        <w:rPr>
          <w:rtl w:val="0"/>
        </w:rPr>
      </w:r>
    </w:p>
    <w:bookmarkStart w:colFirst="0" w:colLast="0" w:name="v6pq1jxlvjay" w:id="400"/>
    <w:bookmarkEnd w:id="400"/>
    <w:p w:rsidR="00000000" w:rsidDel="00000000" w:rsidP="00000000" w:rsidRDefault="00000000" w:rsidRPr="00000000" w14:paraId="00000EC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Steyerberg EW, Vergouwe Y. Towards better clinical prediction models: seven steps for development and an ABCD for validation. European Heart Journal. 2014;35(29):1925-1931. </w:t>
      </w:r>
      <w:hyperlink r:id="rId22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https://doi.org/10.1093/eurheartj/ehu207</w:t>
        </w:r>
      </w:hyperlink>
      <w:r w:rsidDel="00000000" w:rsidR="00000000" w:rsidRPr="00000000">
        <w:rPr>
          <w:rtl w:val="0"/>
        </w:rPr>
      </w:r>
    </w:p>
    <w:bookmarkStart w:colFirst="0" w:colLast="0" w:name="dpp0jfro34jl" w:id="401"/>
    <w:bookmarkEnd w:id="401"/>
    <w:p w:rsidR="00000000" w:rsidDel="00000000" w:rsidP="00000000" w:rsidRDefault="00000000" w:rsidRPr="00000000" w14:paraId="00000EC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Streisand R, Monaghan M. Young Children with Type 1 Diabetes: Challenges, Research, and Future Directions. Current Diabetes Reports. 2014;14(9):520. </w:t>
      </w:r>
      <w:hyperlink r:id="rId22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https://doi.org/10.1007/s11892-014-0520-2</w:t>
        </w:r>
      </w:hyperlink>
      <w:r w:rsidDel="00000000" w:rsidR="00000000" w:rsidRPr="00000000">
        <w:rPr>
          <w:rtl w:val="0"/>
        </w:rPr>
      </w:r>
    </w:p>
    <w:bookmarkStart w:colFirst="0" w:colLast="0" w:name="1hdqdt73hsrj" w:id="402"/>
    <w:bookmarkEnd w:id="402"/>
    <w:p w:rsidR="00000000" w:rsidDel="00000000" w:rsidP="00000000" w:rsidRDefault="00000000" w:rsidRPr="00000000" w14:paraId="00000EC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Sümer N, Gündoğdu-Aktürk E, Helvacı E. Anne-Baba Tutum ve Davranışlarının Psikolojik Etkileri: Türkiye’de Yapılan Çalışmalara Toplu Bakış. Türk Psikoloji Yazıları. 2010;13(25):42-59.</w:t>
      </w:r>
    </w:p>
    <w:bookmarkStart w:colFirst="0" w:colLast="0" w:name="1vrtjgx0958c" w:id="403"/>
    <w:bookmarkEnd w:id="403"/>
    <w:p w:rsidR="00000000" w:rsidDel="00000000" w:rsidP="00000000" w:rsidRDefault="00000000" w:rsidRPr="00000000" w14:paraId="00000EC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Şahin N, Öztop DB, Yılmaz S, Altun H. Assessment of Psychopathology, Quality of Life, and Parental Attitudes in Adolescents with Type 1 Diabetes Mellitus. Nöropsikiyatri Arşivi. 2015;52(2):133-138. </w:t>
      </w:r>
      <w:hyperlink r:id="rId22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https://doi.org/10.5152/npa.2015.7248</w:t>
        </w:r>
      </w:hyperlink>
      <w:r w:rsidDel="00000000" w:rsidR="00000000" w:rsidRPr="00000000">
        <w:rPr>
          <w:rtl w:val="0"/>
        </w:rPr>
      </w:r>
    </w:p>
    <w:bookmarkStart w:colFirst="0" w:colLast="0" w:name="gyzhqwdtsj55" w:id="404"/>
    <w:bookmarkEnd w:id="404"/>
    <w:p w:rsidR="00000000" w:rsidDel="00000000" w:rsidP="00000000" w:rsidRDefault="00000000" w:rsidRPr="00000000" w14:paraId="00000EC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Şen Celasin N, Çövener Özçelik Ç, Şahin Ş. Psychometric Properties of the Turkish Version of the University of Virginia Parent Low Blood Sugar Survey. Journal of Clinical Research in Pediatric Endocrinology. 2018;10(2):162-167. </w:t>
      </w:r>
      <w:hyperlink r:id="rId22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https://doi.org/10.4274/jcrpe.5028</w:t>
        </w:r>
      </w:hyperlink>
      <w:r w:rsidDel="00000000" w:rsidR="00000000" w:rsidRPr="00000000">
        <w:rPr>
          <w:rtl w:val="0"/>
        </w:rPr>
      </w:r>
    </w:p>
    <w:bookmarkStart w:colFirst="0" w:colLast="0" w:name="qp3ymnp54eda" w:id="405"/>
    <w:bookmarkEnd w:id="405"/>
    <w:p w:rsidR="00000000" w:rsidDel="00000000" w:rsidP="00000000" w:rsidRDefault="00000000" w:rsidRPr="00000000" w14:paraId="00000EC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 RB, Chan PY, Shorey S. Experiences of siblings of children with chronic pediatric conditions: a qualitative systematic review. European Journal of Pediatrics. 2024;184(1):44. </w:t>
      </w:r>
      <w:hyperlink r:id="rId22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https://doi.org/10.1007/s00431-024-05826-7</w:t>
        </w:r>
      </w:hyperlink>
      <w:r w:rsidDel="00000000" w:rsidR="00000000" w:rsidRPr="00000000">
        <w:rPr>
          <w:rtl w:val="0"/>
        </w:rPr>
      </w:r>
    </w:p>
    <w:bookmarkStart w:colFirst="0" w:colLast="0" w:name="ytjv2ja3s0mw" w:id="406"/>
    <w:bookmarkEnd w:id="406"/>
    <w:p w:rsidR="00000000" w:rsidDel="00000000" w:rsidP="00000000" w:rsidRDefault="00000000" w:rsidRPr="00000000" w14:paraId="00000EC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Tauschmann M, Cardona-Hernandez R, DeSalvo DJ, Hood K, Laptev DN, Lindholm Olinder A ve ark. International Society for Pediatric and Adolescent Diabetes Clinical Practice Consensus Guidelines 2024 Diabetes Technologies: Glucose Monitoring. Hormone Research in Paediatrics. 2025;97(6):615-635. </w:t>
      </w:r>
      <w:hyperlink r:id="rId22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https://doi.org/10.1159/000543156</w:t>
        </w:r>
      </w:hyperlink>
      <w:r w:rsidDel="00000000" w:rsidR="00000000" w:rsidRPr="00000000">
        <w:rPr>
          <w:rtl w:val="0"/>
        </w:rPr>
      </w:r>
    </w:p>
    <w:bookmarkStart w:colFirst="0" w:colLast="0" w:name="wv02s6co1pqe" w:id="407"/>
    <w:bookmarkEnd w:id="407"/>
    <w:p w:rsidR="00000000" w:rsidDel="00000000" w:rsidP="00000000" w:rsidRDefault="00000000" w:rsidRPr="00000000" w14:paraId="00000E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Tavakol M, Dennick R. Making sense of Cronbach’s alpha. International Journal of Medical Education. 2011;2:53-55. </w:t>
      </w:r>
      <w:hyperlink r:id="rId22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https://doi.org/10.5116/ijme.4dfb.8dfd</w:t>
        </w:r>
      </w:hyperlink>
      <w:r w:rsidDel="00000000" w:rsidR="00000000" w:rsidRPr="00000000">
        <w:rPr>
          <w:rtl w:val="0"/>
        </w:rPr>
      </w:r>
    </w:p>
    <w:bookmarkStart w:colFirst="0" w:colLast="0" w:name="oj7uesd2cucb" w:id="408"/>
    <w:bookmarkEnd w:id="408"/>
    <w:p w:rsidR="00000000" w:rsidDel="00000000" w:rsidP="00000000" w:rsidRDefault="00000000" w:rsidRPr="00000000" w14:paraId="00000EC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Taylor B, Vocht H de. Interviewing Separately or as Couples? Considerations of Authenticity of Method. Qualitative Health Research. 2011;21(11):1576-1587. </w:t>
      </w:r>
      <w:hyperlink r:id="rId22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https://doi.org/10.1177/1049732311415288</w:t>
        </w:r>
      </w:hyperlink>
      <w:r w:rsidDel="00000000" w:rsidR="00000000" w:rsidRPr="00000000">
        <w:rPr>
          <w:rtl w:val="0"/>
        </w:rPr>
      </w:r>
    </w:p>
    <w:bookmarkStart w:colFirst="0" w:colLast="0" w:name="ohsjfsbz94xi" w:id="409"/>
    <w:bookmarkEnd w:id="409"/>
    <w:p w:rsidR="00000000" w:rsidDel="00000000" w:rsidP="00000000" w:rsidRDefault="00000000" w:rsidRPr="00000000" w14:paraId="00000EC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 M, Altan Atalay A. The relationship between perceived maternal parenting and psychological distress: Mediator role of self-compassion. Current Psychology. 2018;39(6):2203-2210. </w:t>
      </w:r>
      <w:hyperlink r:id="rId23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https://doi.org/10.1007/s12144-018-9904-9</w:t>
        </w:r>
      </w:hyperlink>
      <w:r w:rsidDel="00000000" w:rsidR="00000000" w:rsidRPr="00000000">
        <w:rPr>
          <w:rtl w:val="0"/>
        </w:rPr>
      </w:r>
    </w:p>
    <w:bookmarkStart w:colFirst="0" w:colLast="0" w:name="c371xtht9fwk" w:id="410"/>
    <w:bookmarkEnd w:id="410"/>
    <w:p w:rsidR="00000000" w:rsidDel="00000000" w:rsidP="00000000" w:rsidRDefault="00000000" w:rsidRPr="00000000" w14:paraId="00000EC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Teuber Z, Tang X, Sielemann L, Otterpohl N, Wild E. Autonomy-related parenting profiles and their effects on adolescents’ academic and psychological development: A longitudinal person-oriented analysis. Journal of Youth and Adolescence. 2021;51(7):1333-1353. </w:t>
      </w:r>
      <w:hyperlink r:id="rId23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https://doi.org/10.1007/s10964-021-01538-5</w:t>
        </w:r>
      </w:hyperlink>
      <w:r w:rsidDel="00000000" w:rsidR="00000000" w:rsidRPr="00000000">
        <w:rPr>
          <w:rtl w:val="0"/>
        </w:rPr>
      </w:r>
    </w:p>
    <w:bookmarkStart w:colFirst="0" w:colLast="0" w:name="5u94n2fd3tj7" w:id="411"/>
    <w:bookmarkEnd w:id="411"/>
    <w:p w:rsidR="00000000" w:rsidDel="00000000" w:rsidP="00000000" w:rsidRDefault="00000000" w:rsidRPr="00000000" w14:paraId="00000E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Textor J, Zander B van der, Gilthorpe MS, Liśkiewicz M, Ellison GTH. Robust Causal Inference Using Directed Acyclic Graphs: The R Package dagitty. International Journal of Epidemiology. 2016;45(6):1887-1894. </w:t>
      </w:r>
      <w:hyperlink r:id="rId23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https://doi.org/10.1093/ije/dyw341</w:t>
        </w:r>
      </w:hyperlink>
      <w:r w:rsidDel="00000000" w:rsidR="00000000" w:rsidRPr="00000000">
        <w:rPr>
          <w:rtl w:val="0"/>
        </w:rPr>
      </w:r>
    </w:p>
    <w:bookmarkStart w:colFirst="0" w:colLast="0" w:name="tfshqmlb9xx0" w:id="412"/>
    <w:bookmarkEnd w:id="412"/>
    <w:p w:rsidR="00000000" w:rsidDel="00000000" w:rsidP="00000000" w:rsidRDefault="00000000" w:rsidRPr="00000000" w14:paraId="00000EC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Tong A, Sainsbury P, Craig J. Consolidated criteria for reporting qualitative research (COREQ): a 32-item checklist for interviews and focus groups. International Journal for Quality in Health Care. 2007;19(6):349-357. </w:t>
      </w:r>
      <w:hyperlink r:id="rId23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https://doi.org/10.1093/intqhc/mzm042</w:t>
        </w:r>
      </w:hyperlink>
      <w:r w:rsidDel="00000000" w:rsidR="00000000" w:rsidRPr="00000000">
        <w:rPr>
          <w:rtl w:val="0"/>
        </w:rPr>
      </w:r>
    </w:p>
    <w:bookmarkStart w:colFirst="0" w:colLast="0" w:name="pm18x1sjcoe2" w:id="413"/>
    <w:bookmarkEnd w:id="413"/>
    <w:p w:rsidR="00000000" w:rsidDel="00000000" w:rsidP="00000000" w:rsidRDefault="00000000" w:rsidRPr="00000000" w14:paraId="00000EC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Tracy SJ. Qualitative Quality: Eight “Big-Tent” Criteria for Excellent Qualitative Research. Qualitative Inquiry. 2010;16(10):837-851. </w:t>
      </w:r>
      <w:hyperlink r:id="rId23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https://doi.org/10.1177/1077800410383121</w:t>
        </w:r>
      </w:hyperlink>
      <w:r w:rsidDel="00000000" w:rsidR="00000000" w:rsidRPr="00000000">
        <w:rPr>
          <w:rtl w:val="0"/>
        </w:rPr>
      </w:r>
    </w:p>
    <w:bookmarkStart w:colFirst="0" w:colLast="0" w:name="3b3zguhji349" w:id="414"/>
    <w:bookmarkEnd w:id="414"/>
    <w:p w:rsidR="00000000" w:rsidDel="00000000" w:rsidP="00000000" w:rsidRDefault="00000000" w:rsidRPr="00000000" w14:paraId="00000EC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Trillingsgaard T, Sommer D. Associations between older maternal age, use of sanctions, and children’s socio-emotional development through 7, 11, and 15 years. European Journal of Developmental Psychology. 2018;15(2):141-155. </w:t>
      </w:r>
      <w:hyperlink r:id="rId23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https://doi.org/10.1080/17405629.2016.1266248</w:t>
        </w:r>
      </w:hyperlink>
      <w:r w:rsidDel="00000000" w:rsidR="00000000" w:rsidRPr="00000000">
        <w:rPr>
          <w:rtl w:val="0"/>
        </w:rPr>
      </w:r>
    </w:p>
    <w:bookmarkStart w:colFirst="0" w:colLast="0" w:name="gnigcsi339h9" w:id="415"/>
    <w:bookmarkEnd w:id="415"/>
    <w:p w:rsidR="00000000" w:rsidDel="00000000" w:rsidP="00000000" w:rsidRDefault="00000000" w:rsidRPr="00000000" w14:paraId="00000ED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Trizano-Hermosilla I, Alvarado JM. Best Alternatives to Cronbach’s Alpha Reliability in Realistic Conditions: Congeneric and Asymmetrical Measurements. Frontiers in Psychology. 2016;7:769. </w:t>
      </w:r>
      <w:hyperlink r:id="rId23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https://doi.org/10.3389/fpsyg.2016.00769</w:t>
        </w:r>
      </w:hyperlink>
      <w:r w:rsidDel="00000000" w:rsidR="00000000" w:rsidRPr="00000000">
        <w:rPr>
          <w:rtl w:val="0"/>
        </w:rPr>
      </w:r>
    </w:p>
    <w:bookmarkStart w:colFirst="0" w:colLast="0" w:name="j17c7iz0eslb" w:id="416"/>
    <w:bookmarkEnd w:id="416"/>
    <w:p w:rsidR="00000000" w:rsidDel="00000000" w:rsidP="00000000" w:rsidRDefault="00000000" w:rsidRPr="00000000" w14:paraId="00000ED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Trojanowski PJ, Niehaus CE, Fischer S, Mehlenbeck R. Parenting and Psychological Health in Youth with Type 1 Diabetes: Systematic Review. Journal of Pediatric Psychology. 2021;46(10):1213-1237. </w:t>
      </w:r>
      <w:hyperlink r:id="rId23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https://doi.org/10.1093/jpepsy/jsab064</w:t>
        </w:r>
      </w:hyperlink>
      <w:r w:rsidDel="00000000" w:rsidR="00000000" w:rsidRPr="00000000">
        <w:rPr>
          <w:rtl w:val="0"/>
        </w:rPr>
      </w:r>
    </w:p>
    <w:bookmarkStart w:colFirst="0" w:colLast="0" w:name="4xtl8a28yn5c" w:id="417"/>
    <w:bookmarkEnd w:id="417"/>
    <w:p w:rsidR="00000000" w:rsidDel="00000000" w:rsidP="00000000" w:rsidRDefault="00000000" w:rsidRPr="00000000" w14:paraId="00000ED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Uludaşdemir D, Bilgehan T. Differences and similarities between experiences of mothers and fathers of children with type 1 diabetes mellitus: A qualitative study. Nursing Open. 2026;13(7):e70673. </w:t>
      </w:r>
      <w:hyperlink r:id="rId23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https://doi.org/10.1002/nop2.70673</w:t>
        </w:r>
      </w:hyperlink>
      <w:r w:rsidDel="00000000" w:rsidR="00000000" w:rsidRPr="00000000">
        <w:rPr>
          <w:rtl w:val="0"/>
        </w:rPr>
      </w:r>
    </w:p>
    <w:bookmarkStart w:colFirst="0" w:colLast="0" w:name="lixyj5knn8w1" w:id="418"/>
    <w:bookmarkEnd w:id="418"/>
    <w:p w:rsidR="00000000" w:rsidDel="00000000" w:rsidP="00000000" w:rsidRDefault="00000000" w:rsidRPr="00000000" w14:paraId="00000ED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 Gampelaere C, Luyckx K, Straaten S van der, Laridaen J, Goethals ER, Casteels K ve ark. Families with Pediatric Type 1 Diabetes: A Comparison with the General Population on Child Well-being, Parental Distress, and Parenting Behavior. Pediatric Diabetes. 2020;21(2):395-408. </w:t>
      </w:r>
      <w:hyperlink r:id="rId23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https://doi.org/10.1111/pedi.12942</w:t>
        </w:r>
      </w:hyperlink>
      <w:r w:rsidDel="00000000" w:rsidR="00000000" w:rsidRPr="00000000">
        <w:rPr>
          <w:rtl w:val="0"/>
        </w:rPr>
      </w:r>
    </w:p>
    <w:bookmarkStart w:colFirst="0" w:colLast="0" w:name="j6kkdixbwvq7" w:id="419"/>
    <w:bookmarkEnd w:id="419"/>
    <w:p w:rsidR="00000000" w:rsidDel="00000000" w:rsidP="00000000" w:rsidRDefault="00000000" w:rsidRPr="00000000" w14:paraId="00000ED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Vandenbroucke JP, Elm E von, Altman DG, Gøtzsche PC, Mulrow CD, Pocock SJ ve ark. Strengthening the Reporting of Observational Studies in Epidemiology (STROBE): Explanation and Elaboration. PLoS Medicine. 2007;4(10):e297. </w:t>
      </w:r>
      <w:hyperlink r:id="rId24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https://doi.org/10.1371/journal.pmed.0040297</w:t>
        </w:r>
      </w:hyperlink>
      <w:r w:rsidDel="00000000" w:rsidR="00000000" w:rsidRPr="00000000">
        <w:rPr>
          <w:rtl w:val="0"/>
        </w:rPr>
      </w:r>
    </w:p>
    <w:bookmarkStart w:colFirst="0" w:colLast="0" w:name="1jcydyxzw1rd" w:id="420"/>
    <w:bookmarkEnd w:id="420"/>
    <w:p w:rsidR="00000000" w:rsidDel="00000000" w:rsidP="00000000" w:rsidRDefault="00000000" w:rsidRPr="00000000" w14:paraId="00000ED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VanderWeele TJ, Ding P. Sensitivity Analysis in Observational Research: Introducing the E-Value. Annals of Internal Medicine. 2017;167(4):268-274. </w:t>
      </w:r>
      <w:hyperlink r:id="rId24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https://doi.org/10.7326/M16-2607</w:t>
        </w:r>
      </w:hyperlink>
      <w:r w:rsidDel="00000000" w:rsidR="00000000" w:rsidRPr="00000000">
        <w:rPr>
          <w:rtl w:val="0"/>
        </w:rPr>
      </w:r>
    </w:p>
    <w:bookmarkStart w:colFirst="0" w:colLast="0" w:name="qv1pvoegz9a9" w:id="421"/>
    <w:bookmarkEnd w:id="421"/>
    <w:p w:rsidR="00000000" w:rsidDel="00000000" w:rsidP="00000000" w:rsidRDefault="00000000" w:rsidRPr="00000000" w14:paraId="00000ED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Vehtari A, Gelman A, Simpson D, Carpenter B, Bürkner P-C. Rank-Normalization, Folding, and Localization: An Improved R-hat for Assessing Convergence of MCMC (with Discussion). Bayesian Analysis. 2021;16(2):667-718. </w:t>
      </w:r>
      <w:hyperlink r:id="rId24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https://doi.org/10.1214/20-BA1221</w:t>
        </w:r>
      </w:hyperlink>
      <w:r w:rsidDel="00000000" w:rsidR="00000000" w:rsidRPr="00000000">
        <w:rPr>
          <w:rtl w:val="0"/>
        </w:rPr>
      </w:r>
    </w:p>
    <w:bookmarkStart w:colFirst="0" w:colLast="0" w:name="w0y80ujdrsps" w:id="422"/>
    <w:bookmarkEnd w:id="422"/>
    <w:p w:rsidR="00000000" w:rsidDel="00000000" w:rsidP="00000000" w:rsidRDefault="00000000" w:rsidRPr="00000000" w14:paraId="00000ED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Vermaes IPR, Susante AMJ van, Bakel HJA van. Psychological Functioning of Siblings in Families of Children with Chronic Health Conditions: A Meta-Analysis. Journal of Pediatric Psychology. 2012;37(2):166-184. </w:t>
      </w:r>
      <w:hyperlink r:id="rId24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https://doi.org/10.1093/jpepsy/jsr081</w:t>
        </w:r>
      </w:hyperlink>
      <w:r w:rsidDel="00000000" w:rsidR="00000000" w:rsidRPr="00000000">
        <w:rPr>
          <w:rtl w:val="0"/>
        </w:rPr>
      </w:r>
    </w:p>
    <w:bookmarkStart w:colFirst="0" w:colLast="0" w:name="x2uc0qrnq7ml" w:id="423"/>
    <w:bookmarkEnd w:id="423"/>
    <w:p w:rsidR="00000000" w:rsidDel="00000000" w:rsidP="00000000" w:rsidRDefault="00000000" w:rsidRPr="00000000" w14:paraId="00000ED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Vickers AJ, Elkin EB. Decision curve analysis: a novel method for evaluating prediction models. Medical Decision Making. 2006;26(6):565-574. </w:t>
      </w:r>
      <w:hyperlink r:id="rId24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https://doi.org/10.1177/0272989X06295361</w:t>
        </w:r>
      </w:hyperlink>
      <w:r w:rsidDel="00000000" w:rsidR="00000000" w:rsidRPr="00000000">
        <w:rPr>
          <w:rtl w:val="0"/>
        </w:rPr>
      </w:r>
    </w:p>
    <w:bookmarkStart w:colFirst="0" w:colLast="0" w:name="ugx2tabqe43c" w:id="424"/>
    <w:bookmarkEnd w:id="424"/>
    <w:p w:rsidR="00000000" w:rsidDel="00000000" w:rsidP="00000000" w:rsidRDefault="00000000" w:rsidRPr="00000000" w14:paraId="00000ED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Vieira A, Costa V, Brandão T. Emotion Regulation, Fear of Hypoglycemia, and Diabetes Distress in Parents of Children with Type 1 Diabetes. Behavioral Sciences. 2026;16(6):942. </w:t>
      </w:r>
      <w:hyperlink r:id="rId24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https://doi.org/10.3390/bs16060942</w:t>
        </w:r>
      </w:hyperlink>
      <w:r w:rsidDel="00000000" w:rsidR="00000000" w:rsidRPr="00000000">
        <w:rPr>
          <w:rtl w:val="0"/>
        </w:rPr>
      </w:r>
    </w:p>
    <w:bookmarkStart w:colFirst="0" w:colLast="0" w:name="jqh8iin8od5s" w:id="425"/>
    <w:bookmarkEnd w:id="425"/>
    <w:p w:rsidR="00000000" w:rsidDel="00000000" w:rsidP="00000000" w:rsidRDefault="00000000" w:rsidRPr="00000000" w14:paraId="00000EDA">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Wagenmakers E-J, Lodewyckx T, Kuriyal H, Grasman R. Bayesian Hypothesis Testing for Psychologists: A Tutorial on the Savage–Dickey Method. Cognitive Psychology. 2010;60(3):158-189. </w:t>
      </w:r>
      <w:hyperlink r:id="rId24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https://doi.org/10.1016/j.cogpsych.2009.12.001</w:t>
        </w:r>
      </w:hyperlink>
      <w:r w:rsidDel="00000000" w:rsidR="00000000" w:rsidRPr="00000000">
        <w:rPr>
          <w:rtl w:val="0"/>
        </w:rPr>
      </w:r>
    </w:p>
    <w:bookmarkStart w:colFirst="0" w:colLast="0" w:name="stszacodd3xy" w:id="426"/>
    <w:bookmarkEnd w:id="426"/>
    <w:p w:rsidR="00000000" w:rsidDel="00000000" w:rsidP="00000000" w:rsidRDefault="00000000" w:rsidRPr="00000000" w14:paraId="00000EDB">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Waite-Jones JM, Swallow V, Madill A. From ’neurotic’ to ’managing’ mother: The ’medical career’ experienced by mothers of a child diagnosed with Juvenile Idiopathic Arthritis. British Journal of Health Psychology. 2020;25(2):324-338. </w:t>
      </w:r>
      <w:hyperlink r:id="rId24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https://doi.org/10.1111/bjhp.12409</w:t>
        </w:r>
      </w:hyperlink>
      <w:r w:rsidDel="00000000" w:rsidR="00000000" w:rsidRPr="00000000">
        <w:rPr>
          <w:rtl w:val="0"/>
        </w:rPr>
      </w:r>
    </w:p>
    <w:bookmarkStart w:colFirst="0" w:colLast="0" w:name="zb2p515las7" w:id="427"/>
    <w:bookmarkEnd w:id="427"/>
    <w:p w:rsidR="00000000" w:rsidDel="00000000" w:rsidP="00000000" w:rsidRDefault="00000000" w:rsidRPr="00000000" w14:paraId="00000ED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Wakelin KE, Read RK, Williams AY, Francois-Walcott RR, O’Donnell N, Satherley R-M ve ark. The Effectiveness of Psychological Interventions for Families of Children With Type 1 Diabetes on Caregiver and Child Functioning: A Systematic Review and Meta-Analysis. Journal of Diabetes. 2025;17(6):e70112. </w:t>
      </w:r>
      <w:hyperlink r:id="rId24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https://doi.org/10.1111/1753-0407.70112</w:t>
        </w:r>
      </w:hyperlink>
      <w:r w:rsidDel="00000000" w:rsidR="00000000" w:rsidRPr="00000000">
        <w:rPr>
          <w:rtl w:val="0"/>
        </w:rPr>
      </w:r>
    </w:p>
    <w:bookmarkStart w:colFirst="0" w:colLast="0" w:name="fgrz852fvymq" w:id="428"/>
    <w:bookmarkEnd w:id="428"/>
    <w:p w:rsidR="00000000" w:rsidDel="00000000" w:rsidP="00000000" w:rsidRDefault="00000000" w:rsidRPr="00000000" w14:paraId="00000ED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Webster M. Siblings’ caring roles in families with a child with epilepsy. Sociology of Health &amp; Illness. 2018;40(1):204-217. </w:t>
      </w:r>
      <w:hyperlink r:id="rId249">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https://doi.org/10.1111/1467-9566.12627</w:t>
        </w:r>
      </w:hyperlink>
      <w:r w:rsidDel="00000000" w:rsidR="00000000" w:rsidRPr="00000000">
        <w:rPr>
          <w:rtl w:val="0"/>
        </w:rPr>
      </w:r>
    </w:p>
    <w:bookmarkStart w:colFirst="0" w:colLast="0" w:name="y0m53hkw478z" w:id="429"/>
    <w:bookmarkEnd w:id="429"/>
    <w:p w:rsidR="00000000" w:rsidDel="00000000" w:rsidP="00000000" w:rsidRDefault="00000000" w:rsidRPr="00000000" w14:paraId="00000EDE">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Whittemore R, Jaser S, Chao A, Jang M, Grey M. Psychological Experience of Parents of Children With Type 1 Diabetes: A Systematic Mixed-Studies Review. The Diabetes Educator. 2012;38(4):562-579. </w:t>
      </w:r>
      <w:hyperlink r:id="rId25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https://doi.org/10.1177/0145721712445216</w:t>
        </w:r>
      </w:hyperlink>
      <w:r w:rsidDel="00000000" w:rsidR="00000000" w:rsidRPr="00000000">
        <w:rPr>
          <w:rtl w:val="0"/>
        </w:rPr>
      </w:r>
    </w:p>
    <w:bookmarkStart w:colFirst="0" w:colLast="0" w:name="2h5a3gb4pe93" w:id="430"/>
    <w:bookmarkEnd w:id="430"/>
    <w:p w:rsidR="00000000" w:rsidDel="00000000" w:rsidP="00000000" w:rsidRDefault="00000000" w:rsidRPr="00000000" w14:paraId="00000ED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 M de, Gajewska KA, Goethals ER, McDarby V, Zhao X, Hapunda G ve ark. ISPAD Clinical Practice Consensus Guidelines 2022: Psychological Care of Children, Adolescents and Young Adults with Diabetes. Pediatric Diabetes. 2022;23(8):1373-1389. </w:t>
      </w:r>
      <w:hyperlink r:id="rId251">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https://doi.org/10.1111/pedi.13428</w:t>
        </w:r>
      </w:hyperlink>
      <w:r w:rsidDel="00000000" w:rsidR="00000000" w:rsidRPr="00000000">
        <w:rPr>
          <w:rtl w:val="0"/>
        </w:rPr>
      </w:r>
    </w:p>
    <w:bookmarkStart w:colFirst="0" w:colLast="0" w:name="boi0kcl3z38e" w:id="431"/>
    <w:bookmarkEnd w:id="431"/>
    <w:p w:rsidR="00000000" w:rsidDel="00000000" w:rsidP="00000000" w:rsidRDefault="00000000" w:rsidRPr="00000000" w14:paraId="00000EE0">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Wong JJ, Hanes SJ, Flores H, Ngo J, Hood KK. Satisfaction with Diabetes Involvement: Exploring Parent and Adolescent Perspectives. Diabetic Medicine. 2024;41(5):e15254. </w:t>
      </w:r>
      <w:hyperlink r:id="rId252">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https://doi.org/10.1111/dme.15254</w:t>
        </w:r>
      </w:hyperlink>
      <w:r w:rsidDel="00000000" w:rsidR="00000000" w:rsidRPr="00000000">
        <w:rPr>
          <w:rtl w:val="0"/>
        </w:rPr>
      </w:r>
    </w:p>
    <w:bookmarkStart w:colFirst="0" w:colLast="0" w:name="npv0hzomf79e" w:id="432"/>
    <w:bookmarkEnd w:id="432"/>
    <w:p w:rsidR="00000000" w:rsidDel="00000000" w:rsidP="00000000" w:rsidRDefault="00000000" w:rsidRPr="00000000" w14:paraId="00000EE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Yeşilkaya E, Cinaz P, Andıran N, Bideci A, Hatun Ş, Sarı E ve ark. First report on the nationwide incidence and prevalence of Type 1 diabetes among children in Turkey. Diabetic Medicine. 2017;34(3):405-410. </w:t>
      </w:r>
      <w:hyperlink r:id="rId253">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https://doi.org/10.1111/dme.13063</w:t>
        </w:r>
      </w:hyperlink>
      <w:r w:rsidDel="00000000" w:rsidR="00000000" w:rsidRPr="00000000">
        <w:rPr>
          <w:rtl w:val="0"/>
        </w:rPr>
      </w:r>
    </w:p>
    <w:bookmarkStart w:colFirst="0" w:colLast="0" w:name="upknx7mva43a" w:id="433"/>
    <w:bookmarkEnd w:id="433"/>
    <w:p w:rsidR="00000000" w:rsidDel="00000000" w:rsidP="00000000" w:rsidRDefault="00000000" w:rsidRPr="00000000" w14:paraId="00000EE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Young MT, Lord JH, Patel NJ, Gruhn MA, Jaser SS. Good Cop, Bad Cop: Quality of Parental Involvement in Type 1 Diabetes Management in Youth. Current Diabetes Reports. 2014;14(11):546. </w:t>
      </w:r>
      <w:hyperlink r:id="rId254">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https://doi.org/10.1007/s11892-014-0546-5</w:t>
        </w:r>
      </w:hyperlink>
      <w:r w:rsidDel="00000000" w:rsidR="00000000" w:rsidRPr="00000000">
        <w:rPr>
          <w:rtl w:val="0"/>
        </w:rPr>
      </w:r>
    </w:p>
    <w:bookmarkStart w:colFirst="0" w:colLast="0" w:name="avmi9mgakzr9" w:id="434"/>
    <w:bookmarkEnd w:id="434"/>
    <w:p w:rsidR="00000000" w:rsidDel="00000000" w:rsidP="00000000" w:rsidRDefault="00000000" w:rsidRPr="00000000" w14:paraId="00000EE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Young-Hyman D, Groot M de, Hill-Briggs F, Gonzalez JS, Hood K, Peyrot M. Psychosocial Care for People with Diabetes: A Position Statement of the American Diabetes Association. Diabetes Care. 2016;39(12):2126-2140. </w:t>
      </w:r>
      <w:hyperlink r:id="rId255">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https://doi.org/10.2337/dc16-2053</w:t>
        </w:r>
      </w:hyperlink>
      <w:r w:rsidDel="00000000" w:rsidR="00000000" w:rsidRPr="00000000">
        <w:rPr>
          <w:rtl w:val="0"/>
        </w:rPr>
      </w:r>
    </w:p>
    <w:bookmarkStart w:colFirst="0" w:colLast="0" w:name="61kfjubwc03h" w:id="435"/>
    <w:bookmarkEnd w:id="435"/>
    <w:p w:rsidR="00000000" w:rsidDel="00000000" w:rsidP="00000000" w:rsidRDefault="00000000" w:rsidRPr="00000000" w14:paraId="00000EE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Yuksel E, Bulbul L, Yilmaz S, Hatipoglu S, Cakir EDP. Evaluation of Quality of Life and Psychosocial Problems in Children with Type 1 Diabetes Mellitus. SiSli Etfal Hastanesi Tip Bulteni / The Medical Bulletin of Sisli Hospital. 2024;58(2):146-154. </w:t>
      </w:r>
      <w:hyperlink r:id="rId256">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https://doi.org/10.14744/semb.2024.21456</w:t>
        </w:r>
      </w:hyperlink>
      <w:r w:rsidDel="00000000" w:rsidR="00000000" w:rsidRPr="00000000">
        <w:rPr>
          <w:rtl w:val="0"/>
        </w:rPr>
      </w:r>
    </w:p>
    <w:bookmarkStart w:colFirst="0" w:colLast="0" w:name="o9feqetya4ao" w:id="436"/>
    <w:bookmarkEnd w:id="436"/>
    <w:p w:rsidR="00000000" w:rsidDel="00000000" w:rsidP="00000000" w:rsidRDefault="00000000" w:rsidRPr="00000000" w14:paraId="00000E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Zahidi R, Rogers J, Guastaferro WP, Whitaker DJ. Relationship between self-report and observed parenting among parents in treatment versus not in treatment populations. Journal of the Georgia Public Health Association. 2019;7(2):112-120. </w:t>
      </w:r>
      <w:hyperlink r:id="rId25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https://doi.org/10.20429/jgpha.2019.070217</w:t>
        </w:r>
      </w:hyperlink>
      <w:r w:rsidDel="00000000" w:rsidR="00000000" w:rsidRPr="00000000">
        <w:rPr>
          <w:rtl w:val="0"/>
        </w:rPr>
      </w:r>
    </w:p>
    <w:bookmarkStart w:colFirst="0" w:colLast="0" w:name="xm299vowhlzf" w:id="437"/>
    <w:bookmarkEnd w:id="437"/>
    <w:p w:rsidR="00000000" w:rsidDel="00000000" w:rsidP="00000000" w:rsidRDefault="00000000" w:rsidRPr="00000000" w14:paraId="00000EE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Ziegler AG, Rewers M, Simell O, Simell T, Lempainen J, Steck A ve ark. Seroconversion to Multiple Islet Autoantibodies and Risk of Progression to Diabetes in Children. JAMA. 2013;309(23):2473-2479. </w:t>
      </w:r>
      <w:hyperlink r:id="rId258">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https://doi.org/10.1001/jama.2013.6285</w:t>
        </w:r>
      </w:hyperlink>
      <w:r w:rsidDel="00000000" w:rsidR="00000000" w:rsidRPr="00000000">
        <w:rPr>
          <w:rtl w:val="0"/>
        </w:rPr>
      </w:r>
    </w:p>
    <w:bookmarkStart w:colFirst="0" w:colLast="0" w:name="j7iwgpkqeg2n" w:id="438"/>
    <w:bookmarkEnd w:id="438"/>
    <w:p w:rsidR="00000000" w:rsidDel="00000000" w:rsidP="00000000" w:rsidRDefault="00000000" w:rsidRPr="00000000" w14:paraId="00000EE7">
      <w:pPr>
        <w:pStyle w:val="Heading1"/>
        <w:rPr/>
      </w:pPr>
      <w:r w:rsidDel="00000000" w:rsidR="00000000" w:rsidRPr="00000000">
        <w:rPr>
          <w:rtl w:val="0"/>
        </w:rPr>
        <w:t xml:space="preserve">ÖZGEÇMİŞ</w:t>
      </w:r>
    </w:p>
    <w:p w:rsidR="00000000" w:rsidDel="00000000" w:rsidP="00000000" w:rsidRDefault="00000000" w:rsidRPr="00000000" w14:paraId="00000EE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Ad Soyad: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Özlem Murzoğlu Kurt</w:t>
      </w:r>
    </w:p>
    <w:p w:rsidR="00000000" w:rsidDel="00000000" w:rsidP="00000000" w:rsidRDefault="00000000" w:rsidRPr="00000000" w14:paraId="00000EE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Unvan: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Uzman Doktor (Çocuk Sağlığı ve Hastalıkları)</w:t>
      </w:r>
    </w:p>
    <w:p w:rsidR="00000000" w:rsidDel="00000000" w:rsidP="00000000" w:rsidRDefault="00000000" w:rsidRPr="00000000" w14:paraId="00000EE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Doğum Yeri ve Tarihi: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{Doğum yeri}, {gg.aa.yyyy}</w:t>
      </w:r>
    </w:p>
    <w:p w:rsidR="00000000" w:rsidDel="00000000" w:rsidP="00000000" w:rsidRDefault="00000000" w:rsidRPr="00000000" w14:paraId="00000EE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Öğrenim Durumu:</w:t>
      </w:r>
      <w:r w:rsidDel="00000000" w:rsidR="00000000" w:rsidRPr="00000000">
        <w:rPr>
          <w:rtl w:val="0"/>
        </w:rPr>
      </w:r>
    </w:p>
    <w:tbl>
      <w:tblPr>
        <w:tblStyle w:val="Table83"/>
        <w:tblW w:w="7920.0" w:type="dxa"/>
        <w:jc w:val="left"/>
        <w:tblInd w:w="-108.0" w:type="dxa"/>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0E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Derece</w:t>
            </w:r>
          </w:p>
        </w:tc>
        <w:tc>
          <w:tcPr/>
          <w:p w:rsidR="00000000" w:rsidDel="00000000" w:rsidP="00000000" w:rsidRDefault="00000000" w:rsidRPr="00000000" w14:paraId="00000E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Alan / Program</w:t>
            </w:r>
          </w:p>
        </w:tc>
        <w:tc>
          <w:tcPr/>
          <w:p w:rsidR="00000000" w:rsidDel="00000000" w:rsidP="00000000" w:rsidRDefault="00000000" w:rsidRPr="00000000" w14:paraId="00000E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Kurum</w:t>
            </w:r>
          </w:p>
        </w:tc>
        <w:tc>
          <w:tcPr/>
          <w:p w:rsidR="00000000" w:rsidDel="00000000" w:rsidP="00000000" w:rsidRDefault="00000000" w:rsidRPr="00000000" w14:paraId="00000E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Yıl</w:t>
            </w:r>
          </w:p>
        </w:tc>
      </w:tr>
      <w:tr>
        <w:trPr>
          <w:cantSplit w:val="0"/>
          <w:tblHeader w:val="0"/>
        </w:trPr>
        <w:tc>
          <w:tcPr/>
          <w:p w:rsidR="00000000" w:rsidDel="00000000" w:rsidP="00000000" w:rsidRDefault="00000000" w:rsidRPr="00000000" w14:paraId="00000E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Doktora</w:t>
            </w:r>
          </w:p>
        </w:tc>
        <w:tc>
          <w:tcPr/>
          <w:p w:rsidR="00000000" w:rsidDel="00000000" w:rsidP="00000000" w:rsidRDefault="00000000" w:rsidRPr="00000000" w14:paraId="00000E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Sosyal Pediatri</w:t>
            </w:r>
          </w:p>
        </w:tc>
        <w:tc>
          <w:tcPr/>
          <w:p w:rsidR="00000000" w:rsidDel="00000000" w:rsidP="00000000" w:rsidRDefault="00000000" w:rsidRPr="00000000" w14:paraId="00000E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 Sağlık Bilimleri Enstitüsü</w:t>
            </w:r>
          </w:p>
        </w:tc>
        <w:tc>
          <w:tcPr/>
          <w:p w:rsidR="00000000" w:rsidDel="00000000" w:rsidP="00000000" w:rsidRDefault="00000000" w:rsidRPr="00000000" w14:paraId="00000E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 – devam ediyor</w:t>
            </w:r>
          </w:p>
        </w:tc>
      </w:tr>
      <w:tr>
        <w:trPr>
          <w:cantSplit w:val="0"/>
          <w:tblHeader w:val="0"/>
        </w:trPr>
        <w:tc>
          <w:tcPr/>
          <w:p w:rsidR="00000000" w:rsidDel="00000000" w:rsidP="00000000" w:rsidRDefault="00000000" w:rsidRPr="00000000" w14:paraId="00000E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Lisans</w:t>
            </w:r>
          </w:p>
        </w:tc>
        <w:tc>
          <w:tcPr/>
          <w:p w:rsidR="00000000" w:rsidDel="00000000" w:rsidP="00000000" w:rsidRDefault="00000000" w:rsidRPr="00000000" w14:paraId="00000E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Gelişimi</w:t>
            </w:r>
          </w:p>
        </w:tc>
        <w:tc>
          <w:tcPr/>
          <w:p w:rsidR="00000000" w:rsidDel="00000000" w:rsidP="00000000" w:rsidRDefault="00000000" w:rsidRPr="00000000" w14:paraId="00000E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Üniversitesi</w:t>
            </w:r>
          </w:p>
        </w:tc>
        <w:tc>
          <w:tcPr/>
          <w:p w:rsidR="00000000" w:rsidDel="00000000" w:rsidP="00000000" w:rsidRDefault="00000000" w:rsidRPr="00000000" w14:paraId="00000E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2019 – 2023</w:t>
            </w:r>
          </w:p>
        </w:tc>
      </w:tr>
      <w:tr>
        <w:trPr>
          <w:cantSplit w:val="0"/>
          <w:tblHeader w:val="0"/>
        </w:trPr>
        <w:tc>
          <w:tcPr/>
          <w:p w:rsidR="00000000" w:rsidDel="00000000" w:rsidP="00000000" w:rsidRDefault="00000000" w:rsidRPr="00000000" w14:paraId="00000E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Tıpta Uzmanlık</w:t>
            </w:r>
          </w:p>
        </w:tc>
        <w:tc>
          <w:tcPr/>
          <w:p w:rsidR="00000000" w:rsidDel="00000000" w:rsidP="00000000" w:rsidRDefault="00000000" w:rsidRPr="00000000" w14:paraId="00000E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Çocuk Sağlığı ve Hastalıkları</w:t>
            </w:r>
          </w:p>
        </w:tc>
        <w:tc>
          <w:tcPr/>
          <w:p w:rsidR="00000000" w:rsidDel="00000000" w:rsidP="00000000" w:rsidRDefault="00000000" w:rsidRPr="00000000" w14:paraId="00000E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 Tıp Fakültesi</w:t>
            </w:r>
          </w:p>
        </w:tc>
        <w:tc>
          <w:tcPr/>
          <w:p w:rsidR="00000000" w:rsidDel="00000000" w:rsidP="00000000" w:rsidRDefault="00000000" w:rsidRPr="00000000" w14:paraId="00000E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2011 – 2017</w:t>
            </w:r>
          </w:p>
        </w:tc>
      </w:tr>
      <w:tr>
        <w:trPr>
          <w:cantSplit w:val="0"/>
          <w:tblHeader w:val="0"/>
        </w:trPr>
        <w:tc>
          <w:tcPr/>
          <w:p w:rsidR="00000000" w:rsidDel="00000000" w:rsidP="00000000" w:rsidRDefault="00000000" w:rsidRPr="00000000" w14:paraId="00000E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Lisans (Tıp)</w:t>
            </w:r>
          </w:p>
        </w:tc>
        <w:tc>
          <w:tcPr/>
          <w:p w:rsidR="00000000" w:rsidDel="00000000" w:rsidP="00000000" w:rsidRDefault="00000000" w:rsidRPr="00000000" w14:paraId="00000E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Tıp Doktorluğu</w:t>
            </w:r>
          </w:p>
        </w:tc>
        <w:tc>
          <w:tcPr/>
          <w:p w:rsidR="00000000" w:rsidDel="00000000" w:rsidP="00000000" w:rsidRDefault="00000000" w:rsidRPr="00000000" w14:paraId="00000E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İstanbul Üniv. İstanbul Tıp Fakültesi</w:t>
            </w:r>
          </w:p>
        </w:tc>
        <w:tc>
          <w:tcPr/>
          <w:p w:rsidR="00000000" w:rsidDel="00000000" w:rsidP="00000000" w:rsidRDefault="00000000" w:rsidRPr="00000000" w14:paraId="00000E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2001 – 2007</w:t>
            </w:r>
          </w:p>
        </w:tc>
      </w:tr>
    </w:tbl>
    <w:p w:rsidR="00000000" w:rsidDel="00000000" w:rsidP="00000000" w:rsidRDefault="00000000" w:rsidRPr="00000000" w14:paraId="00000F0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Yabancı Dil:</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İngilizce (C1 – İleri Düzey)</w:t>
      </w:r>
    </w:p>
    <w:p w:rsidR="00000000" w:rsidDel="00000000" w:rsidP="00000000" w:rsidRDefault="00000000" w:rsidRPr="00000000" w14:paraId="00000F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Çalıştığı Kurum(lar):</w:t>
      </w:r>
      <w:r w:rsidDel="00000000" w:rsidR="00000000" w:rsidRPr="00000000">
        <w:rPr>
          <w:rtl w:val="0"/>
        </w:rPr>
      </w:r>
    </w:p>
    <w:p w:rsidR="00000000" w:rsidDel="00000000" w:rsidP="00000000" w:rsidRDefault="00000000" w:rsidRPr="00000000" w14:paraId="00000F02">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Bağımsız Pediatri Muayenehanesi — Kurucu ve Sorumlu Hekim, Ataşehir/İstanbul (Ağustos 2022 – hâlen)</w:t>
      </w:r>
    </w:p>
    <w:p w:rsidR="00000000" w:rsidDel="00000000" w:rsidP="00000000" w:rsidRDefault="00000000" w:rsidRPr="00000000" w14:paraId="00000F03">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Marmara Üniv. Pendik Eğitim ve Araştırma Hastanesi — Uzman Hekim ve Çocuk Acil Birim Sorumlusu, İstanbul (Temmuz 2017 – Ağustos 2022)</w:t>
      </w:r>
    </w:p>
    <w:p w:rsidR="00000000" w:rsidDel="00000000" w:rsidP="00000000" w:rsidRDefault="00000000" w:rsidRPr="00000000" w14:paraId="00000F04">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Iğdır Tuzluca Devlet Hastanesi — Uzman Hekim (Devlet Hizmet Yükümlülüğü), Iğdır (Ocak 2017 – Temmuz 2017)</w:t>
      </w:r>
    </w:p>
    <w:p w:rsidR="00000000" w:rsidDel="00000000" w:rsidP="00000000" w:rsidRDefault="00000000" w:rsidRPr="00000000" w14:paraId="00000F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İletişim: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ozlem.murzoglu@gmail.com</w:t>
      </w:r>
    </w:p>
    <w:p w:rsidR="00000000" w:rsidDel="00000000" w:rsidP="00000000" w:rsidRDefault="00000000" w:rsidRPr="00000000" w14:paraId="00000F06">
      <w:pPr>
        <w:rPr/>
      </w:pPr>
      <w:r w:rsidDel="00000000" w:rsidR="00000000" w:rsidRPr="00000000">
        <w:br w:type="page"/>
      </w:r>
      <w:r w:rsidDel="00000000" w:rsidR="00000000" w:rsidRPr="00000000">
        <w:rPr>
          <w:rtl w:val="0"/>
        </w:rPr>
      </w:r>
    </w:p>
    <w:bookmarkStart w:colFirst="0" w:colLast="0" w:name="ox0arbpylqgy" w:id="439"/>
    <w:bookmarkEnd w:id="439"/>
    <w:p w:rsidR="00000000" w:rsidDel="00000000" w:rsidP="00000000" w:rsidRDefault="00000000" w:rsidRPr="00000000" w14:paraId="00000F07">
      <w:pPr>
        <w:pStyle w:val="Heading1"/>
        <w:rPr/>
      </w:pPr>
      <w:r w:rsidDel="00000000" w:rsidR="00000000" w:rsidRPr="00000000">
        <w:rPr>
          <w:rtl w:val="0"/>
        </w:rPr>
        <w:t xml:space="preserve">BİLİMSEL FAALİYETLER</w:t>
      </w:r>
    </w:p>
    <w:p w:rsidR="00000000" w:rsidDel="00000000" w:rsidP="00000000" w:rsidRDefault="00000000" w:rsidRPr="00000000" w14:paraId="00000F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 tez konusuyla ilişkili ve doktora kayıt tarihinden itibaren gerçekleştirilen bilimsel faaliyetler kaynak yazım biçiminde listelenmiştir. Kesinleşen künyeler (dergi, cilt, sayı, sayfa, doi; kongre adı, yer, tarih) yayımlanma/sunum aşamasında tamamlanır.</w:t>
      </w:r>
    </w:p>
    <w:bookmarkStart w:colFirst="0" w:colLast="0" w:name="8khrfavamn7l" w:id="440"/>
    <w:bookmarkEnd w:id="440"/>
    <w:p w:rsidR="00000000" w:rsidDel="00000000" w:rsidP="00000000" w:rsidRDefault="00000000" w:rsidRPr="00000000" w14:paraId="00000F09">
      <w:pPr>
        <w:pStyle w:val="Heading2"/>
        <w:rPr/>
      </w:pPr>
      <w:r w:rsidDel="00000000" w:rsidR="00000000" w:rsidRPr="00000000">
        <w:rPr>
          <w:rtl w:val="0"/>
        </w:rPr>
        <w:t xml:space="preserve">Makaleler</w:t>
      </w:r>
    </w:p>
    <w:p w:rsidR="00000000" w:rsidDel="00000000" w:rsidP="00000000" w:rsidRDefault="00000000" w:rsidRPr="00000000" w14:paraId="00000F0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İpar N, Alper EN, Aydın NE, Aktaş Ö, Murzoğlu Kurt Ö, Baygül A. From attachment to well-being: An examination of father-infant attachment, parental mental health, and relationship satisfaction. Gulhane Medical Journal. 2025;67(2):77–84.</w:t>
      </w:r>
    </w:p>
    <w:p w:rsidR="00000000" w:rsidDel="00000000" w:rsidP="00000000" w:rsidRDefault="00000000" w:rsidRPr="00000000" w14:paraId="00000F0B">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Şenkal E, Kurt ÖM, Yalçın SS, Koller D, Boran P. Seeing the pandemic through children’s eyes: Exploring Turkish children’s views on COVID-19 pandemic by focus-group discussions. Child: Care, Health and Development. 2023;49(5):816–824.</w:t>
      </w:r>
    </w:p>
    <w:p w:rsidR="00000000" w:rsidDel="00000000" w:rsidP="00000000" w:rsidRDefault="00000000" w:rsidRPr="00000000" w14:paraId="00000F0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{Yazar(lar). Makale başlığı. Dergi Adı. Yıl;Cilt(Sayı):Sayfa aralığı. doi}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tez birincil (nicel) makalesi (hazırlanıyor).</w:t>
      </w:r>
      <w:r w:rsidDel="00000000" w:rsidR="00000000" w:rsidRPr="00000000">
        <w:rPr>
          <w:rtl w:val="0"/>
        </w:rPr>
      </w:r>
    </w:p>
    <w:p w:rsidR="00000000" w:rsidDel="00000000" w:rsidP="00000000" w:rsidRDefault="00000000" w:rsidRPr="00000000" w14:paraId="00000F0D">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{Yazar(lar). Makale başlığı. Dergi Adı. Yıl;Cilt(Sayı):Sayfa aralığı. doi} —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tez nitel kol makalesi (hazırlanıyor).</w:t>
      </w:r>
      <w:r w:rsidDel="00000000" w:rsidR="00000000" w:rsidRPr="00000000">
        <w:rPr>
          <w:rtl w:val="0"/>
        </w:rPr>
      </w:r>
    </w:p>
    <w:bookmarkStart w:colFirst="0" w:colLast="0" w:name="8a95oe1ec77o" w:id="441"/>
    <w:bookmarkEnd w:id="441"/>
    <w:p w:rsidR="00000000" w:rsidDel="00000000" w:rsidP="00000000" w:rsidRDefault="00000000" w:rsidRPr="00000000" w14:paraId="00000F0E">
      <w:pPr>
        <w:pStyle w:val="Heading2"/>
        <w:rPr/>
      </w:pPr>
      <w:r w:rsidDel="00000000" w:rsidR="00000000" w:rsidRPr="00000000">
        <w:rPr>
          <w:rtl w:val="0"/>
        </w:rPr>
        <w:t xml:space="preserve">Kitap Bölümü</w:t>
      </w:r>
    </w:p>
    <w:p w:rsidR="00000000" w:rsidDel="00000000" w:rsidP="00000000" w:rsidRDefault="00000000" w:rsidRPr="00000000" w14:paraId="00000F0F">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Murzoğlu Kurt Ö, Boran P. Peripartum ruh sağlığı ve anne sütü </w:t>
      </w:r>
      <w:hyperlink w:anchor="8a95oe1ec77o">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Kitap bölümü</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Karabeyir N, ed. Her Hekimin Anne Sütü ve Emzirme Konusunda Bilmesi Gerekenler. 1. baskı. Türkiye Klinikleri; 2021. p. 133–139.</w:t>
      </w:r>
    </w:p>
    <w:bookmarkStart w:colFirst="0" w:colLast="0" w:name="te32o8enm5xu" w:id="442"/>
    <w:bookmarkEnd w:id="442"/>
    <w:p w:rsidR="00000000" w:rsidDel="00000000" w:rsidP="00000000" w:rsidRDefault="00000000" w:rsidRPr="00000000" w14:paraId="00000F10">
      <w:pPr>
        <w:pStyle w:val="Heading2"/>
        <w:rPr/>
      </w:pPr>
      <w:r w:rsidDel="00000000" w:rsidR="00000000" w:rsidRPr="00000000">
        <w:rPr>
          <w:rtl w:val="0"/>
        </w:rPr>
        <w:t xml:space="preserve">Bildiriler</w:t>
      </w:r>
    </w:p>
    <w:p w:rsidR="00000000" w:rsidDel="00000000" w:rsidP="00000000" w:rsidRDefault="00000000" w:rsidRPr="00000000" w14:paraId="00000F1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{Yazar(lar). Bildiri başlığı. Kongre/Sempozyum Adı; Tarih; Yer.}</w:t>
      </w:r>
    </w:p>
    <w:bookmarkStart w:colFirst="0" w:colLast="0" w:name="kwo444d19rib" w:id="443"/>
    <w:bookmarkEnd w:id="443"/>
    <w:p w:rsidR="00000000" w:rsidDel="00000000" w:rsidP="00000000" w:rsidRDefault="00000000" w:rsidRPr="00000000" w14:paraId="00000F12">
      <w:pPr>
        <w:pStyle w:val="Heading2"/>
        <w:rPr/>
      </w:pPr>
      <w:r w:rsidDel="00000000" w:rsidR="00000000" w:rsidRPr="00000000">
        <w:rPr>
          <w:rtl w:val="0"/>
        </w:rPr>
        <w:t xml:space="preserve">Sertifikalar ve Mesleki Eğitimler</w:t>
      </w:r>
    </w:p>
    <w:p w:rsidR="00000000" w:rsidDel="00000000" w:rsidP="00000000" w:rsidRDefault="00000000" w:rsidRPr="00000000" w14:paraId="00000F13">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Triple P (Olumlu Ebeveynlik Programı) — Düzey 2, 4, Grup ve Ergen Grup, University of Queensland (2022–2023)</w:t>
      </w:r>
    </w:p>
    <w:p w:rsidR="00000000" w:rsidDel="00000000" w:rsidP="00000000" w:rsidRDefault="00000000" w:rsidRPr="00000000" w14:paraId="00000F14">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Bayley III Gelişimsel Değerlendirme, Developmental Child Neurology Association (2021)</w:t>
      </w:r>
    </w:p>
    <w:p w:rsidR="00000000" w:rsidDel="00000000" w:rsidP="00000000" w:rsidRDefault="00000000" w:rsidRPr="00000000" w14:paraId="00000F15">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Denver II Gelişimsel Tarama, Kim Psikoloji (2022)</w:t>
      </w:r>
    </w:p>
    <w:p w:rsidR="00000000" w:rsidDel="00000000" w:rsidP="00000000" w:rsidRDefault="00000000" w:rsidRPr="00000000" w14:paraId="00000F16">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SOS Approach to Feeding (Hibrit + İleri Düzey), SOS Approach to Feeding (2025)</w:t>
      </w:r>
    </w:p>
    <w:p w:rsidR="00000000" w:rsidDel="00000000" w:rsidP="00000000" w:rsidRDefault="00000000" w:rsidRPr="00000000" w14:paraId="00000F17">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Etkileşim Temelli Erken Çocukluk Müdahalesi (ETÇEP), Pilumunus Danışmanlık (2022)</w:t>
      </w:r>
    </w:p>
    <w:p w:rsidR="00000000" w:rsidDel="00000000" w:rsidP="00000000" w:rsidRDefault="00000000" w:rsidRPr="00000000" w14:paraId="00000F18">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İleri Emzirme Danışmanlığı, İstanbul Üniv. Çocuk Sağlığı Enstitüsü (2021)</w:t>
      </w:r>
    </w:p>
    <w:p w:rsidR="00000000" w:rsidDel="00000000" w:rsidP="00000000" w:rsidRDefault="00000000" w:rsidRPr="00000000" w14:paraId="00000F19">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Gelişimin İzlenmesi ve Desteklenmesi Rehberi (GİDR), Ankara Üniv. Tıp Fakültesi (2018)</w:t>
      </w:r>
    </w:p>
    <w:bookmarkStart w:colFirst="0" w:colLast="0" w:name="gv57i27cp41p" w:id="444"/>
    <w:bookmarkEnd w:id="444"/>
    <w:p w:rsidR="00000000" w:rsidDel="00000000" w:rsidP="00000000" w:rsidRDefault="00000000" w:rsidRPr="00000000" w14:paraId="00000F1A">
      <w:pPr>
        <w:pStyle w:val="Heading2"/>
        <w:rPr/>
      </w:pPr>
      <w:r w:rsidDel="00000000" w:rsidR="00000000" w:rsidRPr="00000000">
        <w:rPr>
          <w:rtl w:val="0"/>
        </w:rPr>
        <w:t xml:space="preserve">Projeler</w:t>
      </w:r>
    </w:p>
    <w:p w:rsidR="00000000" w:rsidDel="00000000" w:rsidP="00000000" w:rsidRDefault="00000000" w:rsidRPr="00000000" w14:paraId="00000F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Tez çalışması dış kaynaklı bir proje kapsamında desteklenmemiştir.</w:t>
      </w:r>
    </w:p>
    <w:bookmarkStart w:colFirst="0" w:colLast="0" w:name="9ey9nsf09ty8" w:id="445"/>
    <w:bookmarkEnd w:id="445"/>
    <w:p w:rsidR="00000000" w:rsidDel="00000000" w:rsidP="00000000" w:rsidRDefault="00000000" w:rsidRPr="00000000" w14:paraId="00000F1C">
      <w:pPr>
        <w:pStyle w:val="Heading1"/>
        <w:rPr/>
      </w:pPr>
      <w:r w:rsidDel="00000000" w:rsidR="00000000" w:rsidRPr="00000000">
        <w:rPr>
          <w:rtl w:val="0"/>
        </w:rPr>
        <w:t xml:space="preserve">EKLER</w:t>
      </w:r>
    </w:p>
    <w:p w:rsidR="00000000" w:rsidDel="00000000" w:rsidP="00000000" w:rsidRDefault="00000000" w:rsidRPr="00000000" w14:paraId="00000F1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bölüm, tez metninde atıf sırasına göre Ek 1 ve Ek 2 biçiminde, her biri ayrı sayfada sunulan belgeleri içerir.</w:t>
      </w:r>
    </w:p>
    <w:bookmarkStart w:colFirst="0" w:colLast="0" w:name="papcic44220a" w:id="446"/>
    <w:bookmarkEnd w:id="446"/>
    <w:p w:rsidR="00000000" w:rsidDel="00000000" w:rsidP="00000000" w:rsidRDefault="00000000" w:rsidRPr="00000000" w14:paraId="00000F1E">
      <w:pPr>
        <w:pStyle w:val="Heading2"/>
        <w:rPr/>
      </w:pPr>
      <w:r w:rsidDel="00000000" w:rsidR="00000000" w:rsidRPr="00000000">
        <w:rPr>
          <w:rtl w:val="0"/>
        </w:rPr>
        <w:t xml:space="preserve">5.1 Ek 1. Etik Kurul Onayı</w:t>
      </w:r>
    </w:p>
    <w:p w:rsidR="00000000" w:rsidDel="00000000" w:rsidP="00000000" w:rsidRDefault="00000000" w:rsidRPr="00000000" w14:paraId="00000F1F">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[TARANMIŞ BELGELER EKLENECEK]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 sayfaya, Marmara §3.5/§3.10 uyarınca onay ve izin zincirinin taranmış asılları (PDF/görüntü) ayrı belge türleri olarak yerleştirilecektir: (i)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Etik kurul onayı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Marmara Üniv. Klinik Araştırmalar Etik Kurulu, tarih 06.01.2023, sayı 09.2023.201 (her iki merkezi kapsayan çok merkezli onay); (ii)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Enstitü tez önerisi kararı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Marmara Üniv. Sağlık Bilimleri Enstitüsü Yönetim Kurulu, tarih 11.05.2023, sayı 2023/19-68 (tez önerisi onayıdır, kurum izni değildir); (iii)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Kurum/idari izinler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birincil merkez (Marmara Üniv. Eğitim ve Araştırma Hastanesi) ve ikinci merkez (İstanbul Medeniyet Üniv. Göztepe Süleyman Yalçın Şehir Hastanesi) idari izin yazıları.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(Fiziksel belgeler teslim öncesi bu konuma eklenecektir; metin yazımı gerektirmez.)</w:t>
      </w:r>
      <w:r w:rsidDel="00000000" w:rsidR="00000000" w:rsidRPr="00000000">
        <w:rPr>
          <w:rtl w:val="0"/>
        </w:rPr>
      </w:r>
    </w:p>
    <w:bookmarkStart w:colFirst="0" w:colLast="0" w:name="urwcunf1dtm6" w:id="447"/>
    <w:bookmarkEnd w:id="447"/>
    <w:p w:rsidR="00000000" w:rsidDel="00000000" w:rsidP="00000000" w:rsidRDefault="00000000" w:rsidRPr="00000000" w14:paraId="00000F20">
      <w:pPr>
        <w:pStyle w:val="Heading2"/>
        <w:rPr/>
      </w:pPr>
      <w:r w:rsidDel="00000000" w:rsidR="00000000" w:rsidRPr="00000000">
        <w:rPr>
          <w:rtl w:val="0"/>
        </w:rPr>
        <w:t xml:space="preserve">5.2 Ek 2. Ölçek Kullanım İzinleri ve Veri Toplama Formları</w:t>
      </w:r>
    </w:p>
    <w:p w:rsidR="00000000" w:rsidDel="00000000" w:rsidP="00000000" w:rsidRDefault="00000000" w:rsidRPr="00000000" w14:paraId="00000F21">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00" w:line="360" w:lineRule="auto"/>
        <w:ind w:left="480" w:right="48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[TARANMIŞ BELGELER EKLENECEK]</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Bu konuma, Marmara §3.10 uyarınca aşağıdaki belgelerin taranmış asılları ayrı ekler (Ek 2a–2c) olarak yerleştirilecektir: (a) s-EMBU-P / s-EMBU-C ölçek kullanım izni, (b) Beck Depresyon Envanteri kullanım izni ve (c) Kardeş İlişkileri Anketi kullanım izni ile ilgili boş veri toplama formları.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(Fiziksel belgeler teslim öncesi bu konuma eklenecektir; metin yazımı gerektirmez.)</w:t>
      </w:r>
      <w:r w:rsidDel="00000000" w:rsidR="00000000" w:rsidRPr="00000000">
        <w:rPr>
          <w:rtl w:val="0"/>
        </w:rPr>
      </w:r>
    </w:p>
    <w:bookmarkStart w:colFirst="0" w:colLast="0" w:name="lwnnfniqtcgs" w:id="448"/>
    <w:bookmarkEnd w:id="448"/>
    <w:p w:rsidR="00000000" w:rsidDel="00000000" w:rsidP="00000000" w:rsidRDefault="00000000" w:rsidRPr="00000000" w14:paraId="00000F22">
      <w:pPr>
        <w:pStyle w:val="Heading2"/>
        <w:rPr/>
      </w:pPr>
      <w:r w:rsidDel="00000000" w:rsidR="00000000" w:rsidRPr="00000000">
        <w:rPr>
          <w:rtl w:val="0"/>
        </w:rPr>
        <w:t xml:space="preserve">5.3 Ek 3. Ölçüm Değişmezliği Uyum Ölçütleri</w:t>
      </w:r>
    </w:p>
    <w:p w:rsidR="00000000" w:rsidDel="00000000" w:rsidP="00000000" w:rsidRDefault="00000000" w:rsidRPr="00000000" w14:paraId="00000F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Aşağıdaki tablo, EMBU-P ve EMBU-C formlarında dört eksende (tanı grubu, bilgi verici rolü, yaş, cinsiyet) yapılandırmasal, metrik ve skalar ölçüm değişmezliği taramasının WLSMV uyum ölçütlerini gösterir. Kaynak artefakt: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outputs/tables/psychval_measurement_invariance.csv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scripts/R/05_psychometric_validation.R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Sıralı (dört düzeyli) maddelerde bazı gruplarda boş yanıt kategorileri bulunduğunda tam-kategori model yakınsamamış; bu durumda değişmezlik yalnız ikiye indirgenmiş (1 vs. &gt;1) duyarlılık çözümüyle değerlendirilebilmiştir. Δ ölçütleri için önerilen eşikler ΔCFI ≥ −0,010 ve ΔRMSEA ≤ 0,015’tir (Cheung ve Rensvold, 2002; Chen, 2007).</w:t>
      </w:r>
    </w:p>
    <w:tbl>
      <w:tblPr>
        <w:tblStyle w:val="Table8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u408c5gtn360" w:id="449"/>
          <w:bookmarkEnd w:id="449"/>
          <w:p w:rsidR="00000000" w:rsidDel="00000000" w:rsidP="00000000" w:rsidRDefault="00000000" w:rsidRPr="00000000" w14:paraId="00000F2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35.</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Ölçüm değişmezliği eksen-bazlı uyum ölçütleri (WLSMV). Her eksen ayrı alt tablodadır; yakınsamayan modeller ‘—’ ile gösterilir.</w:t>
            </w:r>
          </w:p>
          <w:p w:rsidR="00000000" w:rsidDel="00000000" w:rsidP="00000000" w:rsidRDefault="00000000" w:rsidRPr="00000000" w14:paraId="00000F25">
            <w:pPr>
              <w:jc w:val="center"/>
              <w:rPr/>
            </w:pPr>
            <w:r w:rsidDel="00000000" w:rsidR="00000000" w:rsidRPr="00000000">
              <w:rPr>
                <w:b w:val="1"/>
                <w:bCs w:val="1"/>
                <w:rtl w:val="0"/>
              </w:rPr>
              <w:t xml:space="preserve">Tablo 5.2a. Tanı grubu ekseni.</w:t>
            </w:r>
            <w:r w:rsidDel="00000000" w:rsidR="00000000" w:rsidRPr="00000000">
              <w:rPr>
                <w:rtl w:val="0"/>
              </w:rPr>
            </w:r>
          </w:p>
          <w:tbl>
            <w:tblPr>
              <w:tblStyle w:val="Table85"/>
              <w:tblW w:w="7914.999999999998" w:type="dxa"/>
              <w:jc w:val="left"/>
              <w:tblLayout w:type="fixed"/>
              <w:tblLook w:val="0020"/>
            </w:tblPr>
            <w:tblGrid>
              <w:gridCol w:w="2262"/>
              <w:gridCol w:w="1206"/>
              <w:gridCol w:w="452"/>
              <w:gridCol w:w="452"/>
              <w:gridCol w:w="452"/>
              <w:gridCol w:w="452"/>
              <w:gridCol w:w="528"/>
              <w:gridCol w:w="528"/>
              <w:gridCol w:w="678"/>
              <w:gridCol w:w="905"/>
              <w:tblGridChange w:id="0">
                <w:tblGrid>
                  <w:gridCol w:w="2262"/>
                  <w:gridCol w:w="1206"/>
                  <w:gridCol w:w="452"/>
                  <w:gridCol w:w="452"/>
                  <w:gridCol w:w="452"/>
                  <w:gridCol w:w="452"/>
                  <w:gridCol w:w="528"/>
                  <w:gridCol w:w="528"/>
                  <w:gridCol w:w="678"/>
                  <w:gridCol w:w="905"/>
                </w:tblGrid>
              </w:tblGridChange>
            </w:tblGrid>
            <w:tr>
              <w:trPr>
                <w:cantSplit w:val="0"/>
                <w:tblHeader w:val="1"/>
              </w:trPr>
              <w:tc>
                <w:tcPr/>
                <w:p w:rsidR="00000000" w:rsidDel="00000000" w:rsidP="00000000" w:rsidRDefault="00000000" w:rsidRPr="00000000" w14:paraId="00000F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F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Düzey</w:t>
                  </w:r>
                </w:p>
              </w:tc>
              <w:tc>
                <w:tcPr/>
                <w:p w:rsidR="00000000" w:rsidDel="00000000" w:rsidP="00000000" w:rsidRDefault="00000000" w:rsidRPr="00000000" w14:paraId="00000F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F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F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F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F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ΔCFI</w:t>
                  </w:r>
                </w:p>
              </w:tc>
              <w:tc>
                <w:tcPr/>
                <w:p w:rsidR="00000000" w:rsidDel="00000000" w:rsidP="00000000" w:rsidRDefault="00000000" w:rsidRPr="00000000" w14:paraId="00000F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ΔRMSEA</w:t>
                  </w:r>
                </w:p>
              </w:tc>
              <w:tc>
                <w:tcPr/>
                <w:p w:rsidR="00000000" w:rsidDel="00000000" w:rsidP="00000000" w:rsidRDefault="00000000" w:rsidRPr="00000000" w14:paraId="00000F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c>
                <w:tcPr/>
                <w:p w:rsidR="00000000" w:rsidDel="00000000" w:rsidP="00000000" w:rsidRDefault="00000000" w:rsidRPr="00000000" w14:paraId="00000F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r>
            <w:tr>
              <w:trPr>
                <w:cantSplit w:val="0"/>
                <w:tblHeader w:val="0"/>
              </w:trPr>
              <w:tc>
                <w:tcPr/>
                <w:p w:rsidR="00000000" w:rsidDel="00000000" w:rsidP="00000000" w:rsidRDefault="00000000" w:rsidRPr="00000000" w14:paraId="00000F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w:t>
                  </w:r>
                </w:p>
              </w:tc>
              <w:tc>
                <w:tcPr/>
                <w:p w:rsidR="00000000" w:rsidDel="00000000" w:rsidP="00000000" w:rsidRDefault="00000000" w:rsidRPr="00000000" w14:paraId="00000F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w:t>
                  </w:r>
                </w:p>
              </w:tc>
              <w:tc>
                <w:tcPr/>
                <w:p w:rsidR="00000000" w:rsidDel="00000000" w:rsidP="00000000" w:rsidRDefault="00000000" w:rsidRPr="00000000" w14:paraId="00000F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w:t>
                  </w:r>
                </w:p>
              </w:tc>
              <w:tc>
                <w:tcPr/>
                <w:p w:rsidR="00000000" w:rsidDel="00000000" w:rsidP="00000000" w:rsidRDefault="00000000" w:rsidRPr="00000000" w14:paraId="00000F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w:t>
                  </w:r>
                </w:p>
              </w:tc>
              <w:tc>
                <w:tcPr/>
                <w:p w:rsidR="00000000" w:rsidDel="00000000" w:rsidP="00000000" w:rsidRDefault="00000000" w:rsidRPr="00000000" w14:paraId="00000F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w:t>
                  </w:r>
                </w:p>
              </w:tc>
              <w:tc>
                <w:tcPr/>
                <w:p w:rsidR="00000000" w:rsidDel="00000000" w:rsidP="00000000" w:rsidRDefault="00000000" w:rsidRPr="00000000" w14:paraId="00000F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w:t>
                  </w:r>
                </w:p>
              </w:tc>
              <w:tc>
                <w:tcPr/>
                <w:p w:rsidR="00000000" w:rsidDel="00000000" w:rsidP="00000000" w:rsidRDefault="00000000" w:rsidRPr="00000000" w14:paraId="00000F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 Reddetme binary</w:t>
                  </w:r>
                </w:p>
              </w:tc>
              <w:tc>
                <w:tcPr/>
                <w:p w:rsidR="00000000" w:rsidDel="00000000" w:rsidP="00000000" w:rsidRDefault="00000000" w:rsidRPr="00000000" w14:paraId="00000F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0,808</w:t>
                  </w:r>
                </w:p>
              </w:tc>
              <w:tc>
                <w:tcPr/>
                <w:p w:rsidR="00000000" w:rsidDel="00000000" w:rsidP="00000000" w:rsidRDefault="00000000" w:rsidRPr="00000000" w14:paraId="00000F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0,713</w:t>
                  </w:r>
                </w:p>
              </w:tc>
              <w:tc>
                <w:tcPr/>
                <w:p w:rsidR="00000000" w:rsidDel="00000000" w:rsidP="00000000" w:rsidRDefault="00000000" w:rsidRPr="00000000" w14:paraId="00000F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0,062</w:t>
                  </w:r>
                </w:p>
              </w:tc>
              <w:tc>
                <w:tcPr/>
                <w:p w:rsidR="00000000" w:rsidDel="00000000" w:rsidP="00000000" w:rsidRDefault="00000000" w:rsidRPr="00000000" w14:paraId="00000F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0,176</w:t>
                  </w:r>
                </w:p>
              </w:tc>
              <w:tc>
                <w:tcPr/>
                <w:p w:rsidR="00000000" w:rsidDel="00000000" w:rsidP="00000000" w:rsidRDefault="00000000" w:rsidRPr="00000000" w14:paraId="00000F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 Reddetme binary</w:t>
                  </w:r>
                </w:p>
              </w:tc>
              <w:tc>
                <w:tcPr/>
                <w:p w:rsidR="00000000" w:rsidDel="00000000" w:rsidP="00000000" w:rsidRDefault="00000000" w:rsidRPr="00000000" w14:paraId="00000F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0,813</w:t>
                  </w:r>
                </w:p>
              </w:tc>
              <w:tc>
                <w:tcPr/>
                <w:p w:rsidR="00000000" w:rsidDel="00000000" w:rsidP="00000000" w:rsidRDefault="00000000" w:rsidRPr="00000000" w14:paraId="00000F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0,769</w:t>
                  </w:r>
                </w:p>
              </w:tc>
              <w:tc>
                <w:tcPr/>
                <w:p w:rsidR="00000000" w:rsidDel="00000000" w:rsidP="00000000" w:rsidRDefault="00000000" w:rsidRPr="00000000" w14:paraId="00000F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0,055</w:t>
                  </w:r>
                </w:p>
              </w:tc>
              <w:tc>
                <w:tcPr/>
                <w:p w:rsidR="00000000" w:rsidDel="00000000" w:rsidP="00000000" w:rsidRDefault="00000000" w:rsidRPr="00000000" w14:paraId="00000F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0,179</w:t>
                  </w:r>
                </w:p>
              </w:tc>
              <w:tc>
                <w:tcPr/>
                <w:p w:rsidR="00000000" w:rsidDel="00000000" w:rsidP="00000000" w:rsidRDefault="00000000" w:rsidRPr="00000000" w14:paraId="00000F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0,005</w:t>
                  </w:r>
                </w:p>
              </w:tc>
              <w:tc>
                <w:tcPr/>
                <w:p w:rsidR="00000000" w:rsidDel="00000000" w:rsidP="00000000" w:rsidRDefault="00000000" w:rsidRPr="00000000" w14:paraId="00000F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F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q12siz Reddetme binary</w:t>
                  </w:r>
                </w:p>
              </w:tc>
              <w:tc>
                <w:tcPr/>
                <w:p w:rsidR="00000000" w:rsidDel="00000000" w:rsidP="00000000" w:rsidRDefault="00000000" w:rsidRPr="00000000" w14:paraId="00000F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0,813</w:t>
                  </w:r>
                </w:p>
              </w:tc>
              <w:tc>
                <w:tcPr/>
                <w:p w:rsidR="00000000" w:rsidDel="00000000" w:rsidP="00000000" w:rsidRDefault="00000000" w:rsidRPr="00000000" w14:paraId="00000F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0,769</w:t>
                  </w:r>
                </w:p>
              </w:tc>
              <w:tc>
                <w:tcPr/>
                <w:p w:rsidR="00000000" w:rsidDel="00000000" w:rsidP="00000000" w:rsidRDefault="00000000" w:rsidRPr="00000000" w14:paraId="00000F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0,055</w:t>
                  </w:r>
                </w:p>
              </w:tc>
              <w:tc>
                <w:tcPr/>
                <w:p w:rsidR="00000000" w:rsidDel="00000000" w:rsidP="00000000" w:rsidRDefault="00000000" w:rsidRPr="00000000" w14:paraId="00000F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0,179</w:t>
                  </w:r>
                </w:p>
              </w:tc>
              <w:tc>
                <w:tcPr/>
                <w:p w:rsidR="00000000" w:rsidDel="00000000" w:rsidP="00000000" w:rsidRDefault="00000000" w:rsidRPr="00000000" w14:paraId="00000F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0,913</w:t>
                  </w:r>
                </w:p>
              </w:tc>
              <w:tc>
                <w:tcPr/>
                <w:p w:rsidR="00000000" w:rsidDel="00000000" w:rsidP="00000000" w:rsidRDefault="00000000" w:rsidRPr="00000000" w14:paraId="00000F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0,904</w:t>
                  </w:r>
                </w:p>
              </w:tc>
              <w:tc>
                <w:tcPr/>
                <w:p w:rsidR="00000000" w:rsidDel="00000000" w:rsidP="00000000" w:rsidRDefault="00000000" w:rsidRPr="00000000" w14:paraId="00000F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0,071</w:t>
                  </w:r>
                </w:p>
              </w:tc>
              <w:tc>
                <w:tcPr/>
                <w:p w:rsidR="00000000" w:rsidDel="00000000" w:rsidP="00000000" w:rsidRDefault="00000000" w:rsidRPr="00000000" w14:paraId="00000F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0,117</w:t>
                  </w:r>
                </w:p>
              </w:tc>
              <w:tc>
                <w:tcPr/>
                <w:p w:rsidR="00000000" w:rsidDel="00000000" w:rsidP="00000000" w:rsidRDefault="00000000" w:rsidRPr="00000000" w14:paraId="00000F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0,907</w:t>
                  </w:r>
                </w:p>
              </w:tc>
              <w:tc>
                <w:tcPr/>
                <w:p w:rsidR="00000000" w:rsidDel="00000000" w:rsidP="00000000" w:rsidRDefault="00000000" w:rsidRPr="00000000" w14:paraId="00000F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0,901</w:t>
                  </w:r>
                </w:p>
              </w:tc>
              <w:tc>
                <w:tcPr/>
                <w:p w:rsidR="00000000" w:rsidDel="00000000" w:rsidP="00000000" w:rsidRDefault="00000000" w:rsidRPr="00000000" w14:paraId="00000F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0,072</w:t>
                  </w:r>
                </w:p>
              </w:tc>
              <w:tc>
                <w:tcPr/>
                <w:p w:rsidR="00000000" w:rsidDel="00000000" w:rsidP="00000000" w:rsidRDefault="00000000" w:rsidRPr="00000000" w14:paraId="00000F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0,123</w:t>
                  </w:r>
                </w:p>
              </w:tc>
              <w:tc>
                <w:tcPr/>
                <w:p w:rsidR="00000000" w:rsidDel="00000000" w:rsidP="00000000" w:rsidRDefault="00000000" w:rsidRPr="00000000" w14:paraId="00000F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F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w:t>
                  </w:r>
                </w:p>
              </w:tc>
              <w:tc>
                <w:tcPr/>
                <w:p w:rsidR="00000000" w:rsidDel="00000000" w:rsidP="00000000" w:rsidRDefault="00000000" w:rsidRPr="00000000" w14:paraId="00000F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0,906</w:t>
                  </w:r>
                </w:p>
              </w:tc>
              <w:tc>
                <w:tcPr/>
                <w:p w:rsidR="00000000" w:rsidDel="00000000" w:rsidP="00000000" w:rsidRDefault="00000000" w:rsidRPr="00000000" w14:paraId="00000F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0,904</w:t>
                  </w:r>
                </w:p>
              </w:tc>
              <w:tc>
                <w:tcPr/>
                <w:p w:rsidR="00000000" w:rsidDel="00000000" w:rsidP="00000000" w:rsidRDefault="00000000" w:rsidRPr="00000000" w14:paraId="00000F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0,071</w:t>
                  </w:r>
                </w:p>
              </w:tc>
              <w:tc>
                <w:tcPr/>
                <w:p w:rsidR="00000000" w:rsidDel="00000000" w:rsidP="00000000" w:rsidRDefault="00000000" w:rsidRPr="00000000" w14:paraId="00000F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0,118</w:t>
                  </w:r>
                </w:p>
              </w:tc>
              <w:tc>
                <w:tcPr/>
                <w:p w:rsidR="00000000" w:rsidDel="00000000" w:rsidP="00000000" w:rsidRDefault="00000000" w:rsidRPr="00000000" w14:paraId="00000F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-0,001</w:t>
                  </w:r>
                </w:p>
              </w:tc>
              <w:tc>
                <w:tcPr/>
                <w:p w:rsidR="00000000" w:rsidDel="00000000" w:rsidP="00000000" w:rsidRDefault="00000000" w:rsidRPr="00000000" w14:paraId="00000F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bl>
          <w:p w:rsidR="00000000" w:rsidDel="00000000" w:rsidP="00000000" w:rsidRDefault="00000000" w:rsidRPr="00000000" w14:paraId="00000FA8">
            <w:pPr>
              <w:jc w:val="center"/>
              <w:rPr/>
            </w:pPr>
            <w:r w:rsidDel="00000000" w:rsidR="00000000" w:rsidRPr="00000000">
              <w:rPr>
                <w:b w:val="1"/>
                <w:bCs w:val="1"/>
                <w:rtl w:val="0"/>
              </w:rPr>
              <w:t xml:space="preserve">Tablo 5.2b. Bilgi verici rolü ekseni.</w:t>
            </w:r>
            <w:r w:rsidDel="00000000" w:rsidR="00000000" w:rsidRPr="00000000">
              <w:rPr>
                <w:rtl w:val="0"/>
              </w:rPr>
            </w:r>
          </w:p>
          <w:tbl>
            <w:tblPr>
              <w:tblStyle w:val="Table86"/>
              <w:tblW w:w="7919.999999999999" w:type="dxa"/>
              <w:jc w:val="left"/>
              <w:tblLayout w:type="fixed"/>
              <w:tblLook w:val="0020"/>
            </w:tblPr>
            <w:tblGrid>
              <w:gridCol w:w="693"/>
              <w:gridCol w:w="1584"/>
              <w:gridCol w:w="594"/>
              <w:gridCol w:w="594"/>
              <w:gridCol w:w="594"/>
              <w:gridCol w:w="594"/>
              <w:gridCol w:w="693"/>
              <w:gridCol w:w="693"/>
              <w:gridCol w:w="891"/>
              <w:gridCol w:w="990"/>
              <w:tblGridChange w:id="0">
                <w:tblGrid>
                  <w:gridCol w:w="693"/>
                  <w:gridCol w:w="1584"/>
                  <w:gridCol w:w="594"/>
                  <w:gridCol w:w="594"/>
                  <w:gridCol w:w="594"/>
                  <w:gridCol w:w="594"/>
                  <w:gridCol w:w="693"/>
                  <w:gridCol w:w="693"/>
                  <w:gridCol w:w="891"/>
                  <w:gridCol w:w="990"/>
                </w:tblGrid>
              </w:tblGridChange>
            </w:tblGrid>
            <w:tr>
              <w:trPr>
                <w:cantSplit w:val="0"/>
                <w:tblHeader w:val="1"/>
              </w:trPr>
              <w:tc>
                <w:tcPr/>
                <w:p w:rsidR="00000000" w:rsidDel="00000000" w:rsidP="00000000" w:rsidRDefault="00000000" w:rsidRPr="00000000" w14:paraId="00000F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F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Düzey</w:t>
                  </w:r>
                </w:p>
              </w:tc>
              <w:tc>
                <w:tcPr/>
                <w:p w:rsidR="00000000" w:rsidDel="00000000" w:rsidP="00000000" w:rsidRDefault="00000000" w:rsidRPr="00000000" w14:paraId="00000F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F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F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F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F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ΔCFI</w:t>
                  </w:r>
                </w:p>
              </w:tc>
              <w:tc>
                <w:tcPr/>
                <w:p w:rsidR="00000000" w:rsidDel="00000000" w:rsidP="00000000" w:rsidRDefault="00000000" w:rsidRPr="00000000" w14:paraId="00000F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ΔRMSEA</w:t>
                  </w:r>
                </w:p>
              </w:tc>
              <w:tc>
                <w:tcPr/>
                <w:p w:rsidR="00000000" w:rsidDel="00000000" w:rsidP="00000000" w:rsidRDefault="00000000" w:rsidRPr="00000000" w14:paraId="00000F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c>
                <w:tcPr/>
                <w:p w:rsidR="00000000" w:rsidDel="00000000" w:rsidP="00000000" w:rsidRDefault="00000000" w:rsidRPr="00000000" w14:paraId="00000F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r>
            <w:tr>
              <w:trPr>
                <w:cantSplit w:val="0"/>
                <w:tblHeader w:val="0"/>
              </w:trPr>
              <w:tc>
                <w:tcPr/>
                <w:p w:rsidR="00000000" w:rsidDel="00000000" w:rsidP="00000000" w:rsidRDefault="00000000" w:rsidRPr="00000000" w14:paraId="00000F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0,853</w:t>
                  </w:r>
                </w:p>
              </w:tc>
              <w:tc>
                <w:tcPr/>
                <w:p w:rsidR="00000000" w:rsidDel="00000000" w:rsidP="00000000" w:rsidRDefault="00000000" w:rsidRPr="00000000" w14:paraId="00000F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0,839</w:t>
                  </w:r>
                </w:p>
              </w:tc>
              <w:tc>
                <w:tcPr/>
                <w:p w:rsidR="00000000" w:rsidDel="00000000" w:rsidP="00000000" w:rsidRDefault="00000000" w:rsidRPr="00000000" w14:paraId="00000F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0,066</w:t>
                  </w:r>
                </w:p>
              </w:tc>
              <w:tc>
                <w:tcPr/>
                <w:p w:rsidR="00000000" w:rsidDel="00000000" w:rsidP="00000000" w:rsidRDefault="00000000" w:rsidRPr="00000000" w14:paraId="00000F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0,108</w:t>
                  </w:r>
                </w:p>
              </w:tc>
              <w:tc>
                <w:tcPr/>
                <w:p w:rsidR="00000000" w:rsidDel="00000000" w:rsidP="00000000" w:rsidRDefault="00000000" w:rsidRPr="00000000" w14:paraId="00000F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0,859</w:t>
                  </w:r>
                </w:p>
              </w:tc>
              <w:tc>
                <w:tcPr/>
                <w:p w:rsidR="00000000" w:rsidDel="00000000" w:rsidP="00000000" w:rsidRDefault="00000000" w:rsidRPr="00000000" w14:paraId="00000F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0,850</w:t>
                  </w:r>
                </w:p>
              </w:tc>
              <w:tc>
                <w:tcPr/>
                <w:p w:rsidR="00000000" w:rsidDel="00000000" w:rsidP="00000000" w:rsidRDefault="00000000" w:rsidRPr="00000000" w14:paraId="00000F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0,063</w:t>
                  </w:r>
                </w:p>
              </w:tc>
              <w:tc>
                <w:tcPr/>
                <w:p w:rsidR="00000000" w:rsidDel="00000000" w:rsidP="00000000" w:rsidRDefault="00000000" w:rsidRPr="00000000" w14:paraId="00000F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0,111</w:t>
                  </w:r>
                </w:p>
              </w:tc>
              <w:tc>
                <w:tcPr/>
                <w:p w:rsidR="00000000" w:rsidDel="00000000" w:rsidP="00000000" w:rsidRDefault="00000000" w:rsidRPr="00000000" w14:paraId="00000F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0F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-0,002</w:t>
                  </w:r>
                </w:p>
              </w:tc>
              <w:tc>
                <w:tcPr/>
                <w:p w:rsidR="00000000" w:rsidDel="00000000" w:rsidP="00000000" w:rsidRDefault="00000000" w:rsidRPr="00000000" w14:paraId="00000F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0F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0,855</w:t>
                  </w:r>
                </w:p>
              </w:tc>
              <w:tc>
                <w:tcPr/>
                <w:p w:rsidR="00000000" w:rsidDel="00000000" w:rsidP="00000000" w:rsidRDefault="00000000" w:rsidRPr="00000000" w14:paraId="00000F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0,852</w:t>
                  </w:r>
                </w:p>
              </w:tc>
              <w:tc>
                <w:tcPr/>
                <w:p w:rsidR="00000000" w:rsidDel="00000000" w:rsidP="00000000" w:rsidRDefault="00000000" w:rsidRPr="00000000" w14:paraId="00000F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0,063</w:t>
                  </w:r>
                </w:p>
              </w:tc>
              <w:tc>
                <w:tcPr/>
                <w:p w:rsidR="00000000" w:rsidDel="00000000" w:rsidP="00000000" w:rsidRDefault="00000000" w:rsidRPr="00000000" w14:paraId="00000F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0,109</w:t>
                  </w:r>
                </w:p>
              </w:tc>
              <w:tc>
                <w:tcPr/>
                <w:p w:rsidR="00000000" w:rsidDel="00000000" w:rsidP="00000000" w:rsidRDefault="00000000" w:rsidRPr="00000000" w14:paraId="00000F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-0,004</w:t>
                  </w:r>
                </w:p>
              </w:tc>
              <w:tc>
                <w:tcPr/>
                <w:p w:rsidR="00000000" w:rsidDel="00000000" w:rsidP="00000000" w:rsidRDefault="00000000" w:rsidRPr="00000000" w14:paraId="00000F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0F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0F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bl>
          <w:p w:rsidR="00000000" w:rsidDel="00000000" w:rsidP="00000000" w:rsidRDefault="00000000" w:rsidRPr="00000000" w14:paraId="00000FD1">
            <w:pPr>
              <w:jc w:val="center"/>
              <w:rPr/>
            </w:pPr>
            <w:r w:rsidDel="00000000" w:rsidR="00000000" w:rsidRPr="00000000">
              <w:rPr>
                <w:b w:val="1"/>
                <w:bCs w:val="1"/>
                <w:rtl w:val="0"/>
              </w:rPr>
              <w:t xml:space="preserve">Tablo 5.2c. Yaş ekseni.</w:t>
            </w:r>
            <w:r w:rsidDel="00000000" w:rsidR="00000000" w:rsidRPr="00000000">
              <w:rPr>
                <w:rtl w:val="0"/>
              </w:rPr>
            </w:r>
          </w:p>
          <w:tbl>
            <w:tblPr>
              <w:tblStyle w:val="Table87"/>
              <w:tblW w:w="7911.000000000002" w:type="dxa"/>
              <w:jc w:val="left"/>
              <w:tblLayout w:type="fixed"/>
              <w:tblLook w:val="0020"/>
            </w:tblPr>
            <w:tblGrid>
              <w:gridCol w:w="1245"/>
              <w:gridCol w:w="1423"/>
              <w:gridCol w:w="533"/>
              <w:gridCol w:w="533"/>
              <w:gridCol w:w="533"/>
              <w:gridCol w:w="533"/>
              <w:gridCol w:w="622"/>
              <w:gridCol w:w="622"/>
              <w:gridCol w:w="800"/>
              <w:gridCol w:w="1067"/>
              <w:tblGridChange w:id="0">
                <w:tblGrid>
                  <w:gridCol w:w="1245"/>
                  <w:gridCol w:w="1423"/>
                  <w:gridCol w:w="533"/>
                  <w:gridCol w:w="533"/>
                  <w:gridCol w:w="533"/>
                  <w:gridCol w:w="533"/>
                  <w:gridCol w:w="622"/>
                  <w:gridCol w:w="622"/>
                  <w:gridCol w:w="800"/>
                  <w:gridCol w:w="1067"/>
                </w:tblGrid>
              </w:tblGridChange>
            </w:tblGrid>
            <w:tr>
              <w:trPr>
                <w:cantSplit w:val="0"/>
                <w:tblHeader w:val="1"/>
              </w:trPr>
              <w:tc>
                <w:tcPr/>
                <w:p w:rsidR="00000000" w:rsidDel="00000000" w:rsidP="00000000" w:rsidRDefault="00000000" w:rsidRPr="00000000" w14:paraId="00000F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0F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Düzey</w:t>
                  </w:r>
                </w:p>
              </w:tc>
              <w:tc>
                <w:tcPr/>
                <w:p w:rsidR="00000000" w:rsidDel="00000000" w:rsidP="00000000" w:rsidRDefault="00000000" w:rsidRPr="00000000" w14:paraId="00000F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0F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0F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0F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0F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ΔCFI</w:t>
                  </w:r>
                </w:p>
              </w:tc>
              <w:tc>
                <w:tcPr/>
                <w:p w:rsidR="00000000" w:rsidDel="00000000" w:rsidP="00000000" w:rsidRDefault="00000000" w:rsidRPr="00000000" w14:paraId="00000F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ΔRMSEA</w:t>
                  </w:r>
                </w:p>
              </w:tc>
              <w:tc>
                <w:tcPr/>
                <w:p w:rsidR="00000000" w:rsidDel="00000000" w:rsidP="00000000" w:rsidRDefault="00000000" w:rsidRPr="00000000" w14:paraId="00000F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c>
                <w:tcPr/>
                <w:p w:rsidR="00000000" w:rsidDel="00000000" w:rsidP="00000000" w:rsidRDefault="00000000" w:rsidRPr="00000000" w14:paraId="00000F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r>
            <w:tr>
              <w:trPr>
                <w:cantSplit w:val="0"/>
                <w:tblHeader w:val="0"/>
              </w:trPr>
              <w:tc>
                <w:tcPr/>
                <w:p w:rsidR="00000000" w:rsidDel="00000000" w:rsidP="00000000" w:rsidRDefault="00000000" w:rsidRPr="00000000" w14:paraId="00000F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0F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0F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0F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0F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0F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0F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0F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0F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0,908</w:t>
                  </w:r>
                </w:p>
              </w:tc>
              <w:tc>
                <w:tcPr/>
                <w:p w:rsidR="00000000" w:rsidDel="00000000" w:rsidP="00000000" w:rsidRDefault="00000000" w:rsidRPr="00000000" w14:paraId="00000F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0,899</w:t>
                  </w:r>
                </w:p>
              </w:tc>
              <w:tc>
                <w:tcPr/>
                <w:p w:rsidR="00000000" w:rsidDel="00000000" w:rsidP="00000000" w:rsidRDefault="00000000" w:rsidRPr="00000000" w14:paraId="00000F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0,037</w:t>
                  </w:r>
                </w:p>
              </w:tc>
              <w:tc>
                <w:tcPr/>
                <w:p w:rsidR="00000000" w:rsidDel="00000000" w:rsidP="00000000" w:rsidRDefault="00000000" w:rsidRPr="00000000" w14:paraId="00000F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0,168</w:t>
                  </w:r>
                </w:p>
              </w:tc>
              <w:tc>
                <w:tcPr/>
                <w:p w:rsidR="00000000" w:rsidDel="00000000" w:rsidP="00000000" w:rsidRDefault="00000000" w:rsidRPr="00000000" w14:paraId="000010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10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10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10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10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0,906</w:t>
                  </w:r>
                </w:p>
              </w:tc>
              <w:tc>
                <w:tcPr/>
                <w:p w:rsidR="00000000" w:rsidDel="00000000" w:rsidP="00000000" w:rsidRDefault="00000000" w:rsidRPr="00000000" w14:paraId="000010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0,901</w:t>
                  </w:r>
                </w:p>
              </w:tc>
              <w:tc>
                <w:tcPr/>
                <w:p w:rsidR="00000000" w:rsidDel="00000000" w:rsidP="00000000" w:rsidRDefault="00000000" w:rsidRPr="00000000" w14:paraId="000010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0,036</w:t>
                  </w:r>
                </w:p>
              </w:tc>
              <w:tc>
                <w:tcPr/>
                <w:p w:rsidR="00000000" w:rsidDel="00000000" w:rsidP="00000000" w:rsidRDefault="00000000" w:rsidRPr="00000000" w14:paraId="000010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0,175</w:t>
                  </w:r>
                </w:p>
              </w:tc>
              <w:tc>
                <w:tcPr/>
                <w:p w:rsidR="00000000" w:rsidDel="00000000" w:rsidP="00000000" w:rsidRDefault="00000000" w:rsidRPr="00000000" w14:paraId="000010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-0,003</w:t>
                  </w:r>
                </w:p>
              </w:tc>
              <w:tc>
                <w:tcPr/>
                <w:p w:rsidR="00000000" w:rsidDel="00000000" w:rsidP="00000000" w:rsidRDefault="00000000" w:rsidRPr="00000000" w14:paraId="000010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10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10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10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10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10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0,906</w:t>
                  </w:r>
                </w:p>
              </w:tc>
              <w:tc>
                <w:tcPr/>
                <w:p w:rsidR="00000000" w:rsidDel="00000000" w:rsidP="00000000" w:rsidRDefault="00000000" w:rsidRPr="00000000" w14:paraId="000010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0,901</w:t>
                  </w:r>
                </w:p>
              </w:tc>
              <w:tc>
                <w:tcPr/>
                <w:p w:rsidR="00000000" w:rsidDel="00000000" w:rsidP="00000000" w:rsidRDefault="00000000" w:rsidRPr="00000000" w14:paraId="000010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0,036</w:t>
                  </w:r>
                </w:p>
              </w:tc>
              <w:tc>
                <w:tcPr/>
                <w:p w:rsidR="00000000" w:rsidDel="00000000" w:rsidP="00000000" w:rsidRDefault="00000000" w:rsidRPr="00000000" w14:paraId="000010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0,175</w:t>
                  </w:r>
                </w:p>
              </w:tc>
              <w:tc>
                <w:tcPr/>
                <w:p w:rsidR="00000000" w:rsidDel="00000000" w:rsidP="00000000" w:rsidRDefault="00000000" w:rsidRPr="00000000" w14:paraId="000010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10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10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10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bl>
          <w:p w:rsidR="00000000" w:rsidDel="00000000" w:rsidP="00000000" w:rsidRDefault="00000000" w:rsidRPr="00000000" w14:paraId="00001018">
            <w:pPr>
              <w:jc w:val="center"/>
              <w:rPr/>
            </w:pPr>
            <w:r w:rsidDel="00000000" w:rsidR="00000000" w:rsidRPr="00000000">
              <w:rPr>
                <w:b w:val="1"/>
                <w:bCs w:val="1"/>
                <w:rtl w:val="0"/>
              </w:rPr>
              <w:t xml:space="preserve">Tablo 5.2d. Cinsiyet ekseni.</w:t>
            </w:r>
            <w:r w:rsidDel="00000000" w:rsidR="00000000" w:rsidRPr="00000000">
              <w:rPr>
                <w:rtl w:val="0"/>
              </w:rPr>
            </w:r>
          </w:p>
          <w:tbl>
            <w:tblPr>
              <w:tblStyle w:val="Table88"/>
              <w:tblW w:w="7911.000000000002" w:type="dxa"/>
              <w:jc w:val="left"/>
              <w:tblLayout w:type="fixed"/>
              <w:tblLook w:val="0020"/>
            </w:tblPr>
            <w:tblGrid>
              <w:gridCol w:w="1245"/>
              <w:gridCol w:w="1423"/>
              <w:gridCol w:w="533"/>
              <w:gridCol w:w="533"/>
              <w:gridCol w:w="533"/>
              <w:gridCol w:w="533"/>
              <w:gridCol w:w="622"/>
              <w:gridCol w:w="622"/>
              <w:gridCol w:w="800"/>
              <w:gridCol w:w="1067"/>
              <w:tblGridChange w:id="0">
                <w:tblGrid>
                  <w:gridCol w:w="1245"/>
                  <w:gridCol w:w="1423"/>
                  <w:gridCol w:w="533"/>
                  <w:gridCol w:w="533"/>
                  <w:gridCol w:w="533"/>
                  <w:gridCol w:w="533"/>
                  <w:gridCol w:w="622"/>
                  <w:gridCol w:w="622"/>
                  <w:gridCol w:w="800"/>
                  <w:gridCol w:w="1067"/>
                </w:tblGrid>
              </w:tblGridChange>
            </w:tblGrid>
            <w:tr>
              <w:trPr>
                <w:cantSplit w:val="0"/>
                <w:tblHeader w:val="1"/>
              </w:trPr>
              <w:tc>
                <w:tcPr/>
                <w:p w:rsidR="00000000" w:rsidDel="00000000" w:rsidP="00000000" w:rsidRDefault="00000000" w:rsidRPr="00000000" w14:paraId="000010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w:t>
                  </w:r>
                </w:p>
              </w:tc>
              <w:tc>
                <w:tcPr/>
                <w:p w:rsidR="00000000" w:rsidDel="00000000" w:rsidP="00000000" w:rsidRDefault="00000000" w:rsidRPr="00000000" w14:paraId="000010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Düzey</w:t>
                  </w:r>
                </w:p>
              </w:tc>
              <w:tc>
                <w:tcPr/>
                <w:p w:rsidR="00000000" w:rsidDel="00000000" w:rsidP="00000000" w:rsidRDefault="00000000" w:rsidRPr="00000000" w14:paraId="000010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CFI</w:t>
                  </w:r>
                </w:p>
              </w:tc>
              <w:tc>
                <w:tcPr/>
                <w:p w:rsidR="00000000" w:rsidDel="00000000" w:rsidP="00000000" w:rsidRDefault="00000000" w:rsidRPr="00000000" w14:paraId="000010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TLI</w:t>
                  </w:r>
                </w:p>
              </w:tc>
              <w:tc>
                <w:tcPr/>
                <w:p w:rsidR="00000000" w:rsidDel="00000000" w:rsidP="00000000" w:rsidRDefault="00000000" w:rsidRPr="00000000" w14:paraId="000010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RMSEA</w:t>
                  </w:r>
                </w:p>
              </w:tc>
              <w:tc>
                <w:tcPr/>
                <w:p w:rsidR="00000000" w:rsidDel="00000000" w:rsidP="00000000" w:rsidRDefault="00000000" w:rsidRPr="00000000" w14:paraId="000010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SRMR</w:t>
                  </w:r>
                </w:p>
              </w:tc>
              <w:tc>
                <w:tcPr/>
                <w:p w:rsidR="00000000" w:rsidDel="00000000" w:rsidP="00000000" w:rsidRDefault="00000000" w:rsidRPr="00000000" w14:paraId="000010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ΔCFI</w:t>
                  </w:r>
                </w:p>
              </w:tc>
              <w:tc>
                <w:tcPr/>
                <w:p w:rsidR="00000000" w:rsidDel="00000000" w:rsidP="00000000" w:rsidRDefault="00000000" w:rsidRPr="00000000" w14:paraId="000010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ΔRMSEA</w:t>
                  </w:r>
                </w:p>
              </w:tc>
              <w:tc>
                <w:tcPr/>
                <w:p w:rsidR="00000000" w:rsidDel="00000000" w:rsidP="00000000" w:rsidRDefault="00000000" w:rsidRPr="00000000" w14:paraId="000010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c>
                <w:tcPr/>
                <w:p w:rsidR="00000000" w:rsidDel="00000000" w:rsidP="00000000" w:rsidRDefault="00000000" w:rsidRPr="00000000" w14:paraId="000010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r>
            <w:tr>
              <w:trPr>
                <w:cantSplit w:val="0"/>
                <w:tblHeader w:val="0"/>
              </w:trPr>
              <w:tc>
                <w:tcPr/>
                <w:p w:rsidR="00000000" w:rsidDel="00000000" w:rsidP="00000000" w:rsidRDefault="00000000" w:rsidRPr="00000000" w14:paraId="000010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10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10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10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10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10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10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10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w:t>
                  </w:r>
                </w:p>
              </w:tc>
              <w:tc>
                <w:tcPr/>
                <w:p w:rsidR="00000000" w:rsidDel="00000000" w:rsidP="00000000" w:rsidRDefault="00000000" w:rsidRPr="00000000" w14:paraId="000010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10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yakınsamadı</w:t>
                  </w:r>
                </w:p>
              </w:tc>
            </w:tr>
            <w:tr>
              <w:trPr>
                <w:cantSplit w:val="0"/>
                <w:tblHeader w:val="0"/>
              </w:trPr>
              <w:tc>
                <w:tcPr/>
                <w:p w:rsidR="00000000" w:rsidDel="00000000" w:rsidP="00000000" w:rsidRDefault="00000000" w:rsidRPr="00000000" w14:paraId="000010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10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Yapılandırmasal</w:t>
                  </w:r>
                </w:p>
              </w:tc>
              <w:tc>
                <w:tcPr/>
                <w:p w:rsidR="00000000" w:rsidDel="00000000" w:rsidP="00000000" w:rsidRDefault="00000000" w:rsidRPr="00000000" w14:paraId="000010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0,880</w:t>
                  </w:r>
                </w:p>
              </w:tc>
              <w:tc>
                <w:tcPr/>
                <w:p w:rsidR="00000000" w:rsidDel="00000000" w:rsidP="00000000" w:rsidRDefault="00000000" w:rsidRPr="00000000" w14:paraId="000010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0,868</w:t>
                  </w:r>
                </w:p>
              </w:tc>
              <w:tc>
                <w:tcPr/>
                <w:p w:rsidR="00000000" w:rsidDel="00000000" w:rsidP="00000000" w:rsidRDefault="00000000" w:rsidRPr="00000000" w14:paraId="000010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0,039</w:t>
                  </w:r>
                </w:p>
              </w:tc>
              <w:tc>
                <w:tcPr/>
                <w:p w:rsidR="00000000" w:rsidDel="00000000" w:rsidP="00000000" w:rsidRDefault="00000000" w:rsidRPr="00000000" w14:paraId="000010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0,156</w:t>
                  </w:r>
                </w:p>
              </w:tc>
              <w:tc>
                <w:tcPr/>
                <w:p w:rsidR="00000000" w:rsidDel="00000000" w:rsidP="00000000" w:rsidRDefault="00000000" w:rsidRPr="00000000" w14:paraId="000010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0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temel</w:t>
                  </w:r>
                </w:p>
              </w:tc>
              <w:tc>
                <w:tcPr/>
                <w:p w:rsidR="00000000" w:rsidDel="00000000" w:rsidP="00000000" w:rsidRDefault="00000000" w:rsidRPr="00000000" w14:paraId="000010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10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10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Metrik</w:t>
                  </w:r>
                </w:p>
              </w:tc>
              <w:tc>
                <w:tcPr/>
                <w:p w:rsidR="00000000" w:rsidDel="00000000" w:rsidP="00000000" w:rsidRDefault="00000000" w:rsidRPr="00000000" w14:paraId="000010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0,886</w:t>
                  </w:r>
                </w:p>
              </w:tc>
              <w:tc>
                <w:tcPr/>
                <w:p w:rsidR="00000000" w:rsidDel="00000000" w:rsidP="00000000" w:rsidRDefault="00000000" w:rsidRPr="00000000" w14:paraId="000010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0,879</w:t>
                  </w:r>
                </w:p>
              </w:tc>
              <w:tc>
                <w:tcPr/>
                <w:p w:rsidR="00000000" w:rsidDel="00000000" w:rsidP="00000000" w:rsidRDefault="00000000" w:rsidRPr="00000000" w14:paraId="000010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0,038</w:t>
                  </w:r>
                </w:p>
              </w:tc>
              <w:tc>
                <w:tcPr/>
                <w:p w:rsidR="00000000" w:rsidDel="00000000" w:rsidP="00000000" w:rsidRDefault="00000000" w:rsidRPr="00000000" w14:paraId="000010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0,160</w:t>
                  </w:r>
                </w:p>
              </w:tc>
              <w:tc>
                <w:tcPr/>
                <w:p w:rsidR="00000000" w:rsidDel="00000000" w:rsidP="00000000" w:rsidRDefault="00000000" w:rsidRPr="00000000" w14:paraId="000010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0,006</w:t>
                  </w:r>
                </w:p>
              </w:tc>
              <w:tc>
                <w:tcPr/>
                <w:p w:rsidR="00000000" w:rsidDel="00000000" w:rsidP="00000000" w:rsidRDefault="00000000" w:rsidRPr="00000000" w14:paraId="000010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-0,002</w:t>
                  </w:r>
                </w:p>
              </w:tc>
              <w:tc>
                <w:tcPr/>
                <w:p w:rsidR="00000000" w:rsidDel="00000000" w:rsidP="00000000" w:rsidRDefault="00000000" w:rsidRPr="00000000" w14:paraId="000010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10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r>
              <w:trPr>
                <w:cantSplit w:val="0"/>
                <w:tblHeader w:val="0"/>
              </w:trPr>
              <w:tc>
                <w:tcPr/>
                <w:p w:rsidR="00000000" w:rsidDel="00000000" w:rsidP="00000000" w:rsidRDefault="00000000" w:rsidRPr="00000000" w14:paraId="000010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EMBU-C binary</w:t>
                  </w:r>
                </w:p>
              </w:tc>
              <w:tc>
                <w:tcPr/>
                <w:p w:rsidR="00000000" w:rsidDel="00000000" w:rsidP="00000000" w:rsidRDefault="00000000" w:rsidRPr="00000000" w14:paraId="000010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Skalar</w:t>
                  </w:r>
                </w:p>
              </w:tc>
              <w:tc>
                <w:tcPr/>
                <w:p w:rsidR="00000000" w:rsidDel="00000000" w:rsidP="00000000" w:rsidRDefault="00000000" w:rsidRPr="00000000" w14:paraId="000010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0,886</w:t>
                  </w:r>
                </w:p>
              </w:tc>
              <w:tc>
                <w:tcPr/>
                <w:p w:rsidR="00000000" w:rsidDel="00000000" w:rsidP="00000000" w:rsidRDefault="00000000" w:rsidRPr="00000000" w14:paraId="000010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0,879</w:t>
                  </w:r>
                </w:p>
              </w:tc>
              <w:tc>
                <w:tcPr/>
                <w:p w:rsidR="00000000" w:rsidDel="00000000" w:rsidP="00000000" w:rsidRDefault="00000000" w:rsidRPr="00000000" w14:paraId="000010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0,038</w:t>
                  </w:r>
                </w:p>
              </w:tc>
              <w:tc>
                <w:tcPr/>
                <w:p w:rsidR="00000000" w:rsidDel="00000000" w:rsidP="00000000" w:rsidRDefault="00000000" w:rsidRPr="00000000" w14:paraId="000010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0,160</w:t>
                  </w:r>
                </w:p>
              </w:tc>
              <w:tc>
                <w:tcPr/>
                <w:p w:rsidR="00000000" w:rsidDel="00000000" w:rsidP="00000000" w:rsidRDefault="00000000" w:rsidRPr="00000000" w14:paraId="000010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10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0,000</w:t>
                  </w:r>
                </w:p>
              </w:tc>
              <w:tc>
                <w:tcPr/>
                <w:p w:rsidR="00000000" w:rsidDel="00000000" w:rsidP="00000000" w:rsidRDefault="00000000" w:rsidRPr="00000000" w14:paraId="000010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invaryan</w:t>
                  </w:r>
                </w:p>
              </w:tc>
              <w:tc>
                <w:tcPr/>
                <w:p w:rsidR="00000000" w:rsidDel="00000000" w:rsidP="00000000" w:rsidRDefault="00000000" w:rsidRPr="00000000" w14:paraId="000010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yakınsadı</w:t>
                  </w:r>
                </w:p>
              </w:tc>
            </w:tr>
          </w:tbl>
          <w:p w:rsidR="00000000" w:rsidDel="00000000" w:rsidP="00000000" w:rsidRDefault="00000000" w:rsidRPr="00000000" w14:paraId="0000105F">
            <w:pPr>
              <w:rPr/>
            </w:pPr>
            <w:r w:rsidDel="00000000" w:rsidR="00000000" w:rsidRPr="00000000">
              <w:rPr>
                <w:rtl w:val="0"/>
              </w:rPr>
            </w:r>
          </w:p>
        </w:tc>
      </w:tr>
    </w:tbl>
    <w:p w:rsidR="00000000" w:rsidDel="00000000" w:rsidP="00000000" w:rsidRDefault="00000000" w:rsidRPr="00000000" w14:paraId="0000106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Özetle, EMBU-C tanı grubu ekseninde yapılandırmasaldan metriğe ve metrikten skalara geçişler önerilen eşiklerin içinde kalmış (ΔCFI mutlak değerleri &lt; 0,010); bilgi verici rolü ekseninde de Δ ölçütleri eşik-içidir, ancak temel (yapılandırmasal) model uyumu görece zayıftır (CFI &lt; 0,90), dolayısıyla skalar sonuç temkinli okunmalıdır. EMBU-P tanı grubu ekseninde tam-kategori model, birkaç maddede (ör. q12, q16) gruba özgü boş yanıt kategorileri nedeniyle yakınsamamış; yalnız ikiye indirgenmiş reddetme-maddesi duyarlılığı kestirilebilmiştir. Yaş ve cinsiyet eksenlerinde de tam model yakınsamamış, yalnız ikiye indirgenmiş çözümler raporlanabilmiştir. Bu yakınsama sınırlılıkları, skalar-düzey non-invaryans yorumunun (gerçek algı ayrışması) tek başına kesin kanıt sayılamayacağını; ölçüm eşitsizliği (eşik/kategori işleyişi) alternatifinin açık tutulması gerektiğini pekiştirir.</w:t>
      </w:r>
    </w:p>
    <w:bookmarkStart w:colFirst="0" w:colLast="0" w:name="12ybqbo6s4ja" w:id="450"/>
    <w:bookmarkEnd w:id="450"/>
    <w:p w:rsidR="00000000" w:rsidDel="00000000" w:rsidP="00000000" w:rsidRDefault="00000000" w:rsidRPr="00000000" w14:paraId="00001061">
      <w:pPr>
        <w:pStyle w:val="Heading2"/>
        <w:rPr/>
      </w:pPr>
      <w:r w:rsidDel="00000000" w:rsidR="00000000" w:rsidRPr="00000000">
        <w:rPr>
          <w:rtl w:val="0"/>
        </w:rPr>
        <w:t xml:space="preserve">5.4 Ek 4. Yanıt Yüzeyi Analizi (RSA) Katsayı Tanımları</w:t>
      </w:r>
    </w:p>
    <w:p w:rsidR="00000000" w:rsidDel="00000000" w:rsidP="00000000" w:rsidRDefault="00000000" w:rsidRPr="00000000" w14:paraId="0000106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Diadik uyum genişletmesinde (H5, Strateji 2) kullanılan polinom yanıt yüzeyi modeli, çıktı değişkeni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(anne Beck toplam puanı), yordayıcıları anne alt ölçek ortalaması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indeks çocuk alt ölçek ortalaması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olmak üzere şu biçimdedir:</w:t>
      </w:r>
    </w:p>
    <w:p w:rsidR="00000000" w:rsidDel="00000000" w:rsidP="00000000" w:rsidRDefault="00000000" w:rsidRPr="00000000" w14:paraId="00001063">
      <w:pPr>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Z=</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0</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XY+</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m:t>
            </m:r>
          </m:sub>
        </m:sSub>
        <m:sSup>
          <m:sSup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p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e>
          <m: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p>
        </m:sSup>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ε</m:t>
        </m:r>
      </m:oMath>
      <w:r w:rsidDel="00000000" w:rsidR="00000000" w:rsidRPr="00000000">
        <w:rPr>
          <w:rtl w:val="0"/>
        </w:rPr>
      </w:r>
    </w:p>
    <w:p w:rsidR="00000000" w:rsidDel="00000000" w:rsidP="00000000" w:rsidRDefault="00000000" w:rsidRPr="00000000" w14:paraId="00001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Edwards-Parry yüzey parametreleri katsayılardan türetilir (Edwards ve Parry, 1993):</w:t>
      </w:r>
    </w:p>
    <w:p w:rsidR="00000000" w:rsidDel="00000000" w:rsidP="00000000" w:rsidRDefault="00000000" w:rsidRPr="00000000" w14:paraId="00001065">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uyum (X = Y) hattı boyunca eğim,</w:t>
      </w:r>
    </w:p>
    <w:p w:rsidR="00000000" w:rsidDel="00000000" w:rsidP="00000000" w:rsidRDefault="00000000" w:rsidRPr="00000000" w14:paraId="00001066">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uyum hattı boyunca eğrilik,</w:t>
      </w:r>
    </w:p>
    <w:p w:rsidR="00000000" w:rsidDel="00000000" w:rsidP="00000000" w:rsidRDefault="00000000" w:rsidRPr="00000000" w14:paraId="00001067">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uyumsuzluk (X = −Y) hattı boyunca eğim,</w:t>
      </w:r>
    </w:p>
    <w:p w:rsidR="00000000" w:rsidDel="00000000" w:rsidP="00000000" w:rsidRDefault="00000000" w:rsidRPr="00000000" w14:paraId="00001068">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3</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m:t>
        </m:r>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b</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5</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uyumsuzluk hattı boyunca eğrilik (anne–çocuk puanının uzaklaşmasına duyarlılık).</w:t>
      </w:r>
    </w:p>
    <w:p w:rsidR="00000000" w:rsidDel="00000000" w:rsidP="00000000" w:rsidRDefault="00000000" w:rsidRPr="00000000" w14:paraId="0000106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ham 1–4 Likert alt ölçek ortalama biriminde, merkezlenmeden/ölçeklenmeden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RSA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paketi varsayılanı) modellenmiştir; bu nedenle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ve </w:t>
      </w:r>
      <m:oMath>
        <m:sSub>
          <m:sSubPr>
            <m:ctrlP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ctrlPr>
          </m:sSubPr>
          <m:e>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a</m:t>
            </m:r>
          </m:e>
          <m:sub>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sub>
        </m:sSub>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gibi ikinci derece katsayılar ölçeğe duyarlıdır ve mutlak büyüklükleri değil işaret ile anlamlılık örüntüsü yorumlanır. Yüzey, gözlenen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X,Y</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aralığında (</w:t>
      </w:r>
      <m:oMath>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1</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X,Y</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m:t>
        </m:r>
        <m: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m:t xml:space="preserve">4</m:t>
        </m:r>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değerlendirilmiştir.</w:t>
      </w:r>
    </w:p>
    <w:bookmarkStart w:colFirst="0" w:colLast="0" w:name="uk3bxagjann0" w:id="451"/>
    <w:bookmarkEnd w:id="451"/>
    <w:p w:rsidR="00000000" w:rsidDel="00000000" w:rsidP="00000000" w:rsidRDefault="00000000" w:rsidRPr="00000000" w14:paraId="0000106A">
      <w:pPr>
        <w:pStyle w:val="Heading2"/>
        <w:rPr/>
      </w:pPr>
      <w:r w:rsidDel="00000000" w:rsidR="00000000" w:rsidRPr="00000000">
        <w:rPr>
          <w:rtl w:val="0"/>
        </w:rPr>
        <w:t xml:space="preserve">5.5 Ek 5. Eşdeğerlik Sınırı (TOST) Duyarlılık Çözümlemesi</w:t>
      </w:r>
    </w:p>
    <w:p w:rsidR="00000000" w:rsidDel="00000000" w:rsidP="00000000" w:rsidRDefault="00000000" w:rsidRPr="00000000" w14:paraId="0000106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öz-bildirimi) alt ölçeklerinde iki tek-yönlü test (TOST) eşdeğerlik kararının, önceden belirlenen eşdeğerlik sınırına (SESOI) duyarlılığı ±0,20, ±0,25 ve ±0,30 SMD bantlarında yeniden hesaplanmıştır. Kaynak artefakt: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outputs/tables/tost_sensitivity.csv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(üretici çalıştırıcı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scripts/R/25_bayes_prior_center_sensitivity.R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hesap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R/21_robustness_sensitivity.R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robust_tost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bl>
      <w:tblPr>
        <w:tblStyle w:val="Table89"/>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yjndlf8dsls2" w:id="452"/>
          <w:bookmarkEnd w:id="452"/>
          <w:p w:rsidR="00000000" w:rsidDel="00000000" w:rsidP="00000000" w:rsidRDefault="00000000" w:rsidRPr="00000000" w14:paraId="0000106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36.</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H3 eşdeğerlik (TOST) kararının SESOI sınırına duyarlılığı (±0,20 / ±0,25 / ±0,30 SMD). Ham iki-grup standardize fark üzerinde.</w:t>
            </w:r>
          </w:p>
          <w:tbl>
            <w:tblPr>
              <w:tblStyle w:val="Table90"/>
              <w:tblW w:w="7920.0" w:type="dxa"/>
              <w:jc w:val="left"/>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10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Alt ölçek</w:t>
                  </w:r>
                </w:p>
              </w:tc>
              <w:tc>
                <w:tcPr/>
                <w:p w:rsidR="00000000" w:rsidDel="00000000" w:rsidP="00000000" w:rsidRDefault="00000000" w:rsidRPr="00000000" w14:paraId="000010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SESOI</w:t>
                  </w:r>
                </w:p>
              </w:tc>
              <w:tc>
                <w:tcPr/>
                <w:p w:rsidR="00000000" w:rsidDel="00000000" w:rsidP="00000000" w:rsidRDefault="00000000" w:rsidRPr="00000000" w14:paraId="000010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Gözlenen d</w:t>
                  </w:r>
                </w:p>
              </w:tc>
              <w:tc>
                <w:tcPr/>
                <w:p w:rsidR="00000000" w:rsidDel="00000000" w:rsidP="00000000" w:rsidRDefault="00000000" w:rsidRPr="00000000" w14:paraId="000010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TOST p</w:t>
                  </w:r>
                </w:p>
              </w:tc>
              <w:tc>
                <w:tcPr/>
                <w:p w:rsidR="00000000" w:rsidDel="00000000" w:rsidP="00000000" w:rsidRDefault="00000000" w:rsidRPr="00000000" w14:paraId="000010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NHST p</w:t>
                  </w:r>
                </w:p>
              </w:tc>
              <w:tc>
                <w:tcPr/>
                <w:p w:rsidR="00000000" w:rsidDel="00000000" w:rsidP="00000000" w:rsidRDefault="00000000" w:rsidRPr="00000000" w14:paraId="000010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Karar</w:t>
                  </w:r>
                </w:p>
              </w:tc>
            </w:tr>
            <w:tr>
              <w:trPr>
                <w:cantSplit w:val="0"/>
                <w:tblHeader w:val="0"/>
              </w:trPr>
              <w:tc>
                <w:tcPr/>
                <w:p w:rsidR="00000000" w:rsidDel="00000000" w:rsidP="00000000" w:rsidRDefault="00000000" w:rsidRPr="00000000" w14:paraId="000010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w:t>
                  </w:r>
                </w:p>
              </w:tc>
              <w:tc>
                <w:tcPr/>
                <w:p w:rsidR="00000000" w:rsidDel="00000000" w:rsidP="00000000" w:rsidRDefault="00000000" w:rsidRPr="00000000" w14:paraId="000010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0,119</w:t>
                  </w:r>
                </w:p>
              </w:tc>
              <w:tc>
                <w:tcPr/>
                <w:p w:rsidR="00000000" w:rsidDel="00000000" w:rsidP="00000000" w:rsidRDefault="00000000" w:rsidRPr="00000000" w14:paraId="000010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0,265</w:t>
                  </w:r>
                </w:p>
              </w:tc>
              <w:tc>
                <w:tcPr/>
                <w:p w:rsidR="00000000" w:rsidDel="00000000" w:rsidP="00000000" w:rsidRDefault="00000000" w:rsidRPr="00000000" w14:paraId="000010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0,356</w:t>
                  </w:r>
                </w:p>
              </w:tc>
              <w:tc>
                <w:tcPr/>
                <w:p w:rsidR="00000000" w:rsidDel="00000000" w:rsidP="00000000" w:rsidRDefault="00000000" w:rsidRPr="00000000" w14:paraId="000010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10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0,056</w:t>
                  </w:r>
                </w:p>
              </w:tc>
              <w:tc>
                <w:tcPr/>
                <w:p w:rsidR="00000000" w:rsidDel="00000000" w:rsidP="00000000" w:rsidRDefault="00000000" w:rsidRPr="00000000" w14:paraId="000010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0,133</w:t>
                  </w:r>
                </w:p>
              </w:tc>
              <w:tc>
                <w:tcPr/>
                <w:p w:rsidR="00000000" w:rsidDel="00000000" w:rsidP="00000000" w:rsidRDefault="00000000" w:rsidRPr="00000000" w14:paraId="000010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0,663</w:t>
                  </w:r>
                </w:p>
              </w:tc>
              <w:tc>
                <w:tcPr/>
                <w:p w:rsidR="00000000" w:rsidDel="00000000" w:rsidP="00000000" w:rsidRDefault="00000000" w:rsidRPr="00000000" w14:paraId="000010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w:t>
                  </w:r>
                </w:p>
              </w:tc>
              <w:tc>
                <w:tcPr/>
                <w:p w:rsidR="00000000" w:rsidDel="00000000" w:rsidP="00000000" w:rsidRDefault="00000000" w:rsidRPr="00000000" w14:paraId="000010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-0,142</w:t>
                  </w:r>
                </w:p>
              </w:tc>
              <w:tc>
                <w:tcPr/>
                <w:p w:rsidR="00000000" w:rsidDel="00000000" w:rsidP="00000000" w:rsidRDefault="00000000" w:rsidRPr="00000000" w14:paraId="000010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0,325</w:t>
                  </w:r>
                </w:p>
              </w:tc>
              <w:tc>
                <w:tcPr/>
                <w:p w:rsidR="00000000" w:rsidDel="00000000" w:rsidP="00000000" w:rsidRDefault="00000000" w:rsidRPr="00000000" w14:paraId="000010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0,273</w:t>
                  </w:r>
                </w:p>
              </w:tc>
              <w:tc>
                <w:tcPr/>
                <w:p w:rsidR="00000000" w:rsidDel="00000000" w:rsidP="00000000" w:rsidRDefault="00000000" w:rsidRPr="00000000" w14:paraId="000010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w:t>
                  </w:r>
                </w:p>
              </w:tc>
              <w:tc>
                <w:tcPr/>
                <w:p w:rsidR="00000000" w:rsidDel="00000000" w:rsidP="00000000" w:rsidRDefault="00000000" w:rsidRPr="00000000" w14:paraId="000010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0,075</w:t>
                  </w:r>
                </w:p>
              </w:tc>
              <w:tc>
                <w:tcPr/>
                <w:p w:rsidR="00000000" w:rsidDel="00000000" w:rsidP="00000000" w:rsidRDefault="00000000" w:rsidRPr="00000000" w14:paraId="000010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0,167</w:t>
                  </w:r>
                </w:p>
              </w:tc>
              <w:tc>
                <w:tcPr/>
                <w:p w:rsidR="00000000" w:rsidDel="00000000" w:rsidP="00000000" w:rsidRDefault="00000000" w:rsidRPr="00000000" w14:paraId="000010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0,559</w:t>
                  </w:r>
                </w:p>
              </w:tc>
              <w:tc>
                <w:tcPr/>
                <w:p w:rsidR="00000000" w:rsidDel="00000000" w:rsidP="00000000" w:rsidRDefault="00000000" w:rsidRPr="00000000" w14:paraId="000010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w:t>
                  </w:r>
                </w:p>
              </w:tc>
              <w:tc>
                <w:tcPr/>
                <w:p w:rsidR="00000000" w:rsidDel="00000000" w:rsidP="00000000" w:rsidRDefault="00000000" w:rsidRPr="00000000" w14:paraId="000010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10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0,119</w:t>
                  </w:r>
                </w:p>
              </w:tc>
              <w:tc>
                <w:tcPr/>
                <w:p w:rsidR="00000000" w:rsidDel="00000000" w:rsidP="00000000" w:rsidRDefault="00000000" w:rsidRPr="00000000" w14:paraId="000010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0,155</w:t>
                  </w:r>
                </w:p>
              </w:tc>
              <w:tc>
                <w:tcPr/>
                <w:p w:rsidR="00000000" w:rsidDel="00000000" w:rsidP="00000000" w:rsidRDefault="00000000" w:rsidRPr="00000000" w14:paraId="000010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0,356</w:t>
                  </w:r>
                </w:p>
              </w:tc>
              <w:tc>
                <w:tcPr/>
                <w:p w:rsidR="00000000" w:rsidDel="00000000" w:rsidP="00000000" w:rsidRDefault="00000000" w:rsidRPr="00000000" w14:paraId="000010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10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10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0,056</w:t>
                  </w:r>
                </w:p>
              </w:tc>
              <w:tc>
                <w:tcPr/>
                <w:p w:rsidR="00000000" w:rsidDel="00000000" w:rsidP="00000000" w:rsidRDefault="00000000" w:rsidRPr="00000000" w14:paraId="000010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0,067</w:t>
                  </w:r>
                </w:p>
              </w:tc>
              <w:tc>
                <w:tcPr/>
                <w:p w:rsidR="00000000" w:rsidDel="00000000" w:rsidP="00000000" w:rsidRDefault="00000000" w:rsidRPr="00000000" w14:paraId="000010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0,663</w:t>
                  </w:r>
                </w:p>
              </w:tc>
              <w:tc>
                <w:tcPr/>
                <w:p w:rsidR="00000000" w:rsidDel="00000000" w:rsidP="00000000" w:rsidRDefault="00000000" w:rsidRPr="00000000" w14:paraId="000010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w:t>
                  </w:r>
                </w:p>
              </w:tc>
              <w:tc>
                <w:tcPr/>
                <w:p w:rsidR="00000000" w:rsidDel="00000000" w:rsidP="00000000" w:rsidRDefault="00000000" w:rsidRPr="00000000" w14:paraId="000010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10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-0,142</w:t>
                  </w:r>
                </w:p>
              </w:tc>
              <w:tc>
                <w:tcPr/>
                <w:p w:rsidR="00000000" w:rsidDel="00000000" w:rsidP="00000000" w:rsidRDefault="00000000" w:rsidRPr="00000000" w14:paraId="000010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0,200</w:t>
                  </w:r>
                </w:p>
              </w:tc>
              <w:tc>
                <w:tcPr/>
                <w:p w:rsidR="00000000" w:rsidDel="00000000" w:rsidP="00000000" w:rsidRDefault="00000000" w:rsidRPr="00000000" w14:paraId="000010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0,273</w:t>
                  </w:r>
                </w:p>
              </w:tc>
              <w:tc>
                <w:tcPr/>
                <w:p w:rsidR="00000000" w:rsidDel="00000000" w:rsidP="00000000" w:rsidRDefault="00000000" w:rsidRPr="00000000" w14:paraId="000010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w:t>
                  </w:r>
                </w:p>
              </w:tc>
              <w:tc>
                <w:tcPr/>
                <w:p w:rsidR="00000000" w:rsidDel="00000000" w:rsidP="00000000" w:rsidRDefault="00000000" w:rsidRPr="00000000" w14:paraId="000010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0,25</w:t>
                  </w:r>
                </w:p>
              </w:tc>
              <w:tc>
                <w:tcPr/>
                <w:p w:rsidR="00000000" w:rsidDel="00000000" w:rsidP="00000000" w:rsidRDefault="00000000" w:rsidRPr="00000000" w14:paraId="000010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0,075</w:t>
                  </w:r>
                </w:p>
              </w:tc>
              <w:tc>
                <w:tcPr/>
                <w:p w:rsidR="00000000" w:rsidDel="00000000" w:rsidP="00000000" w:rsidRDefault="00000000" w:rsidRPr="00000000" w14:paraId="000010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0,088</w:t>
                  </w:r>
                </w:p>
              </w:tc>
              <w:tc>
                <w:tcPr/>
                <w:p w:rsidR="00000000" w:rsidDel="00000000" w:rsidP="00000000" w:rsidRDefault="00000000" w:rsidRPr="00000000" w14:paraId="000010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0,559</w:t>
                  </w:r>
                </w:p>
              </w:tc>
              <w:tc>
                <w:tcPr/>
                <w:p w:rsidR="00000000" w:rsidDel="00000000" w:rsidP="00000000" w:rsidRDefault="00000000" w:rsidRPr="00000000" w14:paraId="000010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Sıcaklık</w:t>
                  </w:r>
                </w:p>
              </w:tc>
              <w:tc>
                <w:tcPr/>
                <w:p w:rsidR="00000000" w:rsidDel="00000000" w:rsidP="00000000" w:rsidRDefault="00000000" w:rsidRPr="00000000" w14:paraId="000010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10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0,119</w:t>
                  </w:r>
                </w:p>
              </w:tc>
              <w:tc>
                <w:tcPr/>
                <w:p w:rsidR="00000000" w:rsidDel="00000000" w:rsidP="00000000" w:rsidRDefault="00000000" w:rsidRPr="00000000" w14:paraId="000010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0,081</w:t>
                  </w:r>
                </w:p>
              </w:tc>
              <w:tc>
                <w:tcPr/>
                <w:p w:rsidR="00000000" w:rsidDel="00000000" w:rsidP="00000000" w:rsidRDefault="00000000" w:rsidRPr="00000000" w14:paraId="000010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0,356</w:t>
                  </w:r>
                </w:p>
              </w:tc>
              <w:tc>
                <w:tcPr/>
                <w:p w:rsidR="00000000" w:rsidDel="00000000" w:rsidP="00000000" w:rsidRDefault="00000000" w:rsidRPr="00000000" w14:paraId="000010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Aşırı koruma</w:t>
                  </w:r>
                </w:p>
              </w:tc>
              <w:tc>
                <w:tcPr/>
                <w:p w:rsidR="00000000" w:rsidDel="00000000" w:rsidP="00000000" w:rsidRDefault="00000000" w:rsidRPr="00000000" w14:paraId="000010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10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0,056</w:t>
                  </w:r>
                </w:p>
              </w:tc>
              <w:tc>
                <w:tcPr/>
                <w:p w:rsidR="00000000" w:rsidDel="00000000" w:rsidP="00000000" w:rsidRDefault="00000000" w:rsidRPr="00000000" w14:paraId="000010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0,030</w:t>
                  </w:r>
                </w:p>
              </w:tc>
              <w:tc>
                <w:tcPr/>
                <w:p w:rsidR="00000000" w:rsidDel="00000000" w:rsidP="00000000" w:rsidRDefault="00000000" w:rsidRPr="00000000" w14:paraId="000010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0,663</w:t>
                  </w:r>
                </w:p>
              </w:tc>
              <w:tc>
                <w:tcPr/>
                <w:p w:rsidR="00000000" w:rsidDel="00000000" w:rsidP="00000000" w:rsidRDefault="00000000" w:rsidRPr="00000000" w14:paraId="000010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Eşdeğer</w:t>
                  </w:r>
                </w:p>
              </w:tc>
            </w:tr>
            <w:tr>
              <w:trPr>
                <w:cantSplit w:val="0"/>
                <w:tblHeader w:val="0"/>
              </w:trPr>
              <w:tc>
                <w:tcPr/>
                <w:p w:rsidR="00000000" w:rsidDel="00000000" w:rsidP="00000000" w:rsidRDefault="00000000" w:rsidRPr="00000000" w14:paraId="000010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Reddetme</w:t>
                  </w:r>
                </w:p>
              </w:tc>
              <w:tc>
                <w:tcPr/>
                <w:p w:rsidR="00000000" w:rsidDel="00000000" w:rsidP="00000000" w:rsidRDefault="00000000" w:rsidRPr="00000000" w14:paraId="000010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10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-0,142</w:t>
                  </w:r>
                </w:p>
              </w:tc>
              <w:tc>
                <w:tcPr/>
                <w:p w:rsidR="00000000" w:rsidDel="00000000" w:rsidP="00000000" w:rsidRDefault="00000000" w:rsidRPr="00000000" w14:paraId="000010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0,110</w:t>
                  </w:r>
                </w:p>
              </w:tc>
              <w:tc>
                <w:tcPr/>
                <w:p w:rsidR="00000000" w:rsidDel="00000000" w:rsidP="00000000" w:rsidRDefault="00000000" w:rsidRPr="00000000" w14:paraId="000010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0,273</w:t>
                  </w:r>
                </w:p>
              </w:tc>
              <w:tc>
                <w:tcPr/>
                <w:p w:rsidR="00000000" w:rsidDel="00000000" w:rsidP="00000000" w:rsidRDefault="00000000" w:rsidRPr="00000000" w14:paraId="000010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Belirsiz</w:t>
                  </w:r>
                </w:p>
              </w:tc>
            </w:tr>
            <w:tr>
              <w:trPr>
                <w:cantSplit w:val="0"/>
                <w:tblHeader w:val="0"/>
              </w:trPr>
              <w:tc>
                <w:tcPr/>
                <w:p w:rsidR="00000000" w:rsidDel="00000000" w:rsidP="00000000" w:rsidRDefault="00000000" w:rsidRPr="00000000" w14:paraId="000010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Karşılaştırma</w:t>
                  </w:r>
                </w:p>
              </w:tc>
              <w:tc>
                <w:tcPr/>
                <w:p w:rsidR="00000000" w:rsidDel="00000000" w:rsidP="00000000" w:rsidRDefault="00000000" w:rsidRPr="00000000" w14:paraId="000010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0,30</w:t>
                  </w:r>
                </w:p>
              </w:tc>
              <w:tc>
                <w:tcPr/>
                <w:p w:rsidR="00000000" w:rsidDel="00000000" w:rsidP="00000000" w:rsidRDefault="00000000" w:rsidRPr="00000000" w14:paraId="000010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0,075</w:t>
                  </w:r>
                </w:p>
              </w:tc>
              <w:tc>
                <w:tcPr/>
                <w:p w:rsidR="00000000" w:rsidDel="00000000" w:rsidP="00000000" w:rsidRDefault="00000000" w:rsidRPr="00000000" w14:paraId="000010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0,041</w:t>
                  </w:r>
                </w:p>
              </w:tc>
              <w:tc>
                <w:tcPr/>
                <w:p w:rsidR="00000000" w:rsidDel="00000000" w:rsidP="00000000" w:rsidRDefault="00000000" w:rsidRPr="00000000" w14:paraId="000010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0,559</w:t>
                  </w:r>
                </w:p>
              </w:tc>
              <w:tc>
                <w:tcPr/>
                <w:p w:rsidR="00000000" w:rsidDel="00000000" w:rsidP="00000000" w:rsidRDefault="00000000" w:rsidRPr="00000000" w14:paraId="000010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Eşdeğer</w:t>
                  </w:r>
                </w:p>
              </w:tc>
            </w:tr>
          </w:tbl>
          <w:p w:rsidR="00000000" w:rsidDel="00000000" w:rsidP="00000000" w:rsidRDefault="00000000" w:rsidRPr="00000000" w14:paraId="000010BB">
            <w:pPr>
              <w:rPr/>
            </w:pPr>
            <w:r w:rsidDel="00000000" w:rsidR="00000000" w:rsidRPr="00000000">
              <w:rPr>
                <w:rtl w:val="0"/>
              </w:rPr>
            </w:r>
          </w:p>
        </w:tc>
      </w:tr>
    </w:tbl>
    <w:p w:rsidR="00000000" w:rsidDel="00000000" w:rsidP="00000000" w:rsidRDefault="00000000" w:rsidRPr="00000000" w14:paraId="000010B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Eşdeğerlik kararı SESOI seçimine duyarlıdır: yalnızca en geniş ±0,30 SMD bandında aşırı koruma ve karşılaştırma alt ölçekleri “eşdeğer” sınıfına girmekte; daha muhafazakâr ±0,20 ve ±0,25 bantlarında dört alt ölçeğin hiçbirinde biçimsel eşdeğerlik gösterilememektedir (tümü “belirsiz”). Bu nedenle H3 eşdeğerlik sonuçları, “fark yok” biçiminde değil, seçilen SESOI’ye bağlı ve daha büyük örneklemde doğrulanması gereken bir bulgu olarak okunmalıdır.</w:t>
      </w:r>
    </w:p>
    <w:bookmarkStart w:colFirst="0" w:colLast="0" w:name="wszegh5iafp4" w:id="453"/>
    <w:bookmarkEnd w:id="453"/>
    <w:p w:rsidR="00000000" w:rsidDel="00000000" w:rsidP="00000000" w:rsidRDefault="00000000" w:rsidRPr="00000000" w14:paraId="000010BD">
      <w:pPr>
        <w:pStyle w:val="Heading2"/>
        <w:rPr/>
      </w:pPr>
      <w:r w:rsidDel="00000000" w:rsidR="00000000" w:rsidRPr="00000000">
        <w:rPr>
          <w:rtl w:val="0"/>
        </w:rPr>
        <w:t xml:space="preserve">5.6 Ek 6. Bayesçi Önsel Merkez Duyarlılık Çözümlemesi</w:t>
      </w:r>
    </w:p>
    <w:p w:rsidR="00000000" w:rsidDel="00000000" w:rsidP="00000000" w:rsidRDefault="00000000" w:rsidRPr="00000000" w14:paraId="00001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Grup katsayısı önselinin MERKEZİNE duyarlılık, birincil H1 bulgusu (çocuk reddetme) ve önsel yönü tartışmalı olan H3 alt ölçekleri (sıcaklık, reddetme) için üç merkezde (skeptik sıfır; literatür/mevcut yön; ters yön) yeniden hesaplanmıştır (önsel SS tümünde 0,50). Kaynak artefakt: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outputs/tables/bayes_prior_center_sensitivity.csv</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scripts/R/25_bayes_prior_center_sensitivity.R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brms/rstan, 4 zincir × 4000 yineleme).</w:t>
      </w:r>
    </w:p>
    <w:tbl>
      <w:tblPr>
        <w:tblStyle w:val="Table91"/>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7tncmsx4nrvk" w:id="454"/>
          <w:bookmarkEnd w:id="454"/>
          <w:p w:rsidR="00000000" w:rsidDel="00000000" w:rsidP="00000000" w:rsidRDefault="00000000" w:rsidRPr="00000000" w14:paraId="000010B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37.</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Bayesçi grup etkisi: önsel merkezine duyarlılık (BF₁₀, sonsal ortalama, yön olasılığı pd). Önsel SS = 0,50.</w:t>
            </w:r>
          </w:p>
          <w:tbl>
            <w:tblPr>
              <w:tblStyle w:val="Table92"/>
              <w:tblW w:w="7918.0" w:type="dxa"/>
              <w:jc w:val="left"/>
              <w:tblLayout w:type="fixed"/>
              <w:tblLook w:val="0020"/>
            </w:tblPr>
            <w:tblGrid>
              <w:gridCol w:w="2066"/>
              <w:gridCol w:w="1492"/>
              <w:gridCol w:w="1377"/>
              <w:gridCol w:w="688"/>
              <w:gridCol w:w="803"/>
              <w:gridCol w:w="1492"/>
              <w:tblGridChange w:id="0">
                <w:tblGrid>
                  <w:gridCol w:w="2066"/>
                  <w:gridCol w:w="1492"/>
                  <w:gridCol w:w="1377"/>
                  <w:gridCol w:w="688"/>
                  <w:gridCol w:w="803"/>
                  <w:gridCol w:w="1492"/>
                </w:tblGrid>
              </w:tblGridChange>
            </w:tblGrid>
            <w:tr>
              <w:trPr>
                <w:cantSplit w:val="0"/>
                <w:tblHeader w:val="1"/>
              </w:trPr>
              <w:tc>
                <w:tcPr/>
                <w:p w:rsidR="00000000" w:rsidDel="00000000" w:rsidP="00000000" w:rsidRDefault="00000000" w:rsidRPr="00000000" w14:paraId="000010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w:t>
                  </w:r>
                </w:p>
              </w:tc>
              <w:tc>
                <w:tcPr/>
                <w:p w:rsidR="00000000" w:rsidDel="00000000" w:rsidP="00000000" w:rsidRDefault="00000000" w:rsidRPr="00000000" w14:paraId="000010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Önsel merkez</w:t>
                  </w:r>
                </w:p>
              </w:tc>
              <w:tc>
                <w:tcPr/>
                <w:p w:rsidR="00000000" w:rsidDel="00000000" w:rsidP="00000000" w:rsidRDefault="00000000" w:rsidRPr="00000000" w14:paraId="000010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Sonsal ort.</w:t>
                  </w:r>
                </w:p>
              </w:tc>
              <w:tc>
                <w:tcPr/>
                <w:p w:rsidR="00000000" w:rsidDel="00000000" w:rsidP="00000000" w:rsidRDefault="00000000" w:rsidRPr="00000000" w14:paraId="000010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pd</w:t>
                  </w:r>
                </w:p>
              </w:tc>
              <w:tc>
                <w:tcPr/>
                <w:p w:rsidR="00000000" w:rsidDel="00000000" w:rsidP="00000000" w:rsidRDefault="00000000" w:rsidRPr="00000000" w14:paraId="000010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BF₁₀</w:t>
                  </w:r>
                </w:p>
              </w:tc>
              <w:tc>
                <w:tcPr/>
                <w:p w:rsidR="00000000" w:rsidDel="00000000" w:rsidP="00000000" w:rsidRDefault="00000000" w:rsidRPr="00000000" w14:paraId="000010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Kanıt sınıfı</w:t>
                  </w:r>
                </w:p>
              </w:tc>
            </w:tr>
            <w:tr>
              <w:trPr>
                <w:cantSplit w:val="0"/>
                <w:tblHeader w:val="0"/>
              </w:trPr>
              <w:tc>
                <w:tcPr/>
                <w:p w:rsidR="00000000" w:rsidDel="00000000" w:rsidP="00000000" w:rsidRDefault="00000000" w:rsidRPr="00000000" w14:paraId="000010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 reddetme</w:t>
                  </w:r>
                </w:p>
              </w:tc>
              <w:tc>
                <w:tcPr/>
                <w:p w:rsidR="00000000" w:rsidDel="00000000" w:rsidP="00000000" w:rsidRDefault="00000000" w:rsidRPr="00000000" w14:paraId="000010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10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0,155</w:t>
                  </w:r>
                </w:p>
              </w:tc>
              <w:tc>
                <w:tcPr/>
                <w:p w:rsidR="00000000" w:rsidDel="00000000" w:rsidP="00000000" w:rsidRDefault="00000000" w:rsidRPr="00000000" w14:paraId="000010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10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13,421</w:t>
                  </w:r>
                </w:p>
              </w:tc>
              <w:tc>
                <w:tcPr/>
                <w:p w:rsidR="00000000" w:rsidDel="00000000" w:rsidP="00000000" w:rsidRDefault="00000000" w:rsidRPr="00000000" w14:paraId="00001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Güçlü H1</w:t>
                  </w:r>
                </w:p>
              </w:tc>
            </w:tr>
            <w:tr>
              <w:trPr>
                <w:cantSplit w:val="0"/>
                <w:tblHeader w:val="0"/>
              </w:trPr>
              <w:tc>
                <w:tcPr/>
                <w:p w:rsidR="00000000" w:rsidDel="00000000" w:rsidP="00000000" w:rsidRDefault="00000000" w:rsidRPr="00000000" w14:paraId="00001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 reddetme</w:t>
                  </w:r>
                </w:p>
              </w:tc>
              <w:tc>
                <w:tcPr/>
                <w:p w:rsidR="00000000" w:rsidDel="00000000" w:rsidP="00000000" w:rsidRDefault="00000000" w:rsidRPr="00000000" w14:paraId="00001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0,158</w:t>
                  </w:r>
                </w:p>
              </w:tc>
              <w:tc>
                <w:tcPr/>
                <w:p w:rsidR="00000000" w:rsidDel="00000000" w:rsidP="00000000" w:rsidRDefault="00000000" w:rsidRPr="00000000" w14:paraId="00001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0,999</w:t>
                  </w:r>
                </w:p>
              </w:tc>
              <w:tc>
                <w:tcPr/>
                <w:p w:rsidR="00000000" w:rsidDel="00000000" w:rsidP="00000000" w:rsidRDefault="00000000" w:rsidRPr="00000000" w14:paraId="00001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10,555</w:t>
                  </w:r>
                </w:p>
              </w:tc>
              <w:tc>
                <w:tcPr/>
                <w:p w:rsidR="00000000" w:rsidDel="00000000" w:rsidP="00000000" w:rsidRDefault="00000000" w:rsidRPr="00000000" w14:paraId="00001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Güçlü H1</w:t>
                  </w:r>
                </w:p>
              </w:tc>
            </w:tr>
            <w:tr>
              <w:trPr>
                <w:cantSplit w:val="0"/>
                <w:tblHeader w:val="0"/>
              </w:trPr>
              <w:tc>
                <w:tcPr/>
                <w:p w:rsidR="00000000" w:rsidDel="00000000" w:rsidP="00000000" w:rsidRDefault="00000000" w:rsidRPr="00000000" w14:paraId="00001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H1 çocuk reddetme</w:t>
                  </w:r>
                </w:p>
              </w:tc>
              <w:tc>
                <w:tcPr/>
                <w:p w:rsidR="00000000" w:rsidDel="00000000" w:rsidP="00000000" w:rsidRDefault="00000000" w:rsidRPr="00000000" w14:paraId="00001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0,154</w:t>
                  </w:r>
                </w:p>
              </w:tc>
              <w:tc>
                <w:tcPr/>
                <w:p w:rsidR="00000000" w:rsidDel="00000000" w:rsidP="00000000" w:rsidRDefault="00000000" w:rsidRPr="00000000" w14:paraId="00001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0,998</w:t>
                  </w:r>
                </w:p>
              </w:tc>
              <w:tc>
                <w:tcPr/>
                <w:p w:rsidR="00000000" w:rsidDel="00000000" w:rsidP="00000000" w:rsidRDefault="00000000" w:rsidRPr="00000000" w14:paraId="00001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6,127</w:t>
                  </w:r>
                </w:p>
              </w:tc>
              <w:tc>
                <w:tcPr/>
                <w:p w:rsidR="00000000" w:rsidDel="00000000" w:rsidP="00000000" w:rsidRDefault="00000000" w:rsidRPr="00000000" w14:paraId="00001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H1</w:t>
                  </w:r>
                </w:p>
              </w:tc>
            </w:tr>
            <w:tr>
              <w:trPr>
                <w:cantSplit w:val="0"/>
                <w:tblHeader w:val="0"/>
              </w:trPr>
              <w:tc>
                <w:tcPr/>
                <w:p w:rsidR="00000000" w:rsidDel="00000000" w:rsidP="00000000" w:rsidRDefault="00000000" w:rsidRPr="00000000" w14:paraId="00001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sıcaklık</w:t>
                  </w:r>
                </w:p>
              </w:tc>
              <w:tc>
                <w:tcPr/>
                <w:p w:rsidR="00000000" w:rsidDel="00000000" w:rsidP="00000000" w:rsidRDefault="00000000" w:rsidRPr="00000000" w14:paraId="00001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1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0,062</w:t>
                  </w:r>
                </w:p>
              </w:tc>
              <w:tc>
                <w:tcPr/>
                <w:p w:rsidR="00000000" w:rsidDel="00000000" w:rsidP="00000000" w:rsidRDefault="00000000" w:rsidRPr="00000000" w14:paraId="00001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0,824</w:t>
                  </w:r>
                </w:p>
              </w:tc>
              <w:tc>
                <w:tcPr/>
                <w:p w:rsidR="00000000" w:rsidDel="00000000" w:rsidP="00000000" w:rsidRDefault="00000000" w:rsidRPr="00000000" w14:paraId="00001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0,204</w:t>
                  </w:r>
                </w:p>
              </w:tc>
              <w:tc>
                <w:tcPr/>
                <w:p w:rsidR="00000000" w:rsidDel="00000000" w:rsidP="00000000" w:rsidRDefault="00000000" w:rsidRPr="00000000" w14:paraId="00001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sıcaklık</w:t>
                  </w:r>
                </w:p>
              </w:tc>
              <w:tc>
                <w:tcPr/>
                <w:p w:rsidR="00000000" w:rsidDel="00000000" w:rsidP="00000000" w:rsidRDefault="00000000" w:rsidRPr="00000000" w14:paraId="00001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0,067</w:t>
                  </w:r>
                </w:p>
              </w:tc>
              <w:tc>
                <w:tcPr/>
                <w:p w:rsidR="00000000" w:rsidDel="00000000" w:rsidP="00000000" w:rsidRDefault="00000000" w:rsidRPr="00000000" w14:paraId="00001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0,839</w:t>
                  </w:r>
                </w:p>
              </w:tc>
              <w:tc>
                <w:tcPr/>
                <w:p w:rsidR="00000000" w:rsidDel="00000000" w:rsidP="00000000" w:rsidRDefault="00000000" w:rsidRPr="00000000" w14:paraId="00001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0,231</w:t>
                  </w:r>
                </w:p>
              </w:tc>
              <w:tc>
                <w:tcPr/>
                <w:p w:rsidR="00000000" w:rsidDel="00000000" w:rsidP="00000000" w:rsidRDefault="00000000" w:rsidRPr="00000000" w14:paraId="00001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sıcaklık</w:t>
                  </w:r>
                </w:p>
              </w:tc>
              <w:tc>
                <w:tcPr/>
                <w:p w:rsidR="00000000" w:rsidDel="00000000" w:rsidP="00000000" w:rsidRDefault="00000000" w:rsidRPr="00000000" w14:paraId="00001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w:t>
                  </w:r>
                </w:p>
              </w:tc>
              <w:tc>
                <w:tcPr/>
                <w:p w:rsidR="00000000" w:rsidDel="00000000" w:rsidP="00000000" w:rsidRDefault="00000000" w:rsidRPr="00000000" w14:paraId="00001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0,060</w:t>
                  </w:r>
                </w:p>
              </w:tc>
              <w:tc>
                <w:tcPr/>
                <w:p w:rsidR="00000000" w:rsidDel="00000000" w:rsidP="00000000" w:rsidRDefault="00000000" w:rsidRPr="00000000" w14:paraId="00001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0,808</w:t>
                  </w:r>
                </w:p>
              </w:tc>
              <w:tc>
                <w:tcPr/>
                <w:p w:rsidR="00000000" w:rsidDel="00000000" w:rsidP="00000000" w:rsidRDefault="00000000" w:rsidRPr="00000000" w14:paraId="00001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0,201</w:t>
                  </w:r>
                </w:p>
              </w:tc>
              <w:tc>
                <w:tcPr/>
                <w:p w:rsidR="00000000" w:rsidDel="00000000" w:rsidP="00000000" w:rsidRDefault="00000000" w:rsidRPr="00000000" w14:paraId="00001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reddetme</w:t>
                  </w:r>
                </w:p>
              </w:tc>
              <w:tc>
                <w:tcPr/>
                <w:p w:rsidR="00000000" w:rsidDel="00000000" w:rsidP="00000000" w:rsidRDefault="00000000" w:rsidRPr="00000000" w14:paraId="00001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0,00</w:t>
                  </w:r>
                </w:p>
              </w:tc>
              <w:tc>
                <w:tcPr/>
                <w:p w:rsidR="00000000" w:rsidDel="00000000" w:rsidP="00000000" w:rsidRDefault="00000000" w:rsidRPr="00000000" w14:paraId="000010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-0,046</w:t>
                  </w:r>
                </w:p>
              </w:tc>
              <w:tc>
                <w:tcPr/>
                <w:p w:rsidR="00000000" w:rsidDel="00000000" w:rsidP="00000000" w:rsidRDefault="00000000" w:rsidRPr="00000000" w14:paraId="000010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0,898</w:t>
                  </w:r>
                </w:p>
              </w:tc>
              <w:tc>
                <w:tcPr/>
                <w:p w:rsidR="00000000" w:rsidDel="00000000" w:rsidP="00000000" w:rsidRDefault="00000000" w:rsidRPr="00000000" w14:paraId="000010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0,158</w:t>
                  </w:r>
                </w:p>
              </w:tc>
              <w:tc>
                <w:tcPr/>
                <w:p w:rsidR="00000000" w:rsidDel="00000000" w:rsidP="00000000" w:rsidRDefault="00000000" w:rsidRPr="00000000" w14:paraId="000010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reddetme</w:t>
                  </w:r>
                </w:p>
              </w:tc>
              <w:tc>
                <w:tcPr/>
                <w:p w:rsidR="00000000" w:rsidDel="00000000" w:rsidP="00000000" w:rsidRDefault="00000000" w:rsidRPr="00000000" w14:paraId="000010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10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-0,047</w:t>
                  </w:r>
                </w:p>
              </w:tc>
              <w:tc>
                <w:tcPr/>
                <w:p w:rsidR="00000000" w:rsidDel="00000000" w:rsidP="00000000" w:rsidRDefault="00000000" w:rsidRPr="00000000" w14:paraId="000010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0,902</w:t>
                  </w:r>
                </w:p>
              </w:tc>
              <w:tc>
                <w:tcPr/>
                <w:p w:rsidR="00000000" w:rsidDel="00000000" w:rsidP="00000000" w:rsidRDefault="00000000" w:rsidRPr="00000000" w14:paraId="000010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0,167</w:t>
                  </w:r>
                </w:p>
              </w:tc>
              <w:tc>
                <w:tcPr/>
                <w:p w:rsidR="00000000" w:rsidDel="00000000" w:rsidP="00000000" w:rsidRDefault="00000000" w:rsidRPr="00000000" w14:paraId="000010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r>
              <w:trPr>
                <w:cantSplit w:val="0"/>
                <w:tblHeader w:val="0"/>
              </w:trPr>
              <w:tc>
                <w:tcPr/>
                <w:p w:rsidR="00000000" w:rsidDel="00000000" w:rsidP="00000000" w:rsidRDefault="00000000" w:rsidRPr="00000000" w14:paraId="000010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H3 anne reddetme</w:t>
                  </w:r>
                </w:p>
              </w:tc>
              <w:tc>
                <w:tcPr/>
                <w:p w:rsidR="00000000" w:rsidDel="00000000" w:rsidP="00000000" w:rsidRDefault="00000000" w:rsidRPr="00000000" w14:paraId="000010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w:t>
                  </w:r>
                </w:p>
              </w:tc>
              <w:tc>
                <w:tcPr/>
                <w:p w:rsidR="00000000" w:rsidDel="00000000" w:rsidP="00000000" w:rsidRDefault="00000000" w:rsidRPr="00000000" w14:paraId="000010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-0,045</w:t>
                  </w:r>
                </w:p>
              </w:tc>
              <w:tc>
                <w:tcPr/>
                <w:p w:rsidR="00000000" w:rsidDel="00000000" w:rsidP="00000000" w:rsidRDefault="00000000" w:rsidRPr="00000000" w14:paraId="000010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0,895</w:t>
                  </w:r>
                </w:p>
              </w:tc>
              <w:tc>
                <w:tcPr/>
                <w:p w:rsidR="00000000" w:rsidDel="00000000" w:rsidP="00000000" w:rsidRDefault="00000000" w:rsidRPr="00000000" w14:paraId="000010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0,155</w:t>
                  </w:r>
                </w:p>
              </w:tc>
              <w:tc>
                <w:tcPr/>
                <w:p w:rsidR="00000000" w:rsidDel="00000000" w:rsidP="00000000" w:rsidRDefault="00000000" w:rsidRPr="00000000" w14:paraId="000010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Orta H0</w:t>
                  </w:r>
                </w:p>
              </w:tc>
            </w:tr>
          </w:tbl>
          <w:p w:rsidR="00000000" w:rsidDel="00000000" w:rsidP="00000000" w:rsidRDefault="00000000" w:rsidRPr="00000000" w14:paraId="000010FC">
            <w:pPr>
              <w:rPr/>
            </w:pPr>
            <w:r w:rsidDel="00000000" w:rsidR="00000000" w:rsidRPr="00000000">
              <w:rPr>
                <w:rtl w:val="0"/>
              </w:rPr>
            </w:r>
          </w:p>
        </w:tc>
      </w:tr>
    </w:tbl>
    <w:p w:rsidR="00000000" w:rsidDel="00000000" w:rsidP="00000000" w:rsidRDefault="00000000" w:rsidRPr="00000000" w14:paraId="00001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Sonuçlar önsel merkezine kararlıdır. Birincil H1 çocuk-reddetme bulgusu üç merkezde de H1 lehine kanıt vermiştir (BF₁₀ ≈ 6–13; yön olasılığı pd ≈ 0,999). H3 sıcaklık ve H3 reddetme ise, önsel literatür yönünde, sıfırda veya ters yönde merkezlense de, tutarlı biçimde H0 lehine orta düzey kanıt üretmiştir (BF₁₀ ≈ 0,16–0,23). Özellikle H3 sıcaklık için önsel merkez, Pinquart (2013)’ün negatif sıcaklık yönüne (−0,20) çevrildiğinde dahi sonuç değişmemektedir; bu, sıcaklık önselinin yön seçiminin (metinde tartışılan telafi edici çıpa) H3 sonucunu yönlendirmediğini gösterir. Tüm modellerde R̂ ≤ 1,003 ve ıraksayan geçiş sayısı sıfırdır.</w:t>
      </w:r>
    </w:p>
    <w:bookmarkStart w:colFirst="0" w:colLast="0" w:name="h3wmnal10e3z" w:id="455"/>
    <w:bookmarkEnd w:id="455"/>
    <w:p w:rsidR="00000000" w:rsidDel="00000000" w:rsidP="00000000" w:rsidRDefault="00000000" w:rsidRPr="00000000" w14:paraId="000010FE">
      <w:pPr>
        <w:pStyle w:val="Heading2"/>
        <w:rPr/>
      </w:pPr>
      <w:r w:rsidDel="00000000" w:rsidR="00000000" w:rsidRPr="00000000">
        <w:rPr>
          <w:rtl w:val="0"/>
        </w:rPr>
        <w:t xml:space="preserve">5.7 Ek 7. Ölçme Araçlarının Ayrıntılı Psikometrik Değerlendirmesi</w:t>
      </w:r>
    </w:p>
    <w:p w:rsidR="00000000" w:rsidDel="00000000" w:rsidP="00000000" w:rsidRDefault="00000000" w:rsidRPr="00000000" w14:paraId="00001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ek, ölçme araçlarının bu örneklemdeki psikometrik özelliklerini, birincil hipotez sınamalarından önce yürütülen çalışma-içi psikometrik değerlendirme hattının ayrıntılı bulgularıyla sunar (özet için bkz. Bulgular, Ölçek ve Veri Kalitesi). Değerlendirme; iç tutarlılık, madde düzeyi taban etkisi, dört faktörlü yapı, ölçüm değişmezliği ve ölçüt geçerliğini kapsar.</w:t>
      </w:r>
    </w:p>
    <w:bookmarkStart w:colFirst="0" w:colLast="0" w:name="xzqaq3wp7r5y" w:id="456"/>
    <w:bookmarkEnd w:id="456"/>
    <w:p w:rsidR="00000000" w:rsidDel="00000000" w:rsidP="00000000" w:rsidRDefault="00000000" w:rsidRPr="00000000" w14:paraId="00001100">
      <w:pPr>
        <w:pStyle w:val="Heading3"/>
        <w:rPr/>
      </w:pPr>
      <w:r w:rsidDel="00000000" w:rsidR="00000000" w:rsidRPr="00000000">
        <w:rPr>
          <w:rtl w:val="0"/>
        </w:rPr>
        <w:t xml:space="preserve">5.7.1 İç tutarlılık ve taban etkisi</w:t>
      </w:r>
    </w:p>
    <w:p w:rsidR="00000000" w:rsidDel="00000000" w:rsidP="00000000" w:rsidRDefault="00000000" w:rsidRPr="00000000" w14:paraId="000011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 reddetme alt ölçeğinde iç tutarlılık α = 0,45’tir (%95 GA [0,34; 0,55]; McDonald ω = 0,48; madde-arası ortalama r = 0,10; n = 241); EMBU-C reddetme alt ölçeğinde α = 0,72’dir (%95 GA [0,68; 0,75]; ω = 0,75; r = 0,27; n = 479). Diğer alt ölçeklerde iç tutarlılık şöyledir: EMBU-P sıcaklık α = 0,68 (ω = 0,69), aşırı koruma α = 0,75 (ω = 0,75) ve karşılaştırma α = 0,66 (ω = 0,72); EMBU-C sıcaklık α = 0,81 (ω = 0,81), aşırı koruma α = 0,61 (ω = 0,64) ve karşılaştırma α = 0,79 (ω = 0,80). EMBU-P reddetme alt ölçeğinin 8 maddesinden 7’sinde %80’in üzerinde taban etkisi gözlenmiştir (madde düzeyi taban aralığı %62,2–%95,9); EMBU-C reddetme alt ölçeğinde 8 maddenin 3’ünde %80’in üzerinde taban etkisi bulunmuştur (%39,8–%84,4). Kardeş İlişkileri Anketi (KİA/SRQ) alt ölçeklerinde bu örneklemdeki (çocuk düzeyi) iç tutarlılık şöyledir: Sıcaklık/Yakınlık α = 0,94 (%95 GA [0,93; 0,95]; ω = 0,94) ve Çatışma α = 0,90 ([0,88; 0,91]; ω = 0,90); Statü/Güç α = 0,66 ([0,62; 0,71]; ω = 0,69) ve Rekabet α = 0,59 ([0,53; 0,64]; ω = 0,61). Beck Depresyon Envanteri toplam puanında iç tutarlılık α = 0,83’tür (%95 GA [0,79; 0,86]; ω = 0,84; n = 238). Alt ölçek düzeyi ham (raw) güvenirlik katsayıları </w:t>
      </w:r>
      <w:hyperlink w:anchor="mzr8doodukgq">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28</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reddetme maddelerindeki madde düzeyi taban etkisi oranları </w:t>
      </w:r>
      <w:hyperlink w:anchor="9hm75s2a0wg7">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29</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tbl>
      <w:tblPr>
        <w:tblStyle w:val="Table93"/>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mzr8doodukgq" w:id="457"/>
          <w:bookmarkEnd w:id="457"/>
          <w:p w:rsidR="00000000" w:rsidDel="00000000" w:rsidP="00000000" w:rsidRDefault="00000000" w:rsidRPr="00000000" w14:paraId="000011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832604" cy="2815517"/>
                  <wp:effectExtent b="0" l="0" r="0" t="0"/>
                  <wp:docPr id="11" name="image18.png"/>
                  <a:graphic>
                    <a:graphicData uri="http://schemas.openxmlformats.org/drawingml/2006/picture">
                      <pic:pic>
                        <pic:nvPicPr>
                          <pic:cNvPr id="0" name="image18.png"/>
                          <pic:cNvPicPr preferRelativeResize="0"/>
                        </pic:nvPicPr>
                        <pic:blipFill>
                          <a:blip r:embed="rId259"/>
                          <a:srcRect b="0" l="0" r="0" t="0"/>
                          <a:stretch>
                            <a:fillRect/>
                          </a:stretch>
                        </pic:blipFill>
                        <pic:spPr>
                          <a:xfrm>
                            <a:off x="0" y="0"/>
                            <a:ext cx="4832604" cy="2815517"/>
                          </a:xfrm>
                          <a:prstGeom prst="rect"/>
                          <a:ln/>
                        </pic:spPr>
                      </pic:pic>
                    </a:graphicData>
                  </a:graphic>
                </wp:inline>
              </w:drawing>
            </w:r>
            <w:r w:rsidDel="00000000" w:rsidR="00000000" w:rsidRPr="00000000">
              <w:rPr>
                <w:rtl w:val="0"/>
              </w:rPr>
            </w:r>
          </w:p>
          <w:p w:rsidR="00000000" w:rsidDel="00000000" w:rsidP="00000000" w:rsidRDefault="00000000" w:rsidRPr="00000000" w14:paraId="0000110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EMBU-P ve EMBU-C alt ölçeklerinde ham (raw) Cronbach α ve McDonald ω güvenirlik katsayıları. Nokta kestirimleri sütun olarak gösterilmiştir; sayısal %95 güven aralıkları güvenirlik tablosunda raporlanmıştır.</w:t>
            </w:r>
          </w:p>
        </w:tc>
      </w:tr>
    </w:tbl>
    <w:p w:rsidR="00000000" w:rsidDel="00000000" w:rsidP="00000000" w:rsidRDefault="00000000" w:rsidRPr="00000000" w14:paraId="00001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bl>
      <w:tblPr>
        <w:tblStyle w:val="Table94"/>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9hm75s2a0wg7" w:id="458"/>
          <w:bookmarkEnd w:id="458"/>
          <w:p w:rsidR="00000000" w:rsidDel="00000000" w:rsidP="00000000" w:rsidRDefault="00000000" w:rsidRPr="00000000" w14:paraId="000011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602480" cy="2681444"/>
                  <wp:effectExtent b="0" l="0" r="0" t="0"/>
                  <wp:docPr id="12" name="image19.png"/>
                  <a:graphic>
                    <a:graphicData uri="http://schemas.openxmlformats.org/drawingml/2006/picture">
                      <pic:pic>
                        <pic:nvPicPr>
                          <pic:cNvPr id="0" name="image19.png"/>
                          <pic:cNvPicPr preferRelativeResize="0"/>
                        </pic:nvPicPr>
                        <pic:blipFill>
                          <a:blip r:embed="rId260"/>
                          <a:srcRect b="0" l="0" r="0" t="0"/>
                          <a:stretch>
                            <a:fillRect/>
                          </a:stretch>
                        </pic:blipFill>
                        <pic:spPr>
                          <a:xfrm>
                            <a:off x="0" y="0"/>
                            <a:ext cx="4602480" cy="2681444"/>
                          </a:xfrm>
                          <a:prstGeom prst="rect"/>
                          <a:ln/>
                        </pic:spPr>
                      </pic:pic>
                    </a:graphicData>
                  </a:graphic>
                </wp:inline>
              </w:drawing>
            </w:r>
            <w:r w:rsidDel="00000000" w:rsidR="00000000" w:rsidRPr="00000000">
              <w:rPr>
                <w:rtl w:val="0"/>
              </w:rPr>
            </w:r>
          </w:p>
          <w:p w:rsidR="00000000" w:rsidDel="00000000" w:rsidP="00000000" w:rsidRDefault="00000000" w:rsidRPr="00000000" w14:paraId="0000110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29.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EMBU-P ve EMBU-C dört alt ölçeğinde (sıcaklık, aşırı koruma, reddetme, karşılaştırma) madde düzeyi taban etkisi oranları; alt ölçekler ayrı renklerle gösterilmiştir.</w:t>
            </w:r>
          </w:p>
        </w:tc>
      </w:tr>
    </w:tbl>
    <w:bookmarkStart w:colFirst="0" w:colLast="0" w:name="3gph6lcdoa5u" w:id="459"/>
    <w:bookmarkEnd w:id="459"/>
    <w:p w:rsidR="00000000" w:rsidDel="00000000" w:rsidP="00000000" w:rsidRDefault="00000000" w:rsidRPr="00000000" w14:paraId="00001107">
      <w:pPr>
        <w:pStyle w:val="Heading3"/>
        <w:rPr/>
      </w:pPr>
      <w:r w:rsidDel="00000000" w:rsidR="00000000" w:rsidRPr="00000000">
        <w:rPr>
          <w:rtl w:val="0"/>
        </w:rPr>
        <w:t xml:space="preserve">5.7.2 Faktör yapısı ve ölçüm değişmezliği</w:t>
      </w:r>
    </w:p>
    <w:p w:rsidR="00000000" w:rsidDel="00000000" w:rsidP="00000000" w:rsidRDefault="00000000" w:rsidRPr="00000000" w14:paraId="00001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Dört-faktör çözümü EMBU ölçeklerinin kuramsal olarak öngördüğü dört boyutu veride ayırt etmiştir. Modelin veriye uyumunu ölçen Hu ve Bentler’in birleşik ölçütü (Hu ve Bentler, 1999) (CFI ≥ 0,95 ve SRMR ≤ 0,08) her iki form için de karşılanmamıştır. Ölçüm değişmezliği taramasında elde edilen kanıt form ve eksene göre türdeş değildir: EMBU-C tanı grubu ve bilgi-verici rolü karşılaştırmalarında değişim indeksleri önerilen eşikler içinde kalmış (Cheung ve Rensvold, 2002) (ΔCFI &lt; 0,010, ΔRMSEA &lt; 0,015); mutlak uyum ise özellikle bilgi-verici rolü ekseninde sınırlı bulunmuştur. EMBU-P tanı grubu ile EMBU-C yaş ve cinsiyet eksenlerinde tam sıralı modeller yakınsamamış, yalnız kategori-daraltılmış duyarlılık çözümleri elde edilebilmiştir; bu nedenle tam veya skalar değişmezlik ölçeklerin genel bir özelliği olarak gösterilememiştir (eksen-bazlı uyum ölçütleri ve yakınsama durumu için bkz. Ek 3, </w:t>
      </w:r>
      <w:hyperlink w:anchor="u408c5gtn360">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Tablo 35</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bookmarkStart w:colFirst="0" w:colLast="0" w:name="wgoky9urm3pl" w:id="460"/>
    <w:bookmarkEnd w:id="460"/>
    <w:p w:rsidR="00000000" w:rsidDel="00000000" w:rsidP="00000000" w:rsidRDefault="00000000" w:rsidRPr="00000000" w14:paraId="00001109">
      <w:pPr>
        <w:pStyle w:val="Heading3"/>
        <w:rPr/>
      </w:pPr>
      <w:r w:rsidDel="00000000" w:rsidR="00000000" w:rsidRPr="00000000">
        <w:rPr>
          <w:rtl w:val="0"/>
        </w:rPr>
        <w:t xml:space="preserve">5.7.3 Ölçüt geçerliği</w:t>
      </w:r>
    </w:p>
    <w:p w:rsidR="00000000" w:rsidDel="00000000" w:rsidP="00000000" w:rsidRDefault="00000000" w:rsidRPr="00000000" w14:paraId="00001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EMBU-P/C alt ölçekleri ile Beck total ve SRQ alt ölçekleri arasında 14 paralel Spearman korelasyonu, çoklu karşılaştırma düzeltmesiyle (FDR) test edilmiştir. Anlamlı bulunan ilişkiler beklenen yöndedir: anne depresyonu arttıkça anne sıcaklığı azalmakta (sıcaklık(P)×Beck ρ = −0,22, FDR p = 0,003), reddetme ve karşılaştırma ise artmaktadır (reddetme(P)×Beck ρ = 0,17, FDR p = 0,019; karşılaştırma(P)×Beck ρ = 0,26, FDR p &lt; 0,001). Çocuğun bildirdiği karşılaştırma tutumu kardeş çatışması ve rekabetiyle olumlu, kardeş sıcaklığıyla olumsuz ilişkilidir (karşılaştırma(C)×SRQ çatışma ρ = 0,30, FDR p &lt; 0,001; karşılaştırma(C)×SRQ sıcaklık ρ = −0,16, FDR p = 0,002; karşılaştırma(C)×SRQ rekabet ρ = 0,14, FDR p = 0,005). Beklenen yönlü geçerlik korelasyonlarının tümü </w:t>
      </w:r>
      <w:hyperlink w:anchor="f3u55ynoynk">
        <w:r w:rsidDel="00000000" w:rsidR="00000000" w:rsidRPr="00000000">
          <w:rPr>
            <w:rFonts w:ascii="Times New Roman" w:cs="Times New Roman" w:eastAsia="Times New Roman" w:hAnsi="Times New Roman"/>
            <w:b w:val="0"/>
            <w:bCs w:val="0"/>
            <w:i w:val="0"/>
            <w:iCs w:val="0"/>
            <w:smallCaps w:val="0"/>
            <w:strike w:val="0"/>
            <w:color w:val="156082"/>
            <w:sz w:val="24"/>
            <w:szCs w:val="24"/>
            <w:u w:val="none"/>
            <w:shd w:fill="auto" w:val="clear"/>
            <w:vertAlign w:val="baseline"/>
            <w:rtl w:val="0"/>
          </w:rPr>
          <w:t xml:space="preserve">Şekil 30</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içinde gösterilmiştir.</w:t>
      </w:r>
    </w:p>
    <w:tbl>
      <w:tblPr>
        <w:tblStyle w:val="Table95"/>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f3u55ynoynk" w:id="461"/>
          <w:bookmarkEnd w:id="461"/>
          <w:p w:rsidR="00000000" w:rsidDel="00000000" w:rsidP="00000000" w:rsidRDefault="00000000" w:rsidRPr="00000000" w14:paraId="000011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114300" distR="114300">
                  <wp:extent cx="4717542" cy="2748480"/>
                  <wp:effectExtent b="0" l="0" r="0" t="0"/>
                  <wp:docPr id="13" name="image8.png"/>
                  <a:graphic>
                    <a:graphicData uri="http://schemas.openxmlformats.org/drawingml/2006/picture">
                      <pic:pic>
                        <pic:nvPicPr>
                          <pic:cNvPr id="0" name="image8.png"/>
                          <pic:cNvPicPr preferRelativeResize="0"/>
                        </pic:nvPicPr>
                        <pic:blipFill>
                          <a:blip r:embed="rId261"/>
                          <a:srcRect b="0" l="0" r="0" t="0"/>
                          <a:stretch>
                            <a:fillRect/>
                          </a:stretch>
                        </pic:blipFill>
                        <pic:spPr>
                          <a:xfrm>
                            <a:off x="0" y="0"/>
                            <a:ext cx="4717542" cy="2748480"/>
                          </a:xfrm>
                          <a:prstGeom prst="rect"/>
                          <a:ln/>
                        </pic:spPr>
                      </pic:pic>
                    </a:graphicData>
                  </a:graphic>
                </wp:inline>
              </w:drawing>
            </w:r>
            <w:r w:rsidDel="00000000" w:rsidR="00000000" w:rsidRPr="00000000">
              <w:rPr>
                <w:rtl w:val="0"/>
              </w:rPr>
            </w:r>
          </w:p>
          <w:p w:rsidR="00000000" w:rsidDel="00000000" w:rsidP="00000000" w:rsidRDefault="00000000" w:rsidRPr="00000000" w14:paraId="0000110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Şekil 30.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EMBU alt ölçekleri ile Beck Depresyon toplam puanı ve Kardeş İlişkileri Anketi (KİA/SRQ) alt ölçekleri arasındaki beklenen yönlü ölçüt geçerliği (Spearman ρ) korelasyonları. Noktaların sıfır çizgisinden uzaklığı ilişkinin büyüklüğünü, dolu noktalar çoklu karşılaştırma düzeltmesi (FDR) sonrası anlamlı sonuçları gösterir; EMBU-P ve EMBU-C ayrı renklerle işaretlenmiştir.</w:t>
            </w:r>
          </w:p>
        </w:tc>
      </w:tr>
    </w:tbl>
    <w:bookmarkStart w:colFirst="0" w:colLast="0" w:name="tz1etu9y5dgr" w:id="462"/>
    <w:bookmarkEnd w:id="462"/>
    <w:p w:rsidR="00000000" w:rsidDel="00000000" w:rsidP="00000000" w:rsidRDefault="00000000" w:rsidRPr="00000000" w14:paraId="0000110D">
      <w:pPr>
        <w:pStyle w:val="Heading2"/>
        <w:rPr/>
      </w:pPr>
      <w:r w:rsidDel="00000000" w:rsidR="00000000" w:rsidRPr="00000000">
        <w:rPr>
          <w:rtl w:val="0"/>
        </w:rPr>
        <w:t xml:space="preserve">5.8 Ek 8. Niteliksel Kol Katılımcı Künyesi</w:t>
      </w:r>
    </w:p>
    <w:p w:rsidR="00000000" w:rsidDel="00000000" w:rsidP="00000000" w:rsidRDefault="00000000" w:rsidRPr="00000000" w14:paraId="0000110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kol örneklemi yedi aile triadından (anne + T1DM tanılı çocuk + sağlıklı kardeş = 21 katılımcı) oluşmaktadır. Aşağıdaki künye, katılımcı mahremiyetini korumak için (KVKK) yalnızca aile numarası ve rol etiketiyle sunulmuş; gerçek ad, doğum tarihi ve tanı tarihi yayımlanmamıştır. Yaşlar görüşmenin yapıldığı tarihteki tam yıl olarak, tanı süresi ise ilk tanıdan itibaren geçen süre olarak türetilmiştir.</w:t>
      </w:r>
    </w:p>
    <w:tbl>
      <w:tblPr>
        <w:tblStyle w:val="Table96"/>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iuwg0tg6lq8h" w:id="463"/>
          <w:bookmarkEnd w:id="463"/>
          <w:p w:rsidR="00000000" w:rsidDel="00000000" w:rsidP="00000000" w:rsidRDefault="00000000" w:rsidRPr="00000000" w14:paraId="0000110F">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38.</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Niteliksel kol katılımcı künyesi (7 aile × 3 rol; de-identifiye edilmiş).</w:t>
            </w:r>
          </w:p>
          <w:tbl>
            <w:tblPr>
              <w:tblStyle w:val="Table97"/>
              <w:tblW w:w="7920.0" w:type="dxa"/>
              <w:jc w:val="left"/>
              <w:tblLayout w:type="fixed"/>
              <w:tblLook w:val="0020"/>
            </w:tblPr>
            <w:tblGrid>
              <w:gridCol w:w="1320"/>
              <w:gridCol w:w="1320"/>
              <w:gridCol w:w="1320"/>
              <w:gridCol w:w="1320"/>
              <w:gridCol w:w="1320"/>
              <w:gridCol w:w="1320"/>
              <w:tblGridChange w:id="0">
                <w:tblGrid>
                  <w:gridCol w:w="1320"/>
                  <w:gridCol w:w="1320"/>
                  <w:gridCol w:w="1320"/>
                  <w:gridCol w:w="1320"/>
                  <w:gridCol w:w="1320"/>
                  <w:gridCol w:w="1320"/>
                </w:tblGrid>
              </w:tblGridChange>
            </w:tblGrid>
            <w:tr>
              <w:trPr>
                <w:cantSplit w:val="0"/>
                <w:tblHeader w:val="1"/>
              </w:trPr>
              <w:tc>
                <w:tcPr/>
                <w:p w:rsidR="00000000" w:rsidDel="00000000" w:rsidP="00000000" w:rsidRDefault="00000000" w:rsidRPr="00000000" w14:paraId="000011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w:t>
                  </w:r>
                </w:p>
              </w:tc>
              <w:tc>
                <w:tcPr/>
                <w:p w:rsidR="00000000" w:rsidDel="00000000" w:rsidP="00000000" w:rsidRDefault="00000000" w:rsidRPr="00000000" w14:paraId="000011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yaşı</w:t>
                  </w:r>
                </w:p>
              </w:tc>
              <w:tc>
                <w:tcPr/>
                <w:p w:rsidR="00000000" w:rsidDel="00000000" w:rsidP="00000000" w:rsidRDefault="00000000" w:rsidRPr="00000000" w14:paraId="000011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eğitimi</w:t>
                  </w:r>
                </w:p>
              </w:tc>
              <w:tc>
                <w:tcPr/>
                <w:p w:rsidR="00000000" w:rsidDel="00000000" w:rsidP="00000000" w:rsidRDefault="00000000" w:rsidRPr="00000000" w14:paraId="000011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T1DM tanılı çocuk (yaş / cinsiyet)</w:t>
                  </w:r>
                </w:p>
              </w:tc>
              <w:tc>
                <w:tcPr/>
                <w:p w:rsidR="00000000" w:rsidDel="00000000" w:rsidP="00000000" w:rsidRDefault="00000000" w:rsidRPr="00000000" w14:paraId="000011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Sağlıklı kardeş (yaş / cinsiyet)</w:t>
                  </w:r>
                </w:p>
              </w:tc>
              <w:tc>
                <w:tcPr/>
                <w:p w:rsidR="00000000" w:rsidDel="00000000" w:rsidP="00000000" w:rsidRDefault="00000000" w:rsidRPr="00000000" w14:paraId="000011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süresi</w:t>
                  </w:r>
                </w:p>
              </w:tc>
            </w:tr>
            <w:tr>
              <w:trPr>
                <w:cantSplit w:val="0"/>
                <w:tblHeader w:val="0"/>
              </w:trPr>
              <w:tc>
                <w:tcPr/>
                <w:p w:rsidR="00000000" w:rsidDel="00000000" w:rsidP="00000000" w:rsidRDefault="00000000" w:rsidRPr="00000000" w14:paraId="000011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1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47</w:t>
                  </w:r>
                </w:p>
              </w:tc>
              <w:tc>
                <w:tcPr/>
                <w:p w:rsidR="00000000" w:rsidDel="00000000" w:rsidP="00000000" w:rsidRDefault="00000000" w:rsidRPr="00000000" w14:paraId="0000111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r>
                </w:p>
              </w:tc>
              <w:tc>
                <w:tcPr/>
                <w:p w:rsidR="00000000" w:rsidDel="00000000" w:rsidP="00000000" w:rsidRDefault="00000000" w:rsidRPr="00000000" w14:paraId="0000111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 kız</w:t>
                  </w:r>
                </w:p>
              </w:tc>
              <w:tc>
                <w:tcPr/>
                <w:p w:rsidR="00000000" w:rsidDel="00000000" w:rsidP="00000000" w:rsidRDefault="00000000" w:rsidRPr="00000000" w14:paraId="0000111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erkek</w:t>
                  </w:r>
                </w:p>
              </w:tc>
              <w:tc>
                <w:tcPr/>
                <w:p w:rsidR="00000000" w:rsidDel="00000000" w:rsidP="00000000" w:rsidRDefault="00000000" w:rsidRPr="00000000" w14:paraId="0000111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yıl</w:t>
                  </w:r>
                </w:p>
              </w:tc>
            </w:tr>
            <w:tr>
              <w:trPr>
                <w:cantSplit w:val="0"/>
                <w:tblHeader w:val="0"/>
              </w:trPr>
              <w:tc>
                <w:tcPr/>
                <w:p w:rsidR="00000000" w:rsidDel="00000000" w:rsidP="00000000" w:rsidRDefault="00000000" w:rsidRPr="00000000" w14:paraId="0000111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11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111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r>
                </w:p>
              </w:tc>
              <w:tc>
                <w:tcPr/>
                <w:p w:rsidR="00000000" w:rsidDel="00000000" w:rsidP="00000000" w:rsidRDefault="00000000" w:rsidRPr="00000000" w14:paraId="0000111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 erkek</w:t>
                  </w:r>
                </w:p>
              </w:tc>
              <w:tc>
                <w:tcPr/>
                <w:p w:rsidR="00000000" w:rsidDel="00000000" w:rsidP="00000000" w:rsidRDefault="00000000" w:rsidRPr="00000000" w14:paraId="0000112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 erkek</w:t>
                  </w:r>
                </w:p>
              </w:tc>
              <w:tc>
                <w:tcPr/>
                <w:p w:rsidR="00000000" w:rsidDel="00000000" w:rsidP="00000000" w:rsidRDefault="00000000" w:rsidRPr="00000000" w14:paraId="0000112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yıl</w:t>
                  </w:r>
                </w:p>
              </w:tc>
            </w:tr>
            <w:tr>
              <w:trPr>
                <w:cantSplit w:val="0"/>
                <w:tblHeader w:val="0"/>
              </w:trPr>
              <w:tc>
                <w:tcPr/>
                <w:p w:rsidR="00000000" w:rsidDel="00000000" w:rsidP="00000000" w:rsidRDefault="00000000" w:rsidRPr="00000000" w14:paraId="0000112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112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36</w:t>
                  </w:r>
                </w:p>
              </w:tc>
              <w:tc>
                <w:tcPr/>
                <w:p w:rsidR="00000000" w:rsidDel="00000000" w:rsidP="00000000" w:rsidRDefault="00000000" w:rsidRPr="00000000" w14:paraId="0000112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İlkokul</w:t>
                  </w:r>
                </w:p>
              </w:tc>
              <w:tc>
                <w:tcPr/>
                <w:p w:rsidR="00000000" w:rsidDel="00000000" w:rsidP="00000000" w:rsidRDefault="00000000" w:rsidRPr="00000000" w14:paraId="0000112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 kız</w:t>
                  </w:r>
                </w:p>
              </w:tc>
              <w:tc>
                <w:tcPr/>
                <w:p w:rsidR="00000000" w:rsidDel="00000000" w:rsidP="00000000" w:rsidRDefault="00000000" w:rsidRPr="00000000" w14:paraId="0000112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 erkek</w:t>
                  </w:r>
                </w:p>
              </w:tc>
              <w:tc>
                <w:tcPr/>
                <w:p w:rsidR="00000000" w:rsidDel="00000000" w:rsidP="00000000" w:rsidRDefault="00000000" w:rsidRPr="00000000" w14:paraId="0000112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9,5 yıl</w:t>
                  </w:r>
                </w:p>
              </w:tc>
            </w:tr>
            <w:tr>
              <w:trPr>
                <w:cantSplit w:val="0"/>
                <w:tblHeader w:val="0"/>
              </w:trPr>
              <w:tc>
                <w:tcPr/>
                <w:p w:rsidR="00000000" w:rsidDel="00000000" w:rsidP="00000000" w:rsidRDefault="00000000" w:rsidRPr="00000000" w14:paraId="0000112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12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34</w:t>
                  </w:r>
                </w:p>
              </w:tc>
              <w:tc>
                <w:tcPr/>
                <w:p w:rsidR="00000000" w:rsidDel="00000000" w:rsidP="00000000" w:rsidRDefault="00000000" w:rsidRPr="00000000" w14:paraId="0000112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Lise</w:t>
                  </w:r>
                </w:p>
              </w:tc>
              <w:tc>
                <w:tcPr/>
                <w:p w:rsidR="00000000" w:rsidDel="00000000" w:rsidP="00000000" w:rsidRDefault="00000000" w:rsidRPr="00000000" w14:paraId="0000112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 kız</w:t>
                  </w:r>
                </w:p>
              </w:tc>
              <w:tc>
                <w:tcPr/>
                <w:p w:rsidR="00000000" w:rsidDel="00000000" w:rsidP="00000000" w:rsidRDefault="00000000" w:rsidRPr="00000000" w14:paraId="0000112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 kız</w:t>
                  </w:r>
                </w:p>
              </w:tc>
              <w:tc>
                <w:tcPr/>
                <w:p w:rsidR="00000000" w:rsidDel="00000000" w:rsidP="00000000" w:rsidRDefault="00000000" w:rsidRPr="00000000" w14:paraId="0000112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yıl</w:t>
                  </w:r>
                </w:p>
              </w:tc>
            </w:tr>
            <w:tr>
              <w:trPr>
                <w:cantSplit w:val="0"/>
                <w:tblHeader w:val="0"/>
              </w:trPr>
              <w:tc>
                <w:tcPr/>
                <w:p w:rsidR="00000000" w:rsidDel="00000000" w:rsidP="00000000" w:rsidRDefault="00000000" w:rsidRPr="00000000" w14:paraId="0000112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112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44</w:t>
                  </w:r>
                </w:p>
              </w:tc>
              <w:tc>
                <w:tcPr/>
                <w:p w:rsidR="00000000" w:rsidDel="00000000" w:rsidP="00000000" w:rsidRDefault="00000000" w:rsidRPr="00000000" w14:paraId="0000113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r>
                </w:p>
              </w:tc>
              <w:tc>
                <w:tcPr/>
                <w:p w:rsidR="00000000" w:rsidDel="00000000" w:rsidP="00000000" w:rsidRDefault="00000000" w:rsidRPr="00000000" w14:paraId="0000113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kız</w:t>
                  </w:r>
                </w:p>
              </w:tc>
              <w:tc>
                <w:tcPr/>
                <w:p w:rsidR="00000000" w:rsidDel="00000000" w:rsidP="00000000" w:rsidRDefault="00000000" w:rsidRPr="00000000" w14:paraId="0000113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 / kız (ikiz)</w:t>
                  </w:r>
                </w:p>
              </w:tc>
              <w:tc>
                <w:tcPr/>
                <w:p w:rsidR="00000000" w:rsidDel="00000000" w:rsidP="00000000" w:rsidRDefault="00000000" w:rsidRPr="00000000" w14:paraId="0000113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 yıl</w:t>
                  </w:r>
                </w:p>
              </w:tc>
            </w:tr>
            <w:tr>
              <w:trPr>
                <w:cantSplit w:val="0"/>
                <w:tblHeader w:val="0"/>
              </w:trPr>
              <w:tc>
                <w:tcPr/>
                <w:p w:rsidR="00000000" w:rsidDel="00000000" w:rsidP="00000000" w:rsidRDefault="00000000" w:rsidRPr="00000000" w14:paraId="0000113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201</w:t>
                  </w:r>
                </w:p>
              </w:tc>
              <w:tc>
                <w:tcPr/>
                <w:p w:rsidR="00000000" w:rsidDel="00000000" w:rsidP="00000000" w:rsidRDefault="00000000" w:rsidRPr="00000000" w14:paraId="0000113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37</w:t>
                  </w:r>
                </w:p>
              </w:tc>
              <w:tc>
                <w:tcPr/>
                <w:p w:rsidR="00000000" w:rsidDel="00000000" w:rsidP="00000000" w:rsidRDefault="00000000" w:rsidRPr="00000000" w14:paraId="0000113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Lise</w:t>
                  </w:r>
                </w:p>
              </w:tc>
              <w:tc>
                <w:tcPr/>
                <w:p w:rsidR="00000000" w:rsidDel="00000000" w:rsidP="00000000" w:rsidRDefault="00000000" w:rsidRPr="00000000" w14:paraId="0000113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 / kız</w:t>
                  </w:r>
                </w:p>
              </w:tc>
              <w:tc>
                <w:tcPr/>
                <w:p w:rsidR="00000000" w:rsidDel="00000000" w:rsidP="00000000" w:rsidRDefault="00000000" w:rsidRPr="00000000" w14:paraId="0000113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 kız</w:t>
                  </w:r>
                </w:p>
              </w:tc>
              <w:tc>
                <w:tcPr/>
                <w:p w:rsidR="00000000" w:rsidDel="00000000" w:rsidP="00000000" w:rsidRDefault="00000000" w:rsidRPr="00000000" w14:paraId="0000113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ay</w:t>
                  </w:r>
                </w:p>
              </w:tc>
            </w:tr>
            <w:tr>
              <w:trPr>
                <w:cantSplit w:val="0"/>
                <w:tblHeader w:val="0"/>
              </w:trPr>
              <w:tc>
                <w:tcPr/>
                <w:p w:rsidR="00000000" w:rsidDel="00000000" w:rsidP="00000000" w:rsidRDefault="00000000" w:rsidRPr="00000000" w14:paraId="0000113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202</w:t>
                  </w:r>
                </w:p>
              </w:tc>
              <w:tc>
                <w:tcPr/>
                <w:p w:rsidR="00000000" w:rsidDel="00000000" w:rsidP="00000000" w:rsidRDefault="00000000" w:rsidRPr="00000000" w14:paraId="0000113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45</w:t>
                  </w:r>
                </w:p>
              </w:tc>
              <w:tc>
                <w:tcPr/>
                <w:p w:rsidR="00000000" w:rsidDel="00000000" w:rsidP="00000000" w:rsidRDefault="00000000" w:rsidRPr="00000000" w14:paraId="0000113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Üniversite</w:t>
                  </w:r>
                </w:p>
              </w:tc>
              <w:tc>
                <w:tcPr/>
                <w:p w:rsidR="00000000" w:rsidDel="00000000" w:rsidP="00000000" w:rsidRDefault="00000000" w:rsidRPr="00000000" w14:paraId="00001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 erkek</w:t>
                  </w:r>
                </w:p>
              </w:tc>
              <w:tc>
                <w:tcPr/>
                <w:p w:rsidR="00000000" w:rsidDel="00000000" w:rsidP="00000000" w:rsidRDefault="00000000" w:rsidRPr="00000000" w14:paraId="00001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 / kız</w:t>
                  </w:r>
                </w:p>
              </w:tc>
              <w:tc>
                <w:tcPr/>
                <w:p w:rsidR="00000000" w:rsidDel="00000000" w:rsidP="00000000" w:rsidRDefault="00000000" w:rsidRPr="00000000" w14:paraId="00001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yıl</w:t>
                  </w:r>
                </w:p>
              </w:tc>
            </w:tr>
          </w:tbl>
          <w:p w:rsidR="00000000" w:rsidDel="00000000" w:rsidP="00000000" w:rsidRDefault="00000000" w:rsidRPr="00000000" w14:paraId="00001140">
            <w:pPr>
              <w:rPr/>
            </w:pPr>
            <w:r w:rsidDel="00000000" w:rsidR="00000000" w:rsidRPr="00000000">
              <w:rPr>
                <w:rtl w:val="0"/>
              </w:rPr>
            </w:r>
          </w:p>
        </w:tc>
      </w:tr>
    </w:tbl>
    <w:p w:rsidR="00000000" w:rsidDel="00000000" w:rsidP="00000000" w:rsidRDefault="00000000" w:rsidRPr="00000000" w14:paraId="000011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 tanı süresinde belirgin çeşitlilik taşımaktadır: yeni tanı almış bir aileden (3 ay) uzun süreli izlemde olan ailelere (10 yıl) uzanan bir dağılım, hastalığın erken ve yerleşik evrelerindeki aile deneyimlerinin birlikte temsil edilmesini sağlamıştır.</w:t>
      </w:r>
    </w:p>
    <w:bookmarkStart w:colFirst="0" w:colLast="0" w:name="d2qcwia2gb5a" w:id="464"/>
    <w:bookmarkEnd w:id="464"/>
    <w:p w:rsidR="00000000" w:rsidDel="00000000" w:rsidP="00000000" w:rsidRDefault="00000000" w:rsidRPr="00000000" w14:paraId="00001142">
      <w:pPr>
        <w:pStyle w:val="Heading2"/>
        <w:rPr/>
      </w:pPr>
      <w:r w:rsidDel="00000000" w:rsidR="00000000" w:rsidRPr="00000000">
        <w:rPr>
          <w:rtl w:val="0"/>
        </w:rPr>
        <w:t xml:space="preserve">5.9 Ek 9. COREQ-32 Kontrol Listesi</w:t>
      </w:r>
    </w:p>
    <w:p w:rsidR="00000000" w:rsidDel="00000000" w:rsidP="00000000" w:rsidRDefault="00000000" w:rsidRPr="00000000" w14:paraId="000011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çalışmanın niteliksel kolu, niteliksel araştırma raporlamasına yönelik COREQ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Consolidated criteria for reporting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32 maddelik kontrol listesiyle değerlendirilmiştir (Tong ve ark., 2007). Otuz madde tam, iki madde (Madde 22 transkript iadesi ve Madde 23 kodlayıcılar arası uyum katsayısı) bilinçli tasarım kararı olarak kısmen karşılanmış ve gerekçesiyle şeffaf biçimde raporlanmıştır; karşılanmayan madde yoktur.</w:t>
      </w:r>
    </w:p>
    <w:tbl>
      <w:tblPr>
        <w:tblStyle w:val="Table98"/>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l71lfp3mmtub" w:id="465"/>
          <w:bookmarkEnd w:id="465"/>
          <w:p w:rsidR="00000000" w:rsidDel="00000000" w:rsidP="00000000" w:rsidRDefault="00000000" w:rsidRPr="00000000" w14:paraId="0000114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39.</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COREQ-32 uyum tablosu (30 tam · 2 kısmi · 0 karşılanmayan).</w:t>
            </w:r>
          </w:p>
          <w:tbl>
            <w:tblPr>
              <w:tblStyle w:val="Table99"/>
              <w:tblW w:w="7920.0" w:type="dxa"/>
              <w:jc w:val="left"/>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p w:rsidR="00000000" w:rsidDel="00000000" w:rsidP="00000000" w:rsidRDefault="00000000" w:rsidRPr="00000000" w14:paraId="00001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Madde</w:t>
                  </w:r>
                </w:p>
              </w:tc>
              <w:tc>
                <w:tcPr/>
                <w:p w:rsidR="00000000" w:rsidDel="00000000" w:rsidP="00000000" w:rsidRDefault="00000000" w:rsidRPr="00000000" w14:paraId="00001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Durum</w:t>
                  </w:r>
                </w:p>
              </w:tc>
              <w:tc>
                <w:tcPr/>
                <w:p w:rsidR="00000000" w:rsidDel="00000000" w:rsidP="00000000" w:rsidRDefault="00000000" w:rsidRPr="00000000" w14:paraId="00001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Açıklama</w:t>
                  </w:r>
                </w:p>
              </w:tc>
            </w:tr>
            <w:tr>
              <w:trPr>
                <w:cantSplit w:val="0"/>
                <w:tblHeader w:val="0"/>
              </w:trPr>
              <w:tc>
                <w:tcPr/>
                <w:p w:rsidR="00000000" w:rsidDel="00000000" w:rsidP="00000000" w:rsidRDefault="00000000" w:rsidRPr="00000000" w14:paraId="00001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w:t>
                  </w:r>
                </w:p>
              </w:tc>
              <w:tc>
                <w:tcPr/>
                <w:p w:rsidR="00000000" w:rsidDel="00000000" w:rsidP="00000000" w:rsidRDefault="00000000" w:rsidRPr="00000000" w14:paraId="00001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Görüşmeci/kolaylaştırıcı</w:t>
                  </w:r>
                </w:p>
              </w:tc>
              <w:tc>
                <w:tcPr/>
                <w:p w:rsidR="00000000" w:rsidDel="00000000" w:rsidP="00000000" w:rsidRDefault="00000000" w:rsidRPr="00000000" w14:paraId="00001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 birinci görüşmeci; BA saha gözlemcisi (paralinguistik kayıt)</w:t>
                  </w:r>
                </w:p>
              </w:tc>
            </w:tr>
            <w:tr>
              <w:trPr>
                <w:cantSplit w:val="0"/>
                <w:tblHeader w:val="0"/>
              </w:trPr>
              <w:tc>
                <w:tcPr/>
                <w:p w:rsidR="00000000" w:rsidDel="00000000" w:rsidP="00000000" w:rsidRDefault="00000000" w:rsidRPr="00000000" w14:paraId="00001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w:t>
                  </w:r>
                </w:p>
              </w:tc>
              <w:tc>
                <w:tcPr/>
                <w:p w:rsidR="00000000" w:rsidDel="00000000" w:rsidP="00000000" w:rsidRDefault="00000000" w:rsidRPr="00000000" w14:paraId="00001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Kimlik bilgileri</w:t>
                  </w:r>
                </w:p>
              </w:tc>
              <w:tc>
                <w:tcPr/>
                <w:p w:rsidR="00000000" w:rsidDel="00000000" w:rsidP="00000000" w:rsidRDefault="00000000" w:rsidRPr="00000000" w14:paraId="00001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OM ve BA: pediatrist (MD) + sosyal pediatri doktora araştırmacısı</w:t>
                  </w:r>
                </w:p>
              </w:tc>
            </w:tr>
            <w:tr>
              <w:trPr>
                <w:cantSplit w:val="0"/>
                <w:tblHeader w:val="0"/>
              </w:trPr>
              <w:tc>
                <w:tcPr/>
                <w:p w:rsidR="00000000" w:rsidDel="00000000" w:rsidP="00000000" w:rsidRDefault="00000000" w:rsidRPr="00000000" w14:paraId="00001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w:t>
                  </w:r>
                </w:p>
              </w:tc>
              <w:tc>
                <w:tcPr/>
                <w:p w:rsidR="00000000" w:rsidDel="00000000" w:rsidP="00000000" w:rsidRDefault="00000000" w:rsidRPr="00000000" w14:paraId="00001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Cinsiyet</w:t>
                  </w:r>
                </w:p>
              </w:tc>
              <w:tc>
                <w:tcPr/>
                <w:p w:rsidR="00000000" w:rsidDel="00000000" w:rsidP="00000000" w:rsidRDefault="00000000" w:rsidRPr="00000000" w14:paraId="00001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iki araştırmacı da kadın</w:t>
                  </w:r>
                </w:p>
              </w:tc>
            </w:tr>
            <w:tr>
              <w:trPr>
                <w:cantSplit w:val="0"/>
                <w:tblHeader w:val="0"/>
              </w:trPr>
              <w:tc>
                <w:tcPr/>
                <w:p w:rsidR="00000000" w:rsidDel="00000000" w:rsidP="00000000" w:rsidRDefault="00000000" w:rsidRPr="00000000" w14:paraId="00001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w:t>
                  </w:r>
                </w:p>
              </w:tc>
              <w:tc>
                <w:tcPr/>
                <w:p w:rsidR="00000000" w:rsidDel="00000000" w:rsidP="00000000" w:rsidRDefault="00000000" w:rsidRPr="00000000" w14:paraId="00001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Deneyim ve eğitim</w:t>
                  </w:r>
                </w:p>
              </w:tc>
              <w:tc>
                <w:tcPr/>
                <w:p w:rsidR="00000000" w:rsidDel="00000000" w:rsidP="00000000" w:rsidRDefault="00000000" w:rsidRPr="00000000" w14:paraId="00001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Klinik pediatri + nitel yöntem eğitimi; gelişimsel değerlendirme sertifikaları</w:t>
                  </w:r>
                </w:p>
              </w:tc>
            </w:tr>
            <w:tr>
              <w:trPr>
                <w:cantSplit w:val="0"/>
                <w:tblHeader w:val="0"/>
              </w:trPr>
              <w:tc>
                <w:tcPr/>
                <w:p w:rsidR="00000000" w:rsidDel="00000000" w:rsidP="00000000" w:rsidRDefault="00000000" w:rsidRPr="00000000" w14:paraId="00001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p w:rsidR="00000000" w:rsidDel="00000000" w:rsidP="00000000" w:rsidRDefault="00000000" w:rsidRPr="00000000" w14:paraId="00001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İlişki kurulumu</w:t>
                  </w:r>
                </w:p>
              </w:tc>
              <w:tc>
                <w:tcPr/>
                <w:p w:rsidR="00000000" w:rsidDel="00000000" w:rsidP="00000000" w:rsidRDefault="00000000" w:rsidRPr="00000000" w14:paraId="00001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Araştırmacılar katılımcıların tedavi hekimi değildi; önlüksüz görüşme</w:t>
                  </w:r>
                </w:p>
              </w:tc>
            </w:tr>
            <w:tr>
              <w:trPr>
                <w:cantSplit w:val="0"/>
                <w:tblHeader w:val="0"/>
              </w:trPr>
              <w:tc>
                <w:tcPr/>
                <w:p w:rsidR="00000000" w:rsidDel="00000000" w:rsidP="00000000" w:rsidRDefault="00000000" w:rsidRPr="00000000" w14:paraId="00001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1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Görüşmeci hakkında bilgi</w:t>
                  </w:r>
                </w:p>
              </w:tc>
              <w:tc>
                <w:tcPr/>
                <w:p w:rsidR="00000000" w:rsidDel="00000000" w:rsidP="00000000" w:rsidRDefault="00000000" w:rsidRPr="00000000" w14:paraId="00001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Rol, kimlik ve anonimlik güvencesi görüşme öncesi açıklandı</w:t>
                  </w:r>
                </w:p>
              </w:tc>
            </w:tr>
            <w:tr>
              <w:trPr>
                <w:cantSplit w:val="0"/>
                <w:tblHeader w:val="0"/>
              </w:trPr>
              <w:tc>
                <w:tcPr/>
                <w:p w:rsidR="00000000" w:rsidDel="00000000" w:rsidP="00000000" w:rsidRDefault="00000000" w:rsidRPr="00000000" w14:paraId="00001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w:t>
                  </w:r>
                </w:p>
              </w:tc>
              <w:tc>
                <w:tcPr/>
                <w:p w:rsidR="00000000" w:rsidDel="00000000" w:rsidP="00000000" w:rsidRDefault="00000000" w:rsidRPr="00000000" w14:paraId="00001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Araştırmacı özellikleri</w:t>
                  </w:r>
                </w:p>
              </w:tc>
              <w:tc>
                <w:tcPr/>
                <w:p w:rsidR="00000000" w:rsidDel="00000000" w:rsidP="00000000" w:rsidRDefault="00000000" w:rsidRPr="00000000" w14:paraId="00001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Ayrıntılı positionality beyanı + refleksif notlar</w:t>
                  </w:r>
                </w:p>
              </w:tc>
            </w:tr>
            <w:tr>
              <w:trPr>
                <w:cantSplit w:val="0"/>
                <w:tblHeader w:val="0"/>
              </w:trPr>
              <w:tc>
                <w:tcPr/>
                <w:p w:rsidR="00000000" w:rsidDel="00000000" w:rsidP="00000000" w:rsidRDefault="00000000" w:rsidRPr="00000000" w14:paraId="00001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w:t>
                  </w:r>
                </w:p>
              </w:tc>
              <w:tc>
                <w:tcPr/>
                <w:p w:rsidR="00000000" w:rsidDel="00000000" w:rsidP="00000000" w:rsidRDefault="00000000" w:rsidRPr="00000000" w14:paraId="00001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Metodolojik yönelim</w:t>
                  </w:r>
                </w:p>
              </w:tc>
              <w:tc>
                <w:tcPr/>
                <w:p w:rsidR="00000000" w:rsidDel="00000000" w:rsidP="00000000" w:rsidRDefault="00000000" w:rsidRPr="00000000" w14:paraId="00001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 tanımlayıcı + fenomenolojik duyarlılık + refleksif tematik analiz</w:t>
                  </w:r>
                </w:p>
              </w:tc>
            </w:tr>
            <w:tr>
              <w:trPr>
                <w:cantSplit w:val="0"/>
                <w:tblHeader w:val="0"/>
              </w:trPr>
              <w:tc>
                <w:tcPr/>
                <w:p w:rsidR="00000000" w:rsidDel="00000000" w:rsidP="00000000" w:rsidRDefault="00000000" w:rsidRPr="00000000" w14:paraId="00001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w:t>
                  </w:r>
                </w:p>
              </w:tc>
              <w:tc>
                <w:tcPr/>
                <w:p w:rsidR="00000000" w:rsidDel="00000000" w:rsidP="00000000" w:rsidRDefault="00000000" w:rsidRPr="00000000" w14:paraId="00001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Örnekleme</w:t>
                  </w:r>
                </w:p>
              </w:tc>
              <w:tc>
                <w:tcPr/>
                <w:p w:rsidR="00000000" w:rsidDel="00000000" w:rsidP="00000000" w:rsidRDefault="00000000" w:rsidRPr="00000000" w14:paraId="00001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Amaçlı örnekleme; tanı süresinde çeşitlilik ölçütü</w:t>
                  </w:r>
                </w:p>
              </w:tc>
            </w:tr>
            <w:tr>
              <w:trPr>
                <w:cantSplit w:val="0"/>
                <w:tblHeader w:val="0"/>
              </w:trPr>
              <w:tc>
                <w:tcPr/>
                <w:p w:rsidR="00000000" w:rsidDel="00000000" w:rsidP="00000000" w:rsidRDefault="00000000" w:rsidRPr="00000000" w14:paraId="00001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1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Erişim</w:t>
                  </w:r>
                </w:p>
              </w:tc>
              <w:tc>
                <w:tcPr/>
                <w:p w:rsidR="00000000" w:rsidDel="00000000" w:rsidP="00000000" w:rsidRDefault="00000000" w:rsidRPr="00000000" w14:paraId="00001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Poliklinik arşivi → telefon → randevu</w:t>
                  </w:r>
                </w:p>
              </w:tc>
            </w:tr>
            <w:tr>
              <w:trPr>
                <w:cantSplit w:val="0"/>
                <w:tblHeader w:val="0"/>
              </w:trPr>
              <w:tc>
                <w:tcPr/>
                <w:p w:rsidR="00000000" w:rsidDel="00000000" w:rsidP="00000000" w:rsidRDefault="00000000" w:rsidRPr="00000000" w14:paraId="00001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1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 büyüklüğü</w:t>
                  </w:r>
                </w:p>
              </w:tc>
              <w:tc>
                <w:tcPr/>
                <w:p w:rsidR="00000000" w:rsidDel="00000000" w:rsidP="00000000" w:rsidRDefault="00000000" w:rsidRPr="00000000" w14:paraId="00001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aile triadı = 21 katılımcı</w:t>
                  </w:r>
                </w:p>
              </w:tc>
            </w:tr>
            <w:tr>
              <w:trPr>
                <w:cantSplit w:val="0"/>
                <w:tblHeader w:val="0"/>
              </w:trPr>
              <w:tc>
                <w:tcPr/>
                <w:p w:rsidR="00000000" w:rsidDel="00000000" w:rsidP="00000000" w:rsidRDefault="00000000" w:rsidRPr="00000000" w14:paraId="00001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1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Katılım göstermeyen</w:t>
                  </w:r>
                </w:p>
              </w:tc>
              <w:tc>
                <w:tcPr/>
                <w:p w:rsidR="00000000" w:rsidDel="00000000" w:rsidP="00000000" w:rsidRDefault="00000000" w:rsidRPr="00000000" w14:paraId="00001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 aile katılmadı (zaman kısıtı/isteksizlik); red gerekçeleri etik nedenle zorlanmadı</w:t>
                  </w:r>
                </w:p>
              </w:tc>
            </w:tr>
            <w:tr>
              <w:trPr>
                <w:cantSplit w:val="0"/>
                <w:tblHeader w:val="0"/>
              </w:trPr>
              <w:tc>
                <w:tcPr/>
                <w:p w:rsidR="00000000" w:rsidDel="00000000" w:rsidP="00000000" w:rsidRDefault="00000000" w:rsidRPr="00000000" w14:paraId="00001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1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toplama yeri</w:t>
                  </w:r>
                </w:p>
              </w:tc>
              <w:tc>
                <w:tcPr/>
                <w:p w:rsidR="00000000" w:rsidDel="00000000" w:rsidP="00000000" w:rsidRDefault="00000000" w:rsidRPr="00000000" w14:paraId="00001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Hastane çocuk endokrinoloji polikliniğinde mahremiyeti sağlanmış oda; şifreli saklama</w:t>
                  </w:r>
                </w:p>
              </w:tc>
            </w:tr>
            <w:tr>
              <w:trPr>
                <w:cantSplit w:val="0"/>
                <w:tblHeader w:val="0"/>
              </w:trPr>
              <w:tc>
                <w:tcPr/>
                <w:p w:rsidR="00000000" w:rsidDel="00000000" w:rsidP="00000000" w:rsidRDefault="00000000" w:rsidRPr="00000000" w14:paraId="00001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1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Mevcut kişiler</w:t>
                  </w:r>
                </w:p>
              </w:tc>
              <w:tc>
                <w:tcPr/>
                <w:p w:rsidR="00000000" w:rsidDel="00000000" w:rsidP="00000000" w:rsidRDefault="00000000" w:rsidRPr="00000000" w14:paraId="00001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Yalnız OM, BA ve katılımcı</w:t>
                  </w:r>
                </w:p>
              </w:tc>
            </w:tr>
            <w:tr>
              <w:trPr>
                <w:cantSplit w:val="0"/>
                <w:tblHeader w:val="0"/>
              </w:trPr>
              <w:tc>
                <w:tcPr/>
                <w:p w:rsidR="00000000" w:rsidDel="00000000" w:rsidP="00000000" w:rsidRDefault="00000000" w:rsidRPr="00000000" w14:paraId="00001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p w:rsidR="00000000" w:rsidDel="00000000" w:rsidP="00000000" w:rsidRDefault="00000000" w:rsidRPr="00000000" w14:paraId="00001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Örneklem tanımı</w:t>
                  </w:r>
                </w:p>
              </w:tc>
              <w:tc>
                <w:tcPr/>
                <w:p w:rsidR="00000000" w:rsidDel="00000000" w:rsidP="00000000" w:rsidRDefault="00000000" w:rsidRPr="00000000" w14:paraId="00001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De-identifiye künye (Ek 8)</w:t>
                  </w:r>
                </w:p>
              </w:tc>
            </w:tr>
            <w:tr>
              <w:trPr>
                <w:cantSplit w:val="0"/>
                <w:tblHeader w:val="0"/>
              </w:trPr>
              <w:tc>
                <w:tcPr/>
                <w:p w:rsidR="00000000" w:rsidDel="00000000" w:rsidP="00000000" w:rsidRDefault="00000000" w:rsidRPr="00000000" w14:paraId="00001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1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 rehberi</w:t>
                  </w:r>
                </w:p>
              </w:tc>
              <w:tc>
                <w:tcPr/>
                <w:p w:rsidR="00000000" w:rsidDel="00000000" w:rsidP="00000000" w:rsidRDefault="00000000" w:rsidRPr="00000000" w14:paraId="00001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Uzman paneliyle geliştirildi (uzmanlık triangülasyonu); yansıtmalı senaryo sorusu eklendi</w:t>
                  </w:r>
                </w:p>
              </w:tc>
            </w:tr>
            <w:tr>
              <w:trPr>
                <w:cantSplit w:val="0"/>
                <w:tblHeader w:val="0"/>
              </w:trPr>
              <w:tc>
                <w:tcPr/>
                <w:p w:rsidR="00000000" w:rsidDel="00000000" w:rsidP="00000000" w:rsidRDefault="00000000" w:rsidRPr="00000000" w14:paraId="00001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1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Tekrarlı görüşme</w:t>
                  </w:r>
                </w:p>
              </w:tc>
              <w:tc>
                <w:tcPr/>
                <w:p w:rsidR="00000000" w:rsidDel="00000000" w:rsidP="00000000" w:rsidRDefault="00000000" w:rsidRPr="00000000" w14:paraId="00001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Hayır; tek seferlik görüşme</w:t>
                  </w:r>
                </w:p>
              </w:tc>
            </w:tr>
            <w:tr>
              <w:trPr>
                <w:cantSplit w:val="0"/>
                <w:tblHeader w:val="0"/>
              </w:trPr>
              <w:tc>
                <w:tcPr/>
                <w:p w:rsidR="00000000" w:rsidDel="00000000" w:rsidP="00000000" w:rsidRDefault="00000000" w:rsidRPr="00000000" w14:paraId="00001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18</w:t>
                  </w:r>
                </w:p>
              </w:tc>
              <w:tc>
                <w:tcPr/>
                <w:p w:rsidR="00000000" w:rsidDel="00000000" w:rsidP="00000000" w:rsidRDefault="00000000" w:rsidRPr="00000000" w14:paraId="00001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Ses/görüntü kaydı</w:t>
                  </w:r>
                </w:p>
              </w:tc>
              <w:tc>
                <w:tcPr/>
                <w:p w:rsidR="00000000" w:rsidDel="00000000" w:rsidP="00000000" w:rsidRDefault="00000000" w:rsidRPr="00000000" w14:paraId="00001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Dijital ses kaydı (görüntü yok)</w:t>
                  </w:r>
                </w:p>
              </w:tc>
            </w:tr>
            <w:tr>
              <w:trPr>
                <w:cantSplit w:val="0"/>
                <w:tblHeader w:val="0"/>
              </w:trPr>
              <w:tc>
                <w:tcPr/>
                <w:p w:rsidR="00000000" w:rsidDel="00000000" w:rsidP="00000000" w:rsidRDefault="00000000" w:rsidRPr="00000000" w14:paraId="00001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1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Saha notları</w:t>
                  </w:r>
                </w:p>
              </w:tc>
              <w:tc>
                <w:tcPr/>
                <w:p w:rsidR="00000000" w:rsidDel="00000000" w:rsidP="00000000" w:rsidRDefault="00000000" w:rsidRPr="00000000" w14:paraId="00001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Eşzamanlı saha + paralinguistik notlar (BA)</w:t>
                  </w:r>
                </w:p>
              </w:tc>
            </w:tr>
            <w:tr>
              <w:trPr>
                <w:cantSplit w:val="0"/>
                <w:tblHeader w:val="0"/>
              </w:trPr>
              <w:tc>
                <w:tcPr/>
                <w:p w:rsidR="00000000" w:rsidDel="00000000" w:rsidP="00000000" w:rsidRDefault="00000000" w:rsidRPr="00000000" w14:paraId="0000119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p w:rsidR="00000000" w:rsidDel="00000000" w:rsidP="00000000" w:rsidRDefault="00000000" w:rsidRPr="00000000" w14:paraId="0000119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w:t>
                  </w:r>
                </w:p>
              </w:tc>
              <w:tc>
                <w:tcPr/>
                <w:p w:rsidR="00000000" w:rsidDel="00000000" w:rsidP="00000000" w:rsidRDefault="00000000" w:rsidRPr="00000000" w14:paraId="0000119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9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Bireysel 15–26 dk; triad toplam 40–70 dk</w:t>
                  </w:r>
                </w:p>
              </w:tc>
            </w:tr>
            <w:tr>
              <w:trPr>
                <w:cantSplit w:val="0"/>
                <w:tblHeader w:val="0"/>
              </w:trPr>
              <w:tc>
                <w:tcPr/>
                <w:p w:rsidR="00000000" w:rsidDel="00000000" w:rsidP="00000000" w:rsidRDefault="00000000" w:rsidRPr="00000000" w14:paraId="0000119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21</w:t>
                  </w:r>
                </w:p>
              </w:tc>
              <w:tc>
                <w:tcPr/>
                <w:p w:rsidR="00000000" w:rsidDel="00000000" w:rsidP="00000000" w:rsidRDefault="00000000" w:rsidRPr="00000000" w14:paraId="0000119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doygunluğu</w:t>
                  </w:r>
                </w:p>
              </w:tc>
              <w:tc>
                <w:tcPr/>
                <w:p w:rsidR="00000000" w:rsidDel="00000000" w:rsidP="00000000" w:rsidRDefault="00000000" w:rsidRPr="00000000" w14:paraId="0000119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9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“Doygunluk” yerine bilgi gücü (information power) çerçevesi</w:t>
                  </w:r>
                </w:p>
              </w:tc>
            </w:tr>
            <w:tr>
              <w:trPr>
                <w:cantSplit w:val="0"/>
                <w:tblHeader w:val="0"/>
              </w:trPr>
              <w:tc>
                <w:tcPr/>
                <w:p w:rsidR="00000000" w:rsidDel="00000000" w:rsidP="00000000" w:rsidRDefault="00000000" w:rsidRPr="00000000" w14:paraId="0000119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119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Transkript iadesi</w:t>
                  </w:r>
                </w:p>
              </w:tc>
              <w:tc>
                <w:tcPr/>
                <w:p w:rsidR="00000000" w:rsidDel="00000000" w:rsidP="00000000" w:rsidRDefault="00000000" w:rsidRPr="00000000" w14:paraId="0000119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Kısmen</w:t>
                  </w:r>
                </w:p>
              </w:tc>
              <w:tc>
                <w:tcPr/>
                <w:p w:rsidR="00000000" w:rsidDel="00000000" w:rsidP="00000000" w:rsidRDefault="00000000" w:rsidRPr="00000000" w14:paraId="000011A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Yazılı iade yapılmadı; görüşme-içi özetleme/teyit uygulandı (şeffaf raporlandı)</w:t>
                  </w:r>
                </w:p>
              </w:tc>
            </w:tr>
            <w:tr>
              <w:trPr>
                <w:cantSplit w:val="0"/>
                <w:tblHeader w:val="0"/>
              </w:trPr>
              <w:tc>
                <w:tcPr/>
                <w:p w:rsidR="00000000" w:rsidDel="00000000" w:rsidP="00000000" w:rsidRDefault="00000000" w:rsidRPr="00000000" w14:paraId="000011A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23</w:t>
                  </w:r>
                </w:p>
              </w:tc>
              <w:tc>
                <w:tcPr/>
                <w:p w:rsidR="00000000" w:rsidDel="00000000" w:rsidP="00000000" w:rsidRDefault="00000000" w:rsidRPr="00000000" w14:paraId="00001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 kodlayan kişi</w:t>
                  </w:r>
                </w:p>
              </w:tc>
              <w:tc>
                <w:tcPr/>
                <w:p w:rsidR="00000000" w:rsidDel="00000000" w:rsidP="00000000" w:rsidRDefault="00000000" w:rsidRPr="00000000" w14:paraId="00001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Kısmen</w:t>
                  </w:r>
                </w:p>
              </w:tc>
              <w:tc>
                <w:tcPr/>
                <w:p w:rsidR="00000000" w:rsidDel="00000000" w:rsidP="00000000" w:rsidRDefault="00000000" w:rsidRPr="00000000" w14:paraId="00001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Birinci kodlayıcı OM; EO eleştirel dost; kappa hesaplanmadı (RTA epistemolojisi)</w:t>
                  </w:r>
                </w:p>
              </w:tc>
            </w:tr>
            <w:tr>
              <w:trPr>
                <w:cantSplit w:val="0"/>
                <w:tblHeader w:val="0"/>
              </w:trPr>
              <w:tc>
                <w:tcPr/>
                <w:p w:rsidR="00000000" w:rsidDel="00000000" w:rsidP="00000000" w:rsidRDefault="00000000" w:rsidRPr="00000000" w14:paraId="00001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w:t>
                  </w:r>
                </w:p>
              </w:tc>
              <w:tc>
                <w:tcPr/>
                <w:p w:rsidR="00000000" w:rsidDel="00000000" w:rsidP="00000000" w:rsidRDefault="00000000" w:rsidRPr="00000000" w14:paraId="00001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 ağacı</w:t>
                  </w:r>
                </w:p>
              </w:tc>
              <w:tc>
                <w:tcPr/>
                <w:p w:rsidR="00000000" w:rsidDel="00000000" w:rsidP="00000000" w:rsidRDefault="00000000" w:rsidRPr="00000000" w14:paraId="00001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24 kod × 8 triadik eksen × 4 makro tema (Ek 10; codebook v3)</w:t>
                  </w:r>
                </w:p>
              </w:tc>
            </w:tr>
            <w:tr>
              <w:trPr>
                <w:cantSplit w:val="0"/>
                <w:tblHeader w:val="0"/>
              </w:trPr>
              <w:tc>
                <w:tcPr/>
                <w:p w:rsidR="00000000" w:rsidDel="00000000" w:rsidP="00000000" w:rsidRDefault="00000000" w:rsidRPr="00000000" w14:paraId="00001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25</w:t>
                  </w:r>
                </w:p>
              </w:tc>
              <w:tc>
                <w:tcPr/>
                <w:p w:rsidR="00000000" w:rsidDel="00000000" w:rsidP="00000000" w:rsidRDefault="00000000" w:rsidRPr="00000000" w14:paraId="000011A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Kodların türetilmesi</w:t>
                  </w:r>
                </w:p>
              </w:tc>
              <w:tc>
                <w:tcPr/>
                <w:p w:rsidR="00000000" w:rsidDel="00000000" w:rsidP="00000000" w:rsidRDefault="00000000" w:rsidRPr="00000000" w14:paraId="000011A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A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İndüktif (veriden); literatürle bilgilendirilmiş, önceden belirlenmemiş</w:t>
                  </w:r>
                </w:p>
              </w:tc>
            </w:tr>
            <w:tr>
              <w:trPr>
                <w:cantSplit w:val="0"/>
                <w:tblHeader w:val="0"/>
              </w:trPr>
              <w:tc>
                <w:tcPr/>
                <w:p w:rsidR="00000000" w:rsidDel="00000000" w:rsidP="00000000" w:rsidRDefault="00000000" w:rsidRPr="00000000" w14:paraId="000011A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11A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Yazılım</w:t>
                  </w:r>
                </w:p>
              </w:tc>
              <w:tc>
                <w:tcPr/>
                <w:p w:rsidR="00000000" w:rsidDel="00000000" w:rsidP="00000000" w:rsidRDefault="00000000" w:rsidRPr="00000000" w14:paraId="00001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Word + Excel; manuel kodlama (veriye yakınlık gerekçesi)</w:t>
                  </w:r>
                </w:p>
              </w:tc>
            </w:tr>
            <w:tr>
              <w:trPr>
                <w:cantSplit w:val="0"/>
                <w:tblHeader w:val="0"/>
              </w:trPr>
              <w:tc>
                <w:tcPr/>
                <w:p w:rsidR="00000000" w:rsidDel="00000000" w:rsidP="00000000" w:rsidRDefault="00000000" w:rsidRPr="00000000" w14:paraId="00001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1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Katılımcı kontrolü</w:t>
                  </w:r>
                </w:p>
              </w:tc>
              <w:tc>
                <w:tcPr/>
                <w:p w:rsidR="00000000" w:rsidDel="00000000" w:rsidP="00000000" w:rsidRDefault="00000000" w:rsidRPr="00000000" w14:paraId="00001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Görüşme-içi teyit; formal post-hoc member checking yapılmadı (şeffaf)</w:t>
                  </w:r>
                </w:p>
              </w:tc>
            </w:tr>
            <w:tr>
              <w:trPr>
                <w:cantSplit w:val="0"/>
                <w:tblHeader w:val="0"/>
              </w:trPr>
              <w:tc>
                <w:tcPr/>
                <w:p w:rsidR="00000000" w:rsidDel="00000000" w:rsidP="00000000" w:rsidRDefault="00000000" w:rsidRPr="00000000" w14:paraId="00001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28</w:t>
                  </w:r>
                </w:p>
              </w:tc>
              <w:tc>
                <w:tcPr/>
                <w:p w:rsidR="00000000" w:rsidDel="00000000" w:rsidP="00000000" w:rsidRDefault="00000000" w:rsidRPr="00000000" w14:paraId="00001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Alıntılar</w:t>
                  </w:r>
                </w:p>
              </w:tc>
              <w:tc>
                <w:tcPr/>
                <w:p w:rsidR="00000000" w:rsidDel="00000000" w:rsidP="00000000" w:rsidRDefault="00000000" w:rsidRPr="00000000" w14:paraId="00001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Yoğun alıntı; her biri rol + aile kodu ile tanımlandı</w:t>
                  </w:r>
                </w:p>
              </w:tc>
            </w:tr>
            <w:tr>
              <w:trPr>
                <w:cantSplit w:val="0"/>
                <w:tblHeader w:val="0"/>
              </w:trPr>
              <w:tc>
                <w:tcPr/>
                <w:p w:rsidR="00000000" w:rsidDel="00000000" w:rsidP="00000000" w:rsidRDefault="00000000" w:rsidRPr="00000000" w14:paraId="00001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29</w:t>
                  </w:r>
                </w:p>
              </w:tc>
              <w:tc>
                <w:tcPr/>
                <w:p w:rsidR="00000000" w:rsidDel="00000000" w:rsidP="00000000" w:rsidRDefault="00000000" w:rsidRPr="00000000" w14:paraId="00001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Veri-bulgu tutarlılığı</w:t>
                  </w:r>
                </w:p>
              </w:tc>
              <w:tc>
                <w:tcPr/>
                <w:p w:rsidR="00000000" w:rsidDel="00000000" w:rsidP="00000000" w:rsidRDefault="00000000" w:rsidRPr="00000000" w14:paraId="00001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Her tema için ≥3 aileden alıntı; paralinguistik kayıt entegre</w:t>
                  </w:r>
                </w:p>
              </w:tc>
            </w:tr>
            <w:tr>
              <w:trPr>
                <w:cantSplit w:val="0"/>
                <w:tblHeader w:val="0"/>
              </w:trPr>
              <w:tc>
                <w:tcPr/>
                <w:p w:rsidR="00000000" w:rsidDel="00000000" w:rsidP="00000000" w:rsidRDefault="00000000" w:rsidRPr="00000000" w14:paraId="00001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30</w:t>
                  </w:r>
                </w:p>
              </w:tc>
              <w:tc>
                <w:tcPr/>
                <w:p w:rsidR="00000000" w:rsidDel="00000000" w:rsidP="00000000" w:rsidRDefault="00000000" w:rsidRPr="00000000" w14:paraId="00001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Ana temaların sunumu</w:t>
                  </w:r>
                </w:p>
              </w:tc>
              <w:tc>
                <w:tcPr/>
                <w:p w:rsidR="00000000" w:rsidDel="00000000" w:rsidP="00000000" w:rsidRDefault="00000000" w:rsidRPr="00000000" w14:paraId="00001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makro tema (tez) / 6 tema (dergi) açıkça sunuldu</w:t>
                  </w:r>
                </w:p>
              </w:tc>
            </w:tr>
            <w:tr>
              <w:trPr>
                <w:cantSplit w:val="0"/>
                <w:tblHeader w:val="0"/>
              </w:trPr>
              <w:tc>
                <w:tcPr/>
                <w:p w:rsidR="00000000" w:rsidDel="00000000" w:rsidP="00000000" w:rsidRDefault="00000000" w:rsidRPr="00000000" w14:paraId="00001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31</w:t>
                  </w:r>
                </w:p>
              </w:tc>
              <w:tc>
                <w:tcPr/>
                <w:p w:rsidR="00000000" w:rsidDel="00000000" w:rsidP="00000000" w:rsidRDefault="00000000" w:rsidRPr="00000000" w14:paraId="00001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Küçük/minör temalar</w:t>
                  </w:r>
                </w:p>
              </w:tc>
              <w:tc>
                <w:tcPr/>
                <w:p w:rsidR="00000000" w:rsidDel="00000000" w:rsidP="00000000" w:rsidRDefault="00000000" w:rsidRPr="00000000" w14:paraId="00001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Triadik ayrışma + negatif vaka + eleştirel dost alternatif okumaları</w:t>
                  </w:r>
                </w:p>
              </w:tc>
            </w:tr>
            <w:tr>
              <w:trPr>
                <w:cantSplit w:val="0"/>
                <w:tblHeader w:val="0"/>
              </w:trPr>
              <w:tc>
                <w:tcPr/>
                <w:p w:rsidR="00000000" w:rsidDel="00000000" w:rsidP="00000000" w:rsidRDefault="00000000" w:rsidRPr="00000000" w14:paraId="00001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32</w:t>
                  </w:r>
                </w:p>
              </w:tc>
              <w:tc>
                <w:tcPr/>
                <w:p w:rsidR="00000000" w:rsidDel="00000000" w:rsidP="00000000" w:rsidRDefault="00000000" w:rsidRPr="00000000" w14:paraId="00001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Açıklayıcı tartışma</w:t>
                  </w:r>
                </w:p>
              </w:tc>
              <w:tc>
                <w:tcPr/>
                <w:p w:rsidR="00000000" w:rsidDel="00000000" w:rsidP="00000000" w:rsidRDefault="00000000" w:rsidRPr="00000000" w14:paraId="00001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w:t>
                  </w:r>
                </w:p>
              </w:tc>
              <w:tc>
                <w:tcPr/>
                <w:p w:rsidR="00000000" w:rsidDel="00000000" w:rsidP="00000000" w:rsidRDefault="00000000" w:rsidRPr="00000000" w14:paraId="00001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Tartışma bölümünde temalar literatürle yorumlandı</w:t>
                  </w:r>
                </w:p>
              </w:tc>
            </w:tr>
          </w:tbl>
          <w:p w:rsidR="00000000" w:rsidDel="00000000" w:rsidP="00000000" w:rsidRDefault="00000000" w:rsidRPr="00000000" w14:paraId="000011C9">
            <w:pPr>
              <w:rPr/>
            </w:pPr>
            <w:r w:rsidDel="00000000" w:rsidR="00000000" w:rsidRPr="00000000">
              <w:rPr>
                <w:rtl w:val="0"/>
              </w:rPr>
            </w:r>
          </w:p>
        </w:tc>
      </w:tr>
    </w:tbl>
    <w:bookmarkStart w:colFirst="0" w:colLast="0" w:name="v2s0jyd36w86" w:id="466"/>
    <w:bookmarkEnd w:id="466"/>
    <w:p w:rsidR="00000000" w:rsidDel="00000000" w:rsidP="00000000" w:rsidRDefault="00000000" w:rsidRPr="00000000" w14:paraId="000011CA">
      <w:pPr>
        <w:pStyle w:val="Heading2"/>
        <w:rPr/>
      </w:pPr>
      <w:r w:rsidDel="00000000" w:rsidR="00000000" w:rsidRPr="00000000">
        <w:rPr>
          <w:rtl w:val="0"/>
        </w:rPr>
        <w:t xml:space="preserve">5.10 Ek 10. Niteliksel Kod Ağacı (Codebook v3 Özeti)</w:t>
      </w:r>
    </w:p>
    <w:p w:rsidR="00000000" w:rsidDel="00000000" w:rsidP="00000000" w:rsidRDefault="00000000" w:rsidRPr="00000000" w14:paraId="000011C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Niteliksel çözümlemede kullanılan kanonik kod kitabı (codebook v3) 24 açık kodu, sekiz triadik ekseni ve dört makro temayı (17 alt-tema) kapsar. Kodlar indüktif olarak veriden türetilmiş; birçoğu birden fazla makro temayı kesen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cross-cutting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yapıdadır. Aşağıdaki özet, her kodu birincil makro tema(lar)ıyla eşler; ayrıntılı tanımlar, dahil etme/hariç tutma ölçütleri ve örnek alıntı bağlantıları kanonik codebook belgesinde yer alır.</w:t>
      </w:r>
    </w:p>
    <w:tbl>
      <w:tblPr>
        <w:tblStyle w:val="Table100"/>
        <w:tblW w:w="7920.0" w:type="dxa"/>
        <w:jc w:val="left"/>
        <w:tblInd w:w="-108.0" w:type="dxa"/>
        <w:tblLayout w:type="fixed"/>
        <w:tblLook w:val="0000"/>
      </w:tblPr>
      <w:tblGrid>
        <w:gridCol w:w="7920"/>
        <w:tblGridChange w:id="0">
          <w:tblGrid>
            <w:gridCol w:w="7920"/>
          </w:tblGrid>
        </w:tblGridChange>
      </w:tblGrid>
      <w:tr>
        <w:trPr>
          <w:cantSplit w:val="0"/>
          <w:tblHeader w:val="0"/>
        </w:trPr>
        <w:tc>
          <w:tcPr/>
          <w:bookmarkStart w:colFirst="0" w:colLast="0" w:name="hflib9vxzmtu" w:id="467"/>
          <w:bookmarkEnd w:id="467"/>
          <w:p w:rsidR="00000000" w:rsidDel="00000000" w:rsidP="00000000" w:rsidRDefault="00000000" w:rsidRPr="00000000" w14:paraId="000011C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Tablo 40.</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Niteliksel kod ağacı — 24 kod × 4 makro tema (T1 kardeş yükü · T2 anneliğin dönüşümü · T3 çocuk perspektifi · T4 triadik okuma).</w:t>
            </w:r>
          </w:p>
          <w:tbl>
            <w:tblPr>
              <w:tblStyle w:val="Table101"/>
              <w:tblW w:w="7920.0" w:type="dxa"/>
              <w:jc w:val="left"/>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1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Kod</w:t>
                  </w:r>
                </w:p>
              </w:tc>
              <w:tc>
                <w:tcPr/>
                <w:p w:rsidR="00000000" w:rsidDel="00000000" w:rsidP="00000000" w:rsidRDefault="00000000" w:rsidRPr="00000000" w14:paraId="00001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Kısa ad</w:t>
                  </w:r>
                </w:p>
              </w:tc>
              <w:tc>
                <w:tcPr/>
                <w:p w:rsidR="00000000" w:rsidDel="00000000" w:rsidP="00000000" w:rsidRDefault="00000000" w:rsidRPr="00000000" w14:paraId="00001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Makro tema(lar)</w:t>
                  </w:r>
                </w:p>
              </w:tc>
            </w:tr>
            <w:tr>
              <w:trPr>
                <w:cantSplit w:val="0"/>
                <w:tblHeader w:val="0"/>
              </w:trPr>
              <w:tc>
                <w:tcPr/>
                <w:p w:rsidR="00000000" w:rsidDel="00000000" w:rsidP="00000000" w:rsidRDefault="00000000" w:rsidRPr="00000000" w14:paraId="00001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TANI_SOK_KORKU</w:t>
                  </w:r>
                  <w:r w:rsidDel="00000000" w:rsidR="00000000" w:rsidRPr="00000000">
                    <w:rPr>
                      <w:rtl w:val="0"/>
                    </w:rPr>
                  </w:r>
                </w:p>
              </w:tc>
              <w:tc>
                <w:tcPr/>
                <w:p w:rsidR="00000000" w:rsidDel="00000000" w:rsidP="00000000" w:rsidRDefault="00000000" w:rsidRPr="00000000" w14:paraId="00001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şoku / korku</w:t>
                  </w:r>
                </w:p>
              </w:tc>
              <w:tc>
                <w:tcPr/>
                <w:p w:rsidR="00000000" w:rsidDel="00000000" w:rsidP="00000000" w:rsidRDefault="00000000" w:rsidRPr="00000000" w14:paraId="00001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T2 · T3</w:t>
                  </w:r>
                </w:p>
              </w:tc>
            </w:tr>
            <w:tr>
              <w:trPr>
                <w:cantSplit w:val="0"/>
                <w:tblHeader w:val="0"/>
              </w:trPr>
              <w:tc>
                <w:tcPr/>
                <w:p w:rsidR="00000000" w:rsidDel="00000000" w:rsidP="00000000" w:rsidRDefault="00000000" w:rsidRPr="00000000" w14:paraId="00001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TANI_HASTANE_SURECI</w:t>
                  </w:r>
                  <w:r w:rsidDel="00000000" w:rsidR="00000000" w:rsidRPr="00000000">
                    <w:rPr>
                      <w:rtl w:val="0"/>
                    </w:rPr>
                  </w:r>
                </w:p>
              </w:tc>
              <w:tc>
                <w:tcPr/>
                <w:p w:rsidR="00000000" w:rsidDel="00000000" w:rsidP="00000000" w:rsidRDefault="00000000" w:rsidRPr="00000000" w14:paraId="00001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Hastane süreci</w:t>
                  </w:r>
                </w:p>
              </w:tc>
              <w:tc>
                <w:tcPr/>
                <w:p w:rsidR="00000000" w:rsidDel="00000000" w:rsidP="00000000" w:rsidRDefault="00000000" w:rsidRPr="00000000" w14:paraId="00001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TANI_BILGI_ARAYISI</w:t>
                  </w:r>
                  <w:r w:rsidDel="00000000" w:rsidR="00000000" w:rsidRPr="00000000">
                    <w:rPr>
                      <w:rtl w:val="0"/>
                    </w:rPr>
                  </w:r>
                </w:p>
              </w:tc>
              <w:tc>
                <w:tcPr/>
                <w:p w:rsidR="00000000" w:rsidDel="00000000" w:rsidP="00000000" w:rsidRDefault="00000000" w:rsidRPr="00000000" w14:paraId="000011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Bilgi arayışı</w:t>
                  </w:r>
                </w:p>
              </w:tc>
              <w:tc>
                <w:tcPr/>
                <w:p w:rsidR="00000000" w:rsidDel="00000000" w:rsidP="00000000" w:rsidRDefault="00000000" w:rsidRPr="00000000" w14:paraId="000011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RUTIN_TAKIP</w:t>
                  </w:r>
                  <w:r w:rsidDel="00000000" w:rsidR="00000000" w:rsidRPr="00000000">
                    <w:rPr>
                      <w:rtl w:val="0"/>
                    </w:rPr>
                  </w:r>
                </w:p>
              </w:tc>
              <w:tc>
                <w:tcPr/>
                <w:p w:rsidR="00000000" w:rsidDel="00000000" w:rsidP="00000000" w:rsidRDefault="00000000" w:rsidRPr="00000000" w14:paraId="000011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Takip rutini</w:t>
                  </w:r>
                </w:p>
              </w:tc>
              <w:tc>
                <w:tcPr/>
                <w:p w:rsidR="00000000" w:rsidDel="00000000" w:rsidP="00000000" w:rsidRDefault="00000000" w:rsidRPr="00000000" w14:paraId="000011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T4</w:t>
                  </w:r>
                </w:p>
              </w:tc>
            </w:tr>
            <w:tr>
              <w:trPr>
                <w:cantSplit w:val="0"/>
                <w:tblHeader w:val="0"/>
              </w:trPr>
              <w:tc>
                <w:tcPr/>
                <w:p w:rsidR="00000000" w:rsidDel="00000000" w:rsidP="00000000" w:rsidRDefault="00000000" w:rsidRPr="00000000" w14:paraId="000011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BESLENME_KONTROL</w:t>
                  </w:r>
                  <w:r w:rsidDel="00000000" w:rsidR="00000000" w:rsidRPr="00000000">
                    <w:rPr>
                      <w:rtl w:val="0"/>
                    </w:rPr>
                  </w:r>
                </w:p>
              </w:tc>
              <w:tc>
                <w:tcPr/>
                <w:p w:rsidR="00000000" w:rsidDel="00000000" w:rsidP="00000000" w:rsidRDefault="00000000" w:rsidRPr="00000000" w14:paraId="000011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Beslenme kontrolü</w:t>
                  </w:r>
                </w:p>
              </w:tc>
              <w:tc>
                <w:tcPr/>
                <w:p w:rsidR="00000000" w:rsidDel="00000000" w:rsidP="00000000" w:rsidRDefault="00000000" w:rsidRPr="00000000" w14:paraId="000011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T2 · T3 · T4</w:t>
                  </w:r>
                </w:p>
              </w:tc>
            </w:tr>
            <w:tr>
              <w:trPr>
                <w:cantSplit w:val="0"/>
                <w:tblHeader w:val="0"/>
              </w:trPr>
              <w:tc>
                <w:tcPr/>
                <w:p w:rsidR="00000000" w:rsidDel="00000000" w:rsidP="00000000" w:rsidRDefault="00000000" w:rsidRPr="00000000" w14:paraId="000011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GECE_TAKIP</w:t>
                  </w:r>
                  <w:r w:rsidDel="00000000" w:rsidR="00000000" w:rsidRPr="00000000">
                    <w:rPr>
                      <w:rtl w:val="0"/>
                    </w:rPr>
                  </w:r>
                </w:p>
              </w:tc>
              <w:tc>
                <w:tcPr/>
                <w:p w:rsidR="00000000" w:rsidDel="00000000" w:rsidP="00000000" w:rsidRDefault="00000000" w:rsidRPr="00000000" w14:paraId="000011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Gece uyanıklığı</w:t>
                  </w:r>
                </w:p>
              </w:tc>
              <w:tc>
                <w:tcPr/>
                <w:p w:rsidR="00000000" w:rsidDel="00000000" w:rsidP="00000000" w:rsidRDefault="00000000" w:rsidRPr="00000000" w14:paraId="000011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OKUL_SOSYAL_UYUM</w:t>
                  </w:r>
                  <w:r w:rsidDel="00000000" w:rsidR="00000000" w:rsidRPr="00000000">
                    <w:rPr>
                      <w:rtl w:val="0"/>
                    </w:rPr>
                  </w:r>
                </w:p>
              </w:tc>
              <w:tc>
                <w:tcPr/>
                <w:p w:rsidR="00000000" w:rsidDel="00000000" w:rsidP="00000000" w:rsidRDefault="00000000" w:rsidRPr="00000000" w14:paraId="000011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Okul / sosyal uyum</w:t>
                  </w:r>
                </w:p>
              </w:tc>
              <w:tc>
                <w:tcPr/>
                <w:p w:rsidR="00000000" w:rsidDel="00000000" w:rsidP="00000000" w:rsidRDefault="00000000" w:rsidRPr="00000000" w14:paraId="000011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w:t>
                  </w:r>
                </w:p>
              </w:tc>
            </w:tr>
            <w:tr>
              <w:trPr>
                <w:cantSplit w:val="0"/>
                <w:tblHeader w:val="0"/>
              </w:trPr>
              <w:tc>
                <w:tcPr/>
                <w:p w:rsidR="00000000" w:rsidDel="00000000" w:rsidP="00000000" w:rsidRDefault="00000000" w:rsidRPr="00000000" w14:paraId="000011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TEKNOLOJI_DESTEGI</w:t>
                  </w:r>
                  <w:r w:rsidDel="00000000" w:rsidR="00000000" w:rsidRPr="00000000">
                    <w:rPr>
                      <w:rtl w:val="0"/>
                    </w:rPr>
                  </w:r>
                </w:p>
              </w:tc>
              <w:tc>
                <w:tcPr/>
                <w:p w:rsidR="00000000" w:rsidDel="00000000" w:rsidP="00000000" w:rsidRDefault="00000000" w:rsidRPr="00000000" w14:paraId="000011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Teknoloji desteği</w:t>
                  </w:r>
                </w:p>
              </w:tc>
              <w:tc>
                <w:tcPr/>
                <w:p w:rsidR="00000000" w:rsidDel="00000000" w:rsidP="00000000" w:rsidRDefault="00000000" w:rsidRPr="00000000" w14:paraId="000011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1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KAYGI_KIRILGANLIK</w:t>
                  </w:r>
                  <w:r w:rsidDel="00000000" w:rsidR="00000000" w:rsidRPr="00000000">
                    <w:rPr>
                      <w:rtl w:val="0"/>
                    </w:rPr>
                  </w:r>
                </w:p>
              </w:tc>
              <w:tc>
                <w:tcPr/>
                <w:p w:rsidR="00000000" w:rsidDel="00000000" w:rsidP="00000000" w:rsidRDefault="00000000" w:rsidRPr="00000000" w14:paraId="000011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Süreğen kaygı</w:t>
                  </w:r>
                </w:p>
              </w:tc>
              <w:tc>
                <w:tcPr/>
                <w:p w:rsidR="00000000" w:rsidDel="00000000" w:rsidP="00000000" w:rsidRDefault="00000000" w:rsidRPr="00000000" w14:paraId="000011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T4</w:t>
                  </w:r>
                </w:p>
              </w:tc>
            </w:tr>
            <w:tr>
              <w:trPr>
                <w:cantSplit w:val="0"/>
                <w:tblHeader w:val="0"/>
              </w:trPr>
              <w:tc>
                <w:tcPr/>
                <w:p w:rsidR="00000000" w:rsidDel="00000000" w:rsidP="00000000" w:rsidRDefault="00000000" w:rsidRPr="00000000" w14:paraId="000011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SUCLULUK</w:t>
                  </w:r>
                  <w:r w:rsidDel="00000000" w:rsidR="00000000" w:rsidRPr="00000000">
                    <w:rPr>
                      <w:rtl w:val="0"/>
                    </w:rPr>
                  </w:r>
                </w:p>
              </w:tc>
              <w:tc>
                <w:tcPr/>
                <w:p w:rsidR="00000000" w:rsidDel="00000000" w:rsidP="00000000" w:rsidRDefault="00000000" w:rsidRPr="00000000" w14:paraId="000011E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Suçluluk</w:t>
                  </w:r>
                </w:p>
              </w:tc>
              <w:tc>
                <w:tcPr/>
                <w:p w:rsidR="00000000" w:rsidDel="00000000" w:rsidP="00000000" w:rsidRDefault="00000000" w:rsidRPr="00000000" w14:paraId="000011E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E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OFKE_ADALETSIZLIK</w:t>
                  </w:r>
                  <w:r w:rsidDel="00000000" w:rsidR="00000000" w:rsidRPr="00000000">
                    <w:rPr>
                      <w:rtl w:val="0"/>
                    </w:rPr>
                  </w:r>
                </w:p>
              </w:tc>
              <w:tc>
                <w:tcPr/>
                <w:p w:rsidR="00000000" w:rsidDel="00000000" w:rsidP="00000000" w:rsidRDefault="00000000" w:rsidRPr="00000000" w14:paraId="000011E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Öfke / adaletsizlik</w:t>
                  </w:r>
                </w:p>
              </w:tc>
              <w:tc>
                <w:tcPr/>
                <w:p w:rsidR="00000000" w:rsidDel="00000000" w:rsidP="00000000" w:rsidRDefault="00000000" w:rsidRPr="00000000" w14:paraId="000011F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w:t>
                  </w:r>
                </w:p>
              </w:tc>
            </w:tr>
            <w:tr>
              <w:trPr>
                <w:cantSplit w:val="0"/>
                <w:tblHeader w:val="0"/>
              </w:trPr>
              <w:tc>
                <w:tcPr/>
                <w:p w:rsidR="00000000" w:rsidDel="00000000" w:rsidP="00000000" w:rsidRDefault="00000000" w:rsidRPr="00000000" w14:paraId="000011F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KABULLENME_NORMALLESME</w:t>
                  </w:r>
                  <w:r w:rsidDel="00000000" w:rsidR="00000000" w:rsidRPr="00000000">
                    <w:rPr>
                      <w:rtl w:val="0"/>
                    </w:rPr>
                  </w:r>
                </w:p>
              </w:tc>
              <w:tc>
                <w:tcPr/>
                <w:p w:rsidR="00000000" w:rsidDel="00000000" w:rsidP="00000000" w:rsidRDefault="00000000" w:rsidRPr="00000000" w14:paraId="000011F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Kabullenme / normalleşme</w:t>
                  </w:r>
                </w:p>
              </w:tc>
              <w:tc>
                <w:tcPr/>
                <w:p w:rsidR="00000000" w:rsidDel="00000000" w:rsidP="00000000" w:rsidRDefault="00000000" w:rsidRPr="00000000" w14:paraId="000011F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w:t>
                  </w:r>
                </w:p>
              </w:tc>
            </w:tr>
            <w:tr>
              <w:trPr>
                <w:cantSplit w:val="0"/>
                <w:tblHeader w:val="0"/>
              </w:trPr>
              <w:tc>
                <w:tcPr/>
                <w:p w:rsidR="00000000" w:rsidDel="00000000" w:rsidP="00000000" w:rsidRDefault="00000000" w:rsidRPr="00000000" w14:paraId="000011F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YARAR_BULMA_OLGUNLASMA</w:t>
                  </w:r>
                  <w:r w:rsidDel="00000000" w:rsidR="00000000" w:rsidRPr="00000000">
                    <w:rPr>
                      <w:rtl w:val="0"/>
                    </w:rPr>
                  </w:r>
                </w:p>
              </w:tc>
              <w:tc>
                <w:tcPr/>
                <w:p w:rsidR="00000000" w:rsidDel="00000000" w:rsidP="00000000" w:rsidRDefault="00000000" w:rsidRPr="00000000" w14:paraId="000011F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Yarar bulma / olgunlaşma</w:t>
                  </w:r>
                </w:p>
              </w:tc>
              <w:tc>
                <w:tcPr/>
                <w:p w:rsidR="00000000" w:rsidDel="00000000" w:rsidP="00000000" w:rsidRDefault="00000000" w:rsidRPr="00000000" w14:paraId="000011F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T3</w:t>
                  </w:r>
                </w:p>
              </w:tc>
            </w:tr>
            <w:tr>
              <w:trPr>
                <w:cantSplit w:val="0"/>
                <w:tblHeader w:val="0"/>
              </w:trPr>
              <w:tc>
                <w:tcPr/>
                <w:p w:rsidR="00000000" w:rsidDel="00000000" w:rsidP="00000000" w:rsidRDefault="00000000" w:rsidRPr="00000000" w14:paraId="000011F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ANNE_HIPERVIJILANS</w:t>
                  </w:r>
                  <w:r w:rsidDel="00000000" w:rsidR="00000000" w:rsidRPr="00000000">
                    <w:rPr>
                      <w:rtl w:val="0"/>
                    </w:rPr>
                  </w:r>
                </w:p>
              </w:tc>
              <w:tc>
                <w:tcPr/>
                <w:p w:rsidR="00000000" w:rsidDel="00000000" w:rsidP="00000000" w:rsidRDefault="00000000" w:rsidRPr="00000000" w14:paraId="000011F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Anne hipervijilansı</w:t>
                  </w:r>
                </w:p>
              </w:tc>
              <w:tc>
                <w:tcPr/>
                <w:p w:rsidR="00000000" w:rsidDel="00000000" w:rsidP="00000000" w:rsidRDefault="00000000" w:rsidRPr="00000000" w14:paraId="000011F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1F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COCUK_OZERKLIK_OZBAKIM</w:t>
                  </w:r>
                  <w:r w:rsidDel="00000000" w:rsidR="00000000" w:rsidRPr="00000000">
                    <w:rPr>
                      <w:rtl w:val="0"/>
                    </w:rPr>
                  </w:r>
                </w:p>
              </w:tc>
              <w:tc>
                <w:tcPr/>
                <w:p w:rsidR="00000000" w:rsidDel="00000000" w:rsidP="00000000" w:rsidRDefault="00000000" w:rsidRPr="00000000" w14:paraId="000011F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Özerklik / öz-bakım</w:t>
                  </w:r>
                </w:p>
              </w:tc>
              <w:tc>
                <w:tcPr/>
                <w:p w:rsidR="00000000" w:rsidDel="00000000" w:rsidP="00000000" w:rsidRDefault="00000000" w:rsidRPr="00000000" w14:paraId="000011F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1F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KARDES_GORUNMEZ_YUK</w:t>
                  </w:r>
                  <w:r w:rsidDel="00000000" w:rsidR="00000000" w:rsidRPr="00000000">
                    <w:rPr>
                      <w:rtl w:val="0"/>
                    </w:rPr>
                  </w:r>
                </w:p>
              </w:tc>
              <w:tc>
                <w:tcPr/>
                <w:p w:rsidR="00000000" w:rsidDel="00000000" w:rsidP="00000000" w:rsidRDefault="00000000" w:rsidRPr="00000000" w14:paraId="000011F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görünmez yükü</w:t>
                  </w:r>
                </w:p>
              </w:tc>
              <w:tc>
                <w:tcPr/>
                <w:p w:rsidR="00000000" w:rsidDel="00000000" w:rsidP="00000000" w:rsidRDefault="00000000" w:rsidRPr="00000000" w14:paraId="000011F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w:t>
                  </w:r>
                </w:p>
              </w:tc>
            </w:tr>
            <w:tr>
              <w:trPr>
                <w:cantSplit w:val="0"/>
                <w:tblHeader w:val="0"/>
              </w:trPr>
              <w:tc>
                <w:tcPr/>
                <w:p w:rsidR="00000000" w:rsidDel="00000000" w:rsidP="00000000" w:rsidRDefault="00000000" w:rsidRPr="00000000" w14:paraId="0000120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KARDES_KORUYUCU_ROLU</w:t>
                  </w:r>
                  <w:r w:rsidDel="00000000" w:rsidR="00000000" w:rsidRPr="00000000">
                    <w:rPr>
                      <w:rtl w:val="0"/>
                    </w:rPr>
                  </w:r>
                </w:p>
              </w:tc>
              <w:tc>
                <w:tcPr/>
                <w:p w:rsidR="00000000" w:rsidDel="00000000" w:rsidP="00000000" w:rsidRDefault="00000000" w:rsidRPr="00000000" w14:paraId="0000120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koruyucu rolü</w:t>
                  </w:r>
                </w:p>
              </w:tc>
              <w:tc>
                <w:tcPr/>
                <w:p w:rsidR="00000000" w:rsidDel="00000000" w:rsidP="00000000" w:rsidRDefault="00000000" w:rsidRPr="00000000" w14:paraId="0000120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T4</w:t>
                  </w:r>
                </w:p>
              </w:tc>
            </w:tr>
            <w:tr>
              <w:trPr>
                <w:cantSplit w:val="0"/>
                <w:tblHeader w:val="0"/>
              </w:trPr>
              <w:tc>
                <w:tcPr/>
                <w:p w:rsidR="00000000" w:rsidDel="00000000" w:rsidP="00000000" w:rsidRDefault="00000000" w:rsidRPr="00000000" w14:paraId="0000120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KARDES_ILISKISI</w:t>
                  </w:r>
                  <w:r w:rsidDel="00000000" w:rsidR="00000000" w:rsidRPr="00000000">
                    <w:rPr>
                      <w:rtl w:val="0"/>
                    </w:rPr>
                  </w:r>
                </w:p>
              </w:tc>
              <w:tc>
                <w:tcPr/>
                <w:p w:rsidR="00000000" w:rsidDel="00000000" w:rsidP="00000000" w:rsidRDefault="00000000" w:rsidRPr="00000000" w14:paraId="0000120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 ilişkisi</w:t>
                  </w:r>
                </w:p>
              </w:tc>
              <w:tc>
                <w:tcPr/>
                <w:p w:rsidR="00000000" w:rsidDel="00000000" w:rsidP="00000000" w:rsidRDefault="00000000" w:rsidRPr="00000000" w14:paraId="0000120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T4</w:t>
                  </w:r>
                </w:p>
              </w:tc>
            </w:tr>
            <w:tr>
              <w:trPr>
                <w:cantSplit w:val="0"/>
                <w:tblHeader w:val="0"/>
              </w:trPr>
              <w:tc>
                <w:tcPr/>
                <w:p w:rsidR="00000000" w:rsidDel="00000000" w:rsidP="00000000" w:rsidRDefault="00000000" w:rsidRPr="00000000" w14:paraId="0000120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AILE_ICI_ADALET</w:t>
                  </w:r>
                  <w:r w:rsidDel="00000000" w:rsidR="00000000" w:rsidRPr="00000000">
                    <w:rPr>
                      <w:rtl w:val="0"/>
                    </w:rPr>
                  </w:r>
                </w:p>
              </w:tc>
              <w:tc>
                <w:tcPr/>
                <w:p w:rsidR="00000000" w:rsidDel="00000000" w:rsidP="00000000" w:rsidRDefault="00000000" w:rsidRPr="00000000" w14:paraId="0000120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içi adalet</w:t>
                  </w:r>
                </w:p>
              </w:tc>
              <w:tc>
                <w:tcPr/>
                <w:p w:rsidR="00000000" w:rsidDel="00000000" w:rsidP="00000000" w:rsidRDefault="00000000" w:rsidRPr="00000000" w14:paraId="0000120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T1 · T2 · T4</w:t>
                  </w:r>
                </w:p>
              </w:tc>
            </w:tr>
            <w:tr>
              <w:trPr>
                <w:cantSplit w:val="0"/>
                <w:tblHeader w:val="0"/>
              </w:trPr>
              <w:tc>
                <w:tcPr/>
                <w:p w:rsidR="00000000" w:rsidDel="00000000" w:rsidP="00000000" w:rsidRDefault="00000000" w:rsidRPr="00000000" w14:paraId="0000120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ILETISIM_CATISMA</w:t>
                  </w:r>
                  <w:r w:rsidDel="00000000" w:rsidR="00000000" w:rsidRPr="00000000">
                    <w:rPr>
                      <w:rtl w:val="0"/>
                    </w:rPr>
                  </w:r>
                </w:p>
              </w:tc>
              <w:tc>
                <w:tcPr/>
                <w:p w:rsidR="00000000" w:rsidDel="00000000" w:rsidP="00000000" w:rsidRDefault="00000000" w:rsidRPr="00000000" w14:paraId="0000120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İletişim / çatışma</w:t>
                  </w:r>
                </w:p>
              </w:tc>
              <w:tc>
                <w:tcPr/>
                <w:p w:rsidR="00000000" w:rsidDel="00000000" w:rsidP="00000000" w:rsidRDefault="00000000" w:rsidRPr="00000000" w14:paraId="0000120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20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AILE_DESTEGI</w:t>
                  </w:r>
                  <w:r w:rsidDel="00000000" w:rsidR="00000000" w:rsidRPr="00000000">
                    <w:rPr>
                      <w:rtl w:val="0"/>
                    </w:rPr>
                  </w:r>
                </w:p>
              </w:tc>
              <w:tc>
                <w:tcPr/>
                <w:p w:rsidR="00000000" w:rsidDel="00000000" w:rsidP="00000000" w:rsidRDefault="00000000" w:rsidRPr="00000000" w14:paraId="0000120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Aile içi destek</w:t>
                  </w:r>
                </w:p>
              </w:tc>
              <w:tc>
                <w:tcPr/>
                <w:p w:rsidR="00000000" w:rsidDel="00000000" w:rsidP="00000000" w:rsidRDefault="00000000" w:rsidRPr="00000000" w14:paraId="0000120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r>
              <w:trPr>
                <w:cantSplit w:val="0"/>
                <w:tblHeader w:val="0"/>
              </w:trPr>
              <w:tc>
                <w:tcPr/>
                <w:p w:rsidR="00000000" w:rsidDel="00000000" w:rsidP="00000000" w:rsidRDefault="00000000" w:rsidRPr="00000000" w14:paraId="0000120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SAGLIK_EKIBI_DESTEGI</w:t>
                  </w:r>
                  <w:r w:rsidDel="00000000" w:rsidR="00000000" w:rsidRPr="00000000">
                    <w:rPr>
                      <w:rtl w:val="0"/>
                    </w:rPr>
                  </w:r>
                </w:p>
              </w:tc>
              <w:tc>
                <w:tcPr/>
                <w:p w:rsidR="00000000" w:rsidDel="00000000" w:rsidP="00000000" w:rsidRDefault="00000000" w:rsidRPr="00000000" w14:paraId="0000121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Sağlık ekibi</w:t>
                  </w:r>
                </w:p>
              </w:tc>
              <w:tc>
                <w:tcPr/>
                <w:p w:rsidR="00000000" w:rsidDel="00000000" w:rsidP="00000000" w:rsidRDefault="00000000" w:rsidRPr="00000000" w14:paraId="0000121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 · T3</w:t>
                  </w:r>
                </w:p>
              </w:tc>
            </w:tr>
            <w:tr>
              <w:trPr>
                <w:cantSplit w:val="0"/>
                <w:tblHeader w:val="0"/>
              </w:trPr>
              <w:tc>
                <w:tcPr/>
                <w:p w:rsidR="00000000" w:rsidDel="00000000" w:rsidP="00000000" w:rsidRDefault="00000000" w:rsidRPr="00000000" w14:paraId="0000121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AKRAN_CEVRE_DESTEGI</w:t>
                  </w:r>
                  <w:r w:rsidDel="00000000" w:rsidR="00000000" w:rsidRPr="00000000">
                    <w:rPr>
                      <w:rtl w:val="0"/>
                    </w:rPr>
                  </w:r>
                </w:p>
              </w:tc>
              <w:tc>
                <w:tcPr/>
                <w:p w:rsidR="00000000" w:rsidDel="00000000" w:rsidP="00000000" w:rsidRDefault="00000000" w:rsidRPr="00000000" w14:paraId="0000121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Akran / çevre desteği</w:t>
                  </w:r>
                </w:p>
              </w:tc>
              <w:tc>
                <w:tcPr/>
                <w:p w:rsidR="00000000" w:rsidDel="00000000" w:rsidP="00000000" w:rsidRDefault="00000000" w:rsidRPr="00000000" w14:paraId="0000121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T3</w:t>
                  </w:r>
                </w:p>
              </w:tc>
            </w:tr>
            <w:tr>
              <w:trPr>
                <w:cantSplit w:val="0"/>
                <w:tblHeader w:val="0"/>
              </w:trPr>
              <w:tc>
                <w:tcPr/>
                <w:p w:rsidR="00000000" w:rsidDel="00000000" w:rsidP="00000000" w:rsidRDefault="00000000" w:rsidRPr="00000000" w14:paraId="0000121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onsolas" w:cs="Consolas" w:eastAsia="Consolas" w:hAnsi="Consolas"/>
                      <w:b w:val="0"/>
                      <w:bCs w:val="0"/>
                      <w:i w:val="0"/>
                      <w:iCs w:val="0"/>
                      <w:smallCaps w:val="0"/>
                      <w:strike w:val="0"/>
                      <w:color w:val="000000"/>
                      <w:sz w:val="22"/>
                      <w:szCs w:val="22"/>
                      <w:u w:val="none"/>
                      <w:shd w:fill="auto" w:val="clear"/>
                      <w:vertAlign w:val="baseline"/>
                      <w:rtl w:val="0"/>
                    </w:rPr>
                    <w:t xml:space="preserve">MANEVI_BASA_CIKMA</w:t>
                  </w:r>
                  <w:r w:rsidDel="00000000" w:rsidR="00000000" w:rsidRPr="00000000">
                    <w:rPr>
                      <w:rtl w:val="0"/>
                    </w:rPr>
                  </w:r>
                </w:p>
              </w:tc>
              <w:tc>
                <w:tcPr/>
                <w:p w:rsidR="00000000" w:rsidDel="00000000" w:rsidP="00000000" w:rsidRDefault="00000000" w:rsidRPr="00000000" w14:paraId="0000121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Manevi başa çıkma</w:t>
                  </w:r>
                </w:p>
              </w:tc>
              <w:tc>
                <w:tcPr/>
                <w:p w:rsidR="00000000" w:rsidDel="00000000" w:rsidP="00000000" w:rsidRDefault="00000000" w:rsidRPr="00000000" w14:paraId="0000121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T2</w:t>
                  </w:r>
                </w:p>
              </w:tc>
            </w:tr>
          </w:tbl>
          <w:p w:rsidR="00000000" w:rsidDel="00000000" w:rsidP="00000000" w:rsidRDefault="00000000" w:rsidRPr="00000000" w14:paraId="00001218">
            <w:pPr>
              <w:rPr/>
            </w:pPr>
            <w:r w:rsidDel="00000000" w:rsidR="00000000" w:rsidRPr="00000000">
              <w:rPr>
                <w:rtl w:val="0"/>
              </w:rPr>
            </w:r>
          </w:p>
        </w:tc>
      </w:tr>
    </w:tbl>
    <w:bookmarkStart w:colFirst="0" w:colLast="0" w:name="np2d3cu2ehvv" w:id="468"/>
    <w:bookmarkEnd w:id="468"/>
    <w:p w:rsidR="00000000" w:rsidDel="00000000" w:rsidP="00000000" w:rsidRDefault="00000000" w:rsidRPr="00000000" w14:paraId="00001219">
      <w:pPr>
        <w:pStyle w:val="Heading2"/>
        <w:rPr/>
      </w:pPr>
      <w:r w:rsidDel="00000000" w:rsidR="00000000" w:rsidRPr="00000000">
        <w:rPr>
          <w:rtl w:val="0"/>
        </w:rPr>
        <w:t xml:space="preserve">5.11 Ek 11. Yarı Yapılandırılmış Görüşme Rehberi</w:t>
      </w:r>
    </w:p>
    <w:p w:rsidR="00000000" w:rsidDel="00000000" w:rsidP="00000000" w:rsidRDefault="00000000" w:rsidRPr="00000000" w14:paraId="000012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Görüşmeler, aşağıdaki ana soru ve rol-başı açık uçlu sorulardan oluşan yarı yapılandırılmış rehber doğrultusunda yürütülmüş; sorular esnek biçimde derinleştirici alt sorularla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prompts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genişletilebilmiştir. Rehber, uzman panelinin katkısıyla geliştirilmiştir (bkz. Ek 9, Madde 16).</w:t>
      </w:r>
    </w:p>
    <w:p w:rsidR="00000000" w:rsidDel="00000000" w:rsidP="00000000" w:rsidRDefault="00000000" w:rsidRPr="00000000" w14:paraId="0000121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Ana soru:</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Tip 1 diyabet hayatına giren anne, T1DM tanılı çocuk ve sağlıklı kardeşin ilişkileri nasıl etkilendi?</w:t>
      </w:r>
    </w:p>
    <w:p w:rsidR="00000000" w:rsidDel="00000000" w:rsidP="00000000" w:rsidRDefault="00000000" w:rsidRPr="00000000" w14:paraId="000012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Sağlıklı kardeşe yönelik sorular</w:t>
      </w:r>
      <w:r w:rsidDel="00000000" w:rsidR="00000000" w:rsidRPr="00000000">
        <w:rPr>
          <w:rtl w:val="0"/>
        </w:rPr>
      </w:r>
    </w:p>
    <w:p w:rsidR="00000000" w:rsidDel="00000000" w:rsidP="00000000" w:rsidRDefault="00000000" w:rsidRPr="00000000" w14:paraId="0000121D">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hastası bir kardeşe sahip olmak yaşamını nasıl etkiledi?</w:t>
      </w:r>
    </w:p>
    <w:p w:rsidR="00000000" w:rsidDel="00000000" w:rsidP="00000000" w:rsidRDefault="00000000" w:rsidRPr="00000000" w14:paraId="0000121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konuda ne hissediyorsun?</w:t>
      </w:r>
    </w:p>
    <w:p w:rsidR="00000000" w:rsidDel="00000000" w:rsidP="00000000" w:rsidRDefault="00000000" w:rsidRPr="00000000" w14:paraId="0000121F">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Tip 1 diyabet hastası olduktan sonra aile ilişkileriniz nasıl etkilendi?</w:t>
      </w:r>
    </w:p>
    <w:p w:rsidR="00000000" w:rsidDel="00000000" w:rsidP="00000000" w:rsidRDefault="00000000" w:rsidRPr="00000000" w14:paraId="0000122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tanı aldıktan sonra annenin sana davranışlarında nasıl değişiklikler oldu? (iyi/kötü yanı)</w:t>
      </w:r>
    </w:p>
    <w:p w:rsidR="00000000" w:rsidDel="00000000" w:rsidP="00000000" w:rsidRDefault="00000000" w:rsidRPr="00000000" w14:paraId="0000122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tanı aldıktan sonra annenin kardeşine davranışlarında nasıl değişiklikler oldu?</w:t>
      </w:r>
    </w:p>
    <w:p w:rsidR="00000000" w:rsidDel="00000000" w:rsidP="00000000" w:rsidRDefault="00000000" w:rsidRPr="00000000" w14:paraId="00001222">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Kardeşin tanı aldıktan sonra kardeşinle ilişkinde nasıl değişiklikler oldu?</w:t>
      </w:r>
    </w:p>
    <w:p w:rsidR="00000000" w:rsidDel="00000000" w:rsidP="00000000" w:rsidRDefault="00000000" w:rsidRPr="00000000" w14:paraId="0000122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T1DM tanılı çocuğa yönelik sorular</w:t>
      </w:r>
      <w:r w:rsidDel="00000000" w:rsidR="00000000" w:rsidRPr="00000000">
        <w:rPr>
          <w:rtl w:val="0"/>
        </w:rPr>
      </w:r>
    </w:p>
    <w:p w:rsidR="00000000" w:rsidDel="00000000" w:rsidP="00000000" w:rsidRDefault="00000000" w:rsidRPr="00000000" w14:paraId="0000122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hastası olmak yaşamını nasıl etkiledi?</w:t>
      </w:r>
    </w:p>
    <w:p w:rsidR="00000000" w:rsidDel="00000000" w:rsidP="00000000" w:rsidRDefault="00000000" w:rsidRPr="00000000" w14:paraId="0000122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konuda ne hissediyorsun?</w:t>
      </w:r>
    </w:p>
    <w:p w:rsidR="00000000" w:rsidDel="00000000" w:rsidP="00000000" w:rsidRDefault="00000000" w:rsidRPr="00000000" w14:paraId="0000122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hastası olman aile ilişkilerinizi nasıl etkiledi?</w:t>
      </w:r>
    </w:p>
    <w:p w:rsidR="00000000" w:rsidDel="00000000" w:rsidP="00000000" w:rsidRDefault="00000000" w:rsidRPr="00000000" w14:paraId="0000122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aldıktan sonra annenin sana davranışlarında nasıl değişiklikler oldu?</w:t>
      </w:r>
    </w:p>
    <w:p w:rsidR="00000000" w:rsidDel="00000000" w:rsidP="00000000" w:rsidRDefault="00000000" w:rsidRPr="00000000" w14:paraId="00001228">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aldıktan sonra annenin kardeşine davranışlarında nasıl değişiklikler oldu?</w:t>
      </w:r>
    </w:p>
    <w:p w:rsidR="00000000" w:rsidDel="00000000" w:rsidP="00000000" w:rsidRDefault="00000000" w:rsidRPr="00000000" w14:paraId="0000122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Tanı aldıktan sonra kardeşinle ilişkinde nasıl değişiklikler oldu?</w:t>
      </w:r>
    </w:p>
    <w:p w:rsidR="00000000" w:rsidDel="00000000" w:rsidP="00000000" w:rsidRDefault="00000000" w:rsidRPr="00000000" w14:paraId="0000122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Anneye yönelik sorular</w:t>
      </w:r>
      <w:r w:rsidDel="00000000" w:rsidR="00000000" w:rsidRPr="00000000">
        <w:rPr>
          <w:rtl w:val="0"/>
        </w:rPr>
      </w:r>
    </w:p>
    <w:p w:rsidR="00000000" w:rsidDel="00000000" w:rsidP="00000000" w:rsidRDefault="00000000" w:rsidRPr="00000000" w14:paraId="0000122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Tip 1 diyabet hastası bir çocuğa sahip olmak yaşamınızı nasıl etkiledi?</w:t>
      </w:r>
    </w:p>
    <w:p w:rsidR="00000000" w:rsidDel="00000000" w:rsidP="00000000" w:rsidRDefault="00000000" w:rsidRPr="00000000" w14:paraId="0000122C">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Bu konuda ne hissediyorsunuz?</w:t>
      </w:r>
    </w:p>
    <w:p w:rsidR="00000000" w:rsidDel="00000000" w:rsidP="00000000" w:rsidRDefault="00000000" w:rsidRPr="00000000" w14:paraId="0000122D">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Çocuğunuz Tip 1 diyabet hastası olduktan sonra aile ilişkileriniz nasıl etkilendi?</w:t>
      </w:r>
    </w:p>
    <w:p w:rsidR="00000000" w:rsidDel="00000000" w:rsidP="00000000" w:rsidRDefault="00000000" w:rsidRPr="00000000" w14:paraId="0000122E">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Çocuğunuz tanı aldıktan sonra hasta çocuğunuza karşı davranışlarınızda nasıl değişiklikler oldu?</w:t>
      </w:r>
    </w:p>
    <w:p w:rsidR="00000000" w:rsidDel="00000000" w:rsidP="00000000" w:rsidRDefault="00000000" w:rsidRPr="00000000" w14:paraId="0000122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Çocuğunuz tanı aldıktan sonra sağlıklı çocuğunuza karşı davranışlarınızda nasıl değişiklikler oldu?</w:t>
      </w:r>
    </w:p>
    <w:p w:rsidR="00000000" w:rsidDel="00000000" w:rsidP="00000000" w:rsidRDefault="00000000" w:rsidRPr="00000000" w14:paraId="00001230">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36" w:before="36" w:line="360" w:lineRule="auto"/>
        <w:ind w:left="720" w:right="0" w:hanging="360"/>
        <w:jc w:val="both"/>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Çocuğunuz tanı aldıktan sonra çocuklarınızın birbiriyle ilişkisinde nasıl değişiklikler oldu?</w:t>
      </w:r>
      <w:r w:rsidDel="00000000" w:rsidR="00000000" w:rsidRPr="00000000">
        <w:rPr>
          <w:rtl w:val="0"/>
        </w:rPr>
      </w:r>
    </w:p>
    <w:sectPr>
      <w:pgSz w:h="16838" w:w="11906" w:orient="portrait"/>
      <w:pgMar w:bottom="1134" w:top="1134"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Özlem Murzoğlu" w:id="24" w:date="2026-07-30T10:16:27Z">
    <w:p w:rsidR="00000000" w:rsidDel="00000000" w:rsidP="00000000" w:rsidRDefault="00000000" w:rsidRPr="00000000" w14:paraId="00001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ins>
    </w:p>
    <w:p w:rsidR="00000000" w:rsidDel="00000000" w:rsidP="00000000" w:rsidRDefault="00000000" w:rsidRPr="00000000" w14:paraId="00001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İteratif saha iiçi doğrulama: Veri toplama süreci henüz devam ederken (araştırmacı sahadayken), elde edilen ilk bulguların, çıkarımların veya gelişmekte olan temaların katılımcılarla eşzamanlı ve döngüsel (tekrar eden) bir şekilde teyit edilmesi işlemidir.</w:t>
        </w:r>
      </w:ins>
    </w:p>
  </w:comment>
  <w:comment w:author="Özlem Murzoğlu" w:id="22" w:date="2026-07-30T10:11:34Z">
    <w:p w:rsidR="00000000" w:rsidDel="00000000" w:rsidP="00000000" w:rsidRDefault="00000000" w:rsidRPr="00000000" w14:paraId="00001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Bilgi Gücü (Information Power) çerçevesi, Kirsti Malterud ve arkadaşları (2016) tarafından geliştirilen ve nitel çalışmalarda "Örneklem büyüklüğü ne olmalı? Kaç katılımcı yeterlidir?" sorusuna yanıt veren mantıksal bir modeldir.</w:t>
        </w:r>
      </w:ins>
    </w:p>
    <w:p w:rsidR="00000000" w:rsidDel="00000000" w:rsidP="00000000" w:rsidRDefault="00000000" w:rsidRPr="00000000" w14:paraId="00001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Araştırmanın Amacının Genişliği</w:t>
        </w:r>
      </w:ins>
    </w:p>
    <w:p w:rsidR="00000000" w:rsidDel="00000000" w:rsidP="00000000" w:rsidRDefault="00000000" w:rsidRPr="00000000" w14:paraId="00001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Örneklemin Özgüllüğü</w:t>
        </w:r>
      </w:ins>
    </w:p>
    <w:p w:rsidR="00000000" w:rsidDel="00000000" w:rsidP="00000000" w:rsidRDefault="00000000" w:rsidRPr="00000000" w14:paraId="00001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Teorik Altyapının Kullanımı</w:t>
        </w:r>
      </w:ins>
    </w:p>
    <w:p w:rsidR="00000000" w:rsidDel="00000000" w:rsidP="00000000" w:rsidRDefault="00000000" w:rsidRPr="00000000" w14:paraId="00001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Diyalog Kalitesi</w:t>
        </w:r>
      </w:ins>
    </w:p>
    <w:p w:rsidR="00000000" w:rsidDel="00000000" w:rsidP="00000000" w:rsidRDefault="00000000" w:rsidRPr="00000000" w14:paraId="00001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 Stratejisi</w:t>
        </w:r>
      </w:ins>
    </w:p>
  </w:comment>
  <w:comment w:author="Özlem Murzoğlu" w:id="15" w:date="2026-07-30T15:26:04Z">
    <w:p w:rsidR="00000000" w:rsidDel="00000000" w:rsidP="00000000" w:rsidRDefault="00000000" w:rsidRPr="00000000" w14:paraId="00001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4'lü anket sorularına yanlışlıkla sürekli (sayısal) veri muamelesi yapmadığınızı, sıralı/ordinal veriye uygun en üst düzey algoritmayı (WLSMV) kullandığınızı gösterir.</w:t>
        </w:r>
      </w:ins>
    </w:p>
  </w:comment>
  <w:comment w:author="Özlem Murzoğlu" w:id="16" w:date="2026-07-30T15:25:37Z">
    <w:p w:rsidR="00000000" w:rsidDel="00000000" w:rsidP="00000000" w:rsidRDefault="00000000" w:rsidRPr="00000000" w14:paraId="00001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Sadece orijinal modeli test edip bırakmadım, alternatif modeller (tek faktörlü, bifaktör vb.) kurarak 'Acaba veriyi daha iyi açıklayan başka bir matematiksel yapı var mı?' diye denedim."</w:t>
        </w:r>
      </w:ins>
    </w:p>
  </w:comment>
  <w:comment w:author="Özlem Murzoğlu" w:id="9" w:date="2026-07-30T14:18:48Z">
    <w:p w:rsidR="00000000" w:rsidDel="00000000" w:rsidP="00000000" w:rsidRDefault="00000000" w:rsidRPr="00000000" w14:paraId="00001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Araştırma hipotezimin doğru olma olasılığı, yanlış olma olasılığından şu kadar kat daha fazladır" şeklinde, insan mantığına çok daha uygun bir kanıt sunar.</w:t>
        </w:r>
      </w:ins>
    </w:p>
  </w:comment>
  <w:comment w:author="Özlem Murzoğlu" w:id="8" w:date="2026-07-30T13:40:51Z">
    <w:p w:rsidR="00000000" w:rsidDel="00000000" w:rsidP="00000000" w:rsidRDefault="00000000" w:rsidRPr="00000000" w14:paraId="00001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 </w:t>
        </w:r>
      </w:ins>
    </w:p>
    <w:p w:rsidR="00000000" w:rsidDel="00000000" w:rsidP="00000000" w:rsidRDefault="00000000" w:rsidRPr="00000000" w14:paraId="00001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GRAMMS (O’Cathain ve ark., 2008): Karma yöntem (nitel ve nicel bileşenleri birleştiren) araştırmalarının bilimsel kalitesini ve metodolojik entegrasyonunu (bütünleşmesini) şeffaf biçimde raporlamak için kullanılan iyi uygulama çerçevesidir.</w:t>
        </w:r>
      </w:ins>
    </w:p>
  </w:comment>
  <w:comment w:author="Özlem Murzoğlu" w:id="5" w:date="2026-07-30T13:37:26Z">
    <w:p w:rsidR="00000000" w:rsidDel="00000000" w:rsidP="00000000" w:rsidRDefault="00000000" w:rsidRPr="00000000" w14:paraId="00001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 </w:t>
        </w:r>
      </w:ins>
    </w:p>
    <w:p w:rsidR="00000000" w:rsidDel="00000000" w:rsidP="00000000" w:rsidRDefault="00000000" w:rsidRPr="00000000" w14:paraId="00001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COREQ : Bireysel mülakat ve odak grup yöntemlerinin kullanıldığı nitel araştırmalarda; araştırmacı refleksivitesi, araştırma tasarımı ve veri analizi süreçlerini şeffaflaştıran 32 maddelik uluslararası standartlar listesidir.</w:t>
        </w:r>
      </w:ins>
    </w:p>
  </w:comment>
  <w:comment w:author="Özlem Murzoğlu" w:id="2" w:date="2026-07-30T13:38:02Z">
    <w:p w:rsidR="00000000" w:rsidDel="00000000" w:rsidP="00000000" w:rsidRDefault="00000000" w:rsidRPr="00000000" w14:paraId="00001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 </w:t>
        </w:r>
      </w:ins>
    </w:p>
    <w:p w:rsidR="00000000" w:rsidDel="00000000" w:rsidP="00000000" w:rsidRDefault="00000000" w:rsidRPr="00000000" w14:paraId="00001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STROBE : Kohort, vaka-kontrol ve kesitsel araştırma desenleri gibi gözlemsel çalışmaların metodolojik kalitesini ve raporlama şeffaflığını artırmak için oluşturulmuş uluslararası bildirim yönergesidir.</w:t>
        </w:r>
      </w:ins>
    </w:p>
  </w:comment>
  <w:comment w:author="Özlem Murzoğlu" w:id="1" w:date="2026-07-30T13:24:59Z">
    <w:p w:rsidR="00000000" w:rsidDel="00000000" w:rsidP="00000000" w:rsidRDefault="00000000" w:rsidRPr="00000000" w14:paraId="00001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Kovaryat Ayarlaması: Araştırmanın sonucunu etkileyebilecek dış faktörlerin (örneğin sosyoekonomik düzeyin), istatistik programında (SPSS vb.) "sabit" tutularak sonucun dış etkilerden arındırılması işlemidir.</w:t>
        </w:r>
      </w:ins>
    </w:p>
  </w:comment>
  <w:comment w:author="Özlem Murzoğlu" w:id="4" w:date="2026-07-30T13:40:25Z">
    <w:p w:rsidR="00000000" w:rsidDel="00000000" w:rsidP="00000000" w:rsidRDefault="00000000" w:rsidRPr="00000000" w14:paraId="00001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 </w:t>
        </w:r>
      </w:ins>
    </w:p>
    <w:p w:rsidR="00000000" w:rsidDel="00000000" w:rsidP="00000000" w:rsidRDefault="00000000" w:rsidRPr="00000000" w14:paraId="00001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JARS-Quant (Appelbaum ve ark., 2018): Amerikan Psikoloji Birliği (APA) tarafından, nicel araştırmaların veri, yöntem ve bulgularının şeffaf, eksiksiz ve standart bir biçimde raporlanması amacıyla geliştirilen kılavuzdur.</w:t>
        </w:r>
      </w:ins>
    </w:p>
  </w:comment>
  <w:comment w:author="Özlem Murzoğlu" w:id="6" w:date="2026-07-30T13:38:43Z">
    <w:p w:rsidR="00000000" w:rsidDel="00000000" w:rsidP="00000000" w:rsidRDefault="00000000" w:rsidRPr="00000000" w14:paraId="00001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ins>
    </w:p>
    <w:p w:rsidR="00000000" w:rsidDel="00000000" w:rsidP="00000000" w:rsidRDefault="00000000" w:rsidRPr="00000000" w14:paraId="00001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SRQR (O’Brien ve ark., 2014): Nitel araştırmaların yöntemsel titizliğini, şeffaflığını ve bulguların inandırıcılığını artırmayı hedefleyen 21 maddelik standart raporlama çerçevesidir.</w:t>
        </w:r>
      </w:ins>
    </w:p>
  </w:comment>
  <w:comment w:author="Özlem Murzoğlu" w:id="7" w:date="2026-07-30T13:39:12Z">
    <w:p w:rsidR="00000000" w:rsidDel="00000000" w:rsidP="00000000" w:rsidRDefault="00000000" w:rsidRPr="00000000" w14:paraId="00001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JARS-Qual (Levitt ve ark., 2018): APA tarafından yayınlanan; nitel araştırmaların felsefi altyapısı, veri toplama süreçleri ve analitik derinliğinin bilimsel standartlara uygun olarak raporlanmasını sağlayan kılavuzdur.</w:t>
        </w:r>
      </w:ins>
    </w:p>
  </w:comment>
  <w:comment w:author="Özlem Murzoğlu" w:id="3" w:date="2026-07-30T13:39:51Z">
    <w:p w:rsidR="00000000" w:rsidDel="00000000" w:rsidP="00000000" w:rsidRDefault="00000000" w:rsidRPr="00000000" w14:paraId="00001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 </w:t>
        </w:r>
      </w:ins>
    </w:p>
    <w:p w:rsidR="00000000" w:rsidDel="00000000" w:rsidP="00000000" w:rsidRDefault="00000000" w:rsidRPr="00000000" w14:paraId="00001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JARS-Quant (Appelbaum ve ark., 2018): Amerikan Psikoloji Birliği (APA) tarafından, nicel araştırmaların veri, yöntem ve bulgularının şeffaf, eksiksiz ve standart bir biçimde raporlanması amacıyla geliştirilen kılavuzdur.</w:t>
        </w:r>
      </w:ins>
    </w:p>
  </w:comment>
  <w:comment w:author="Özlem Murzoğlu" w:id="21" w:date="2026-07-30T09:58:30Z">
    <w:p w:rsidR="00000000" w:rsidDel="00000000" w:rsidP="00000000" w:rsidRDefault="00000000" w:rsidRPr="00000000" w14:paraId="00001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ins>
    </w:p>
    <w:p w:rsidR="00000000" w:rsidDel="00000000" w:rsidP="00000000" w:rsidRDefault="00000000" w:rsidRPr="00000000" w14:paraId="00001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Aile Yönetim Tarzı Çerçevesi (Family Management Style Framework, FMSF: Özel sağlık gereksinimleri olan bir çocuğa sahip ailelerin, bu zorlu durumu günlük aile yaşantılarına nasıl entegre ettiklerini ve nasıl yönettiklerini anlamak amacıyla geliştirilmiş kavramsal bir modeldir. Bu model ile her ailenin zayıf ve güçlü yönleri tespit edilerek, onlara "tek tip" bir yaklaşım yerine, ailenin dinamiklerine en uygun, kişiselleştirilmiş destek ve müdahale programları hazırlanması sağlanır.</w:t>
        </w:r>
      </w:ins>
    </w:p>
  </w:comment>
  <w:comment w:author="Özlem Murzoğlu" w:id="0" w:date="2026-07-30T09:48:12Z">
    <w:p w:rsidR="00000000" w:rsidDel="00000000" w:rsidP="00000000" w:rsidRDefault="00000000" w:rsidRPr="00000000" w14:paraId="00001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Eğilim Skoru Temelli Ağırlıklandırma (Propensity Score Weighting): Gruplar arasındaki eşitsizlikleri gidermek için kullanılan ileri düzey bir istatistik tekniğidir. Kısaca formül, analiz sırasında farklılık yaratan özelliklere müdahale ederek iki tarafın özelliklerini (sanki birebir eşleştirilmişler gibi) sanal olarak dengeler.</w:t>
        </w:r>
      </w:ins>
    </w:p>
  </w:comment>
  <w:comment w:author="Özlem Murzoğlu" w:id="20" w:date="2026-07-30T09:55:05Z">
    <w:p w:rsidR="00000000" w:rsidDel="00000000" w:rsidP="00000000" w:rsidRDefault="00000000" w:rsidRPr="00000000" w14:paraId="00001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temel amacı, insanların bir durumu nasıl deneyimlediklerini ve bu deneyime nasıl bir anlam yüklediklerini derinlemesine inceleyerek o olgunun evrensel doğasını (özünü) ortaya çıkarmaktır.</w:t>
        </w:r>
      </w:ins>
    </w:p>
  </w:comment>
  <w:comment w:author="Özlem Murzoğlu" w:id="23" w:date="2026-07-30T10:04:17Z">
    <w:p w:rsidR="00000000" w:rsidDel="00000000" w:rsidP="00000000" w:rsidRDefault="00000000" w:rsidRPr="00000000" w14:paraId="00001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Refleksif Tematik Analiz, veri setindeki tekrarlayan anlam örüntülerine ve zengin çeşitliliğe odaklanır.</w:t>
        </w:r>
      </w:ins>
    </w:p>
    <w:p w:rsidR="00000000" w:rsidDel="00000000" w:rsidP="00000000" w:rsidRDefault="00000000" w:rsidRPr="00000000" w14:paraId="00001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Araştırmacı; kendi bilgi birikimi, teorik lensleri, önyargıları ve deneyimleriyle veriyi yoğurarak temaları aktif bir şekilde kendisi üretir. Öznellik Bir Hata Değil, Bir Araçtır: Geleneksel yöntemlerin aksine, birden fazla araştırmacının aynı metne aynı kodları vermesi (kodlayıcılar arası güvenilirlik) gibi bir matematiksel "nesnellik" arayışı yoktur. Sabit Kod Kitabı Yoktur: Süreç önceden belirlenmiş katı bir "kod kitabına" (codebook) hapsedilmez. Kodlar ve temalar, araştırmacı verinin içine daldıkça organik olarak evrilir, değişir ve yeniden şekillenir.</w:t>
        </w:r>
      </w:ins>
    </w:p>
  </w:comment>
  <w:comment w:author="Özlem Murzoğlu" w:id="31" w:date="2026-07-30T12:00:09Z">
    <w:p w:rsidR="00000000" w:rsidDel="00000000" w:rsidP="00000000" w:rsidRDefault="00000000" w:rsidRPr="00000000" w14:paraId="00001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metin içinde kullanılan doğrudan alıntıların (verbatim), orijinal ham veri setiyle izlenebilir bir şekilde eşleştirilmesi için kullanılan benzersiz etiketleme sistemidir.</w:t>
        </w:r>
      </w:ins>
    </w:p>
    <w:p w:rsidR="00000000" w:rsidDel="00000000" w:rsidP="00000000" w:rsidRDefault="00000000" w:rsidRPr="00000000" w14:paraId="00001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tl w:val="0"/>
          </w:rPr>
        </w:r>
      </w:ins>
    </w:p>
    <w:p w:rsidR="00000000" w:rsidDel="00000000" w:rsidP="00000000" w:rsidRDefault="00000000" w:rsidRPr="00000000" w14:paraId="00001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Buradaki "ankraj" (anchor - çapa), makaledeki bir cümlenin, arka plandaki devasa veri setinin tam olarak neresine ait olduğunu sabitleyen bir bağ (veya koordinat) anlamına gelir.Araştırmacı bir katılımcının sözünü rapora koyduğunda, sonuna sadece "Anne" yazmak yerine, o alıntıya özel üretilmiş bir kimlik kodu (ID) ekler.</w:t>
        </w:r>
      </w:ins>
    </w:p>
    <w:p w:rsidR="00000000" w:rsidDel="00000000" w:rsidP="00000000" w:rsidRDefault="00000000" w:rsidRPr="00000000" w14:paraId="00001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tl w:val="0"/>
          </w:rPr>
        </w:r>
      </w:ins>
    </w:p>
    <w:p w:rsidR="00000000" w:rsidDel="00000000" w:rsidP="00000000" w:rsidRDefault="00000000" w:rsidRPr="00000000" w14:paraId="00001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"Teşhis konulduğunda dünyam başıma yıkıldı sandım, günlerce uyuyamadım." (Quote_ID: Aile4_Anne_Satir115) Dışarıdan bir denetçi (veya veri erişim izni olan bir araştırmacı), bu quote_id sayesinde o alıntının hangi mülakatın, hangi sayfasının, hangi satırından alındığını saniyeler içinde bulabilir ve cümlenin bağlamından koparılıp koparılmadığını kontrol edebilir. Okuyucu, makaledeki quote_id ankrajlarına bakarak, açık bilim paketindeki karşılıklarını bulur ve analizin şeffaflığını ham veriyi görmeden de teyit etmiş olur.</w:t>
        </w:r>
      </w:ins>
    </w:p>
  </w:comment>
  <w:comment w:author="Özlem Murzoğlu" w:id="25" w:date="2026-07-30T12:59:14Z">
    <w:p w:rsidR="00000000" w:rsidDel="00000000" w:rsidP="00000000" w:rsidRDefault="00000000" w:rsidRPr="00000000" w14:paraId="00001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ins>
    </w:p>
    <w:p w:rsidR="00000000" w:rsidDel="00000000" w:rsidP="00000000" w:rsidRDefault="00000000" w:rsidRPr="00000000" w14:paraId="00001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Refleksif Günlüğü: Araştırmacının kendi iç dünyası, duyguları ve önyargılarıdır. Araştırmacının bir insan olarak sahada ne hissettiğini, kendi geçmişinin veya kimliğinin olaylara bakışını nasıl etkilediğini yazdığı yerdir. Çalışmanın nesnelliğini (onaylanabilirliğini) korumak için bir "kendini denetleme" aracıdır.</w:t>
        </w:r>
      </w:ins>
    </w:p>
  </w:comment>
  <w:comment w:author="Özlem Murzoğlu" w:id="28" w:date="2026-07-30T13:01:03Z">
    <w:p w:rsidR="00000000" w:rsidDel="00000000" w:rsidP="00000000" w:rsidRDefault="00000000" w:rsidRPr="00000000" w14:paraId="00001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 Metodolojik Karar Günlüğü: Araştırmanın yöntemi ve süreci ile ilgili "Neyi, neden yaptım?" sorusunun cevabıdır. Çalışmanın planından sapıldığı anlarda veya kritik dönemeçlerde alınan kararların mantıksal gerekçelerini (denetim izini) yansıtır.</w:t>
        </w:r>
      </w:ins>
    </w:p>
  </w:comment>
  <w:comment w:author="Özlem Murzoğlu" w:id="30" w:date="2026-07-30T13:02:37Z">
    <w:p w:rsidR="00000000" w:rsidDel="00000000" w:rsidP="00000000" w:rsidRDefault="00000000" w:rsidRPr="00000000" w14:paraId="00001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ins>
    </w:p>
    <w:p w:rsidR="00000000" w:rsidDel="00000000" w:rsidP="00000000" w:rsidRDefault="00000000" w:rsidRPr="00000000" w14:paraId="00001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Analiz Notları: Doğrudan veri, kodlar ve temalar hakkındaki fikirlerdir. Mülakat metinlerini okurken veya kodlama yaparken araştırmacının aklında beliren anlık yorumların, teorik bağlantıların ve "Burada aslında ne anlatılıyor?" sorusunun cevaplandığı yerdir.</w:t>
        </w:r>
      </w:ins>
    </w:p>
  </w:comment>
  <w:comment w:author="Özlem Murzoğlu" w:id="29" w:date="2026-07-30T13:03:24Z">
    <w:p w:rsidR="00000000" w:rsidDel="00000000" w:rsidP="00000000" w:rsidRDefault="00000000" w:rsidRPr="00000000" w14:paraId="00001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w:t>
        </w:r>
      </w:ins>
    </w:p>
    <w:p w:rsidR="00000000" w:rsidDel="00000000" w:rsidP="00000000" w:rsidRDefault="00000000" w:rsidRPr="00000000" w14:paraId="00001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Araştırma GünlüğüSürecin lojistik, operasyonel ve genel akışıdır; sahada olan bitenin kronolojik kaydıdır.</w:t>
        </w:r>
      </w:ins>
    </w:p>
  </w:comment>
  <w:comment w:author="Özlem Murzoğlu" w:id="13" w:date="2026-07-30T14:36:30Z">
    <w:p w:rsidR="00000000" w:rsidDel="00000000" w:rsidP="00000000" w:rsidRDefault="00000000" w:rsidRPr="00000000" w14:paraId="00001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DİP NOT: </w:t>
        </w:r>
      </w:ins>
    </w:p>
    <w:p w:rsidR="00000000" w:rsidDel="00000000" w:rsidP="00000000" w:rsidRDefault="00000000" w:rsidRPr="00000000" w14:paraId="00001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COSMIN, bir ölçeğin bilimsel olarak kabul edilebilir olması için şu üç temel sütunu en yüksek metodolojik standartlarda test etmeyi şart koşar:</w:t>
        </w:r>
      </w:ins>
    </w:p>
    <w:p w:rsidR="00000000" w:rsidDel="00000000" w:rsidP="00000000" w:rsidRDefault="00000000" w:rsidRPr="00000000" w14:paraId="00001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Geçerlik (Validity): Bu anket gerçekten ölçmeyi iddia ettiği şeyi mi ölçüyor? (Örneğin, depresyonu ölçtüğünü iddia eden bir anket, aslında kaygıyı mı ölçüyor?)</w:t>
        </w:r>
      </w:ins>
    </w:p>
    <w:p w:rsidR="00000000" w:rsidDel="00000000" w:rsidP="00000000" w:rsidRDefault="00000000" w:rsidRPr="00000000" w14:paraId="00001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Güvenilirlik (Reliability): Bu anket, aynı kişiye farklı zamanlarda veya farklı uzmanlar tarafından uygulandığında tutarlı (benzer) sonuçlar veriyor mu?</w:t>
        </w:r>
      </w:ins>
    </w:p>
    <w:p w:rsidR="00000000" w:rsidDel="00000000" w:rsidP="00000000" w:rsidRDefault="00000000" w:rsidRPr="00000000" w14:paraId="00001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Duyarlılık (Responsiveness): Bu anket, hastanın/katılımcının durumundaki gerçek bir değişimi (örneğin tedaviden sonraki iyileşmeyi) hassas bir şekilde yakalayabiliyor mu?</w:t>
        </w:r>
      </w:ins>
    </w:p>
  </w:comment>
  <w:comment w:author="Özlem Murzoğlu" w:id="27" w:date="2026-07-30T10:57:41Z">
    <w:p w:rsidR="00000000" w:rsidDel="00000000" w:rsidP="00000000" w:rsidRDefault="00000000" w:rsidRPr="00000000" w14:paraId="00001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 mülakattan hemen sonra sıcağı sıcağına aldığı notlar, yöntemle ilgili aldığı kararları yazdığı bir defter (metodolojik karar günlüğü) "Üçüncü görüşmeden sonra mülakat formundaki 4. soruyu değiştirmeye karar verdim. Çünkü ilk üç katılımcı 'yük paylaşımı' kavramını anlamadı, bunun yerine 'ev içindeki iş bölümü' ifadesini kullandığımda daha derin cevaplar aldım."</w:t>
        </w:r>
      </w:ins>
    </w:p>
  </w:comment>
  <w:comment w:author="Özlem Murzoğlu" w:id="26" w:date="2026-07-30T10:56:47Z">
    <w:p w:rsidR="00000000" w:rsidDel="00000000" w:rsidP="00000000" w:rsidRDefault="00000000" w:rsidRPr="00000000" w14:paraId="00001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Refleksivite, araştırmacının süreç boyunca kendi içine dönüp "Benim varsayımlarım bu analizi nasıl etkiliyor?" diye kendini sürekli sorgulamasıdır.</w:t>
        </w:r>
      </w:ins>
    </w:p>
  </w:comment>
  <w:comment w:author="Özlem Murzoğlu" w:id="11" w:date="2026-07-30T14:19:47Z">
    <w:p w:rsidR="00000000" w:rsidDel="00000000" w:rsidP="00000000" w:rsidRDefault="00000000" w:rsidRPr="00000000" w14:paraId="00001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simülasyon (Monte Carlo) Yani bilgisayara kendi veri setinize benzer binlerce sanal veri seti ürettirdiniz (zar attırdınız) ve "Benim modelim, eğer gerçekten bir fark varsa bunu yakalayabilecek kapasitede mi?" sorusunun cevabını bilgisayarın deneme-yanılma gücüyle kanıtladınız.</w:t>
        </w:r>
      </w:ins>
    </w:p>
  </w:comment>
  <w:comment w:author="Özlem Murzoğlu" w:id="10" w:date="2026-07-30T14:20:09Z">
    <w:p w:rsidR="00000000" w:rsidDel="00000000" w:rsidP="00000000" w:rsidRDefault="00000000" w:rsidRPr="00000000" w14:paraId="00001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TOST (İki Tek Yönlü Test): İki grubun birbirine pratik olarak "eşdeğer" olduğunu istatistiksel olarak kanıtlamak için kullanılır. Yani jüriye, "Sadece fark bulamamış değilim, aynı zamanda bu iki grubun birbirine denk olduğunu da matematiksel olarak ispatladım" diyorsunuz.</w:t>
        </w:r>
      </w:ins>
    </w:p>
  </w:comment>
  <w:comment w:author="Özlem Murzoğlu" w:id="14" w:date="2026-07-30T14:42:30Z">
    <w:p w:rsidR="00000000" w:rsidDel="00000000" w:rsidP="00000000" w:rsidRDefault="00000000" w:rsidRPr="00000000" w14:paraId="00001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anketimdeki sorular 1-2-3-4-5 gibi sıralı (Likert/ordinal) yapıdaydı. Cronbach Alfa, verilerin tamamen normal dağıldığını ve her sorunun eşit ağırlıkta olduğunu varsayar. Benim verim böyle değildi. Eğer sadece Alfa kullansaydım, ölçeğimin güvenilirliğini hatalı veya olduğundan daha düşük hesaplamış olacaktım."</w:t>
        </w:r>
      </w:ins>
    </w:p>
  </w:comment>
  <w:comment w:author="Özlem Murzoğlu" w:id="19" w:date="2026-07-30T16:03:32Z">
    <w:p w:rsidR="00000000" w:rsidDel="00000000" w:rsidP="00000000" w:rsidRDefault="00000000" w:rsidRPr="00000000" w14:paraId="00001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bilgisayarın ürettiği o 1000 sanal veri setinin sonuçları bazen sağa veya sola biraz eğik (çarpık/yanlı) çıkabilir. BCa (Bias-Corrected and accelerated), bu çarpıklığı fark edip otomatik olarak merkeze çeken, sapmaları tıraşlayan çok gelişmiş bir matematiksel filtredir.</w:t>
        </w:r>
      </w:ins>
    </w:p>
  </w:comment>
  <w:comment w:author="Özlem Murzoğlu" w:id="18" w:date="2026-07-30T16:03:11Z">
    <w:p w:rsidR="00000000" w:rsidDel="00000000" w:rsidP="00000000" w:rsidRDefault="00000000" w:rsidRPr="00000000" w14:paraId="00001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"Aracılık (Mediation)" veya "Koşullu Süreç" modelleri var (Yani X faktörünün, M faktörü üzerinden Y'yi etkilemesi durumu). İstatistik biliminde bu aracılık etkilerinin dağılımı hiçbir zaman "normal" (simetrik çan eğrisi) olmaz. Klasik p değerleri burada çöker ve hata verir. Güncel literatür der ki: "Aracılık analizi yapıyorsan eski testlere güvenemezsin, kesinlikle Bootstrapping yapmak zorundasın." Siz de tam olarak bu evrensel altın standardı uygulamışsınız.</w:t>
        </w:r>
      </w:ins>
    </w:p>
  </w:comment>
  <w:comment w:author="Özlem Murzoğlu" w:id="17" w:date="2026-07-30T16:02:36Z">
    <w:p w:rsidR="00000000" w:rsidDel="00000000" w:rsidP="00000000" w:rsidRDefault="00000000" w:rsidRPr="00000000" w14:paraId="00001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Bootstrapping bilgisayara şunu söyler: "Benim elimdeki veri setinden içindeki kişileri rastgele çekip yerine koyarak (kopyalayarak) tam 1000 tane yepyeni sanal veri seti oluştur. Sonra benim analizimi bu 1000 sanal evrenin hepsinde tekrar et." Eğer sonuçlarınız bu 1000 zorlu denemenin en az %95'inde hala anlamlı çıkıyorsa, bulgunuzun bir şans eseri olmadığı (güven aralığıyla) matematiksel olarak kanıtlanmış olur.</w:t>
        </w:r>
      </w:ins>
    </w:p>
  </w:comment>
  <w:comment w:author="Özlem Murzoğlu" w:id="12" w:date="2026-07-30T14:15:21Z">
    <w:p w:rsidR="00000000" w:rsidDel="00000000" w:rsidP="00000000" w:rsidRDefault="00000000" w:rsidRPr="00000000" w14:paraId="00001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ins w:author="Özlem Murzoğlu" w:id="47" w:date="2026-07-30T16:13:19Z"/>
          <w:rFonts w:ascii="Arial" w:cs="Arial" w:eastAsia="Arial" w:hAnsi="Arial"/>
          <w:b w:val="0"/>
          <w:bCs w:val="0"/>
          <w:i w:val="0"/>
          <w:iCs w:val="0"/>
          <w:smallCaps w:val="0"/>
          <w:strike w:val="0"/>
          <w:color w:val="000000"/>
          <w:sz w:val="22"/>
          <w:szCs w:val="22"/>
          <w:u w:val="none"/>
          <w:shd w:fill="auto" w:val="clear"/>
          <w:vertAlign w:val="baseline"/>
        </w:rPr>
      </w:pPr>
      <w:ins w:author="Özlem Murzoğlu" w:id="47" w:date="2026-07-30T16:13:1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simülasyon (Monte Carlo)  Yani bilgisayara kendi veri setinize benzer binlerce sanal veri seti ürettirdiniz (zar attırdınız) ve "Benim modelim, eğer gerçekten bir fark varsa bunu yakalayabilecek kapasitede mi?" sorusunun cevabını bilgisayarın deneme-yanılma gücüyle kanıtladınız.</w:t>
        </w:r>
      </w:ins>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ungsuh"/>
  <w:font w:name="Consolas"/>
  <w:font w:name="Arial"/>
  <w:font w:name="Calibri"/>
  <w:font w:name="Arial Unicode MS"/>
  <w:font w:name="Courier New"/>
  <w:font w:name="Play">
    <w:embedRegular w:fontKey="{00000000-0000-0000-0000-000000000000}" r:id="rId1" w:subsetted="0"/>
    <w:embedBold w:fontKey="{00000000-0000-0000-0000-000000000000}" r:id="rId2" w:subsetted="0"/>
  </w:font>
  <w:font w:name="Caudex">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Cardo">
    <w:embedRegular w:fontKey="{00000000-0000-0000-0000-000000000000}" r:id="rId7" w:subsetted="0"/>
    <w:embedBold w:fontKey="{00000000-0000-0000-0000-000000000000}" r:id="rId8" w:subsetted="0"/>
    <w:embedItalic w:fontKey="{00000000-0000-0000-0000-000000000000}" r:id="rId9" w:subsetted="0"/>
  </w:font>
  <w:font w:name="Roboto">
    <w:embedRegular w:fontKey="{00000000-0000-0000-0000-000000000000}" r:id="rId10" w:subsetted="0"/>
    <w:embedBold w:fontKey="{00000000-0000-0000-0000-000000000000}" r:id="rId11" w:subsetted="0"/>
    <w:embedItalic w:fontKey="{00000000-0000-0000-0000-000000000000}" r:id="rId12" w:subsetted="0"/>
    <w:embedBoldItalic w:fontKey="{00000000-0000-0000-0000-000000000000}" r:id="rId13" w:subsetted="0"/>
  </w:font>
  <w:font w:name="Noto Sans Symbols">
    <w:embedRegular w:fontKey="{00000000-0000-0000-0000-000000000000}" r:id="rId14" w:subsetted="0"/>
    <w:embedBold w:fontKey="{00000000-0000-0000-0000-000000000000}" r:id="rId15"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3">
    <w:p w:rsidR="00000000" w:rsidDel="00000000" w:rsidP="00000000" w:rsidRDefault="00000000" w:rsidRPr="00000000" w14:paraId="00001231">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del w:author="Özlem Murzoğlu" w:id="47" w:date="2026-07-30T16:13:1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del w:author="Özlem Murzoğlu" w:id="47" w:date="2026-07-30T16:13:1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FIML: eksik satırları çözümlemeden atmak yerine tüm gözlemlerdeki mevcut bilgiyi kullanarak kestirim yapan yöntem.</w:delText>
        </w:r>
      </w:del>
    </w:p>
  </w:footnote>
  <w:footnote w:id="4">
    <w:p w:rsidR="00000000" w:rsidDel="00000000" w:rsidP="00000000" w:rsidRDefault="00000000" w:rsidRPr="00000000" w14:paraId="00001232">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del w:author="Özlem Murzoğlu" w:id="47" w:date="2026-07-30T16:13:1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del w:author="Özlem Murzoğlu" w:id="47" w:date="2026-07-30T16:13:1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Çoklu atama (</w:delTex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delText xml:space="preserve">multiple imputation</w:delTex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her eksik değeri tek bir tahminle değil, kestirim belirsizliğini yansıtacak biçimde çok sayıda olası değerle dolduran ve sonuçları birleştiren yöntem.</w:delText>
        </w:r>
      </w:del>
    </w:p>
  </w:footnote>
  <w:footnote w:id="5">
    <w:p w:rsidR="00000000" w:rsidDel="00000000" w:rsidP="00000000" w:rsidRDefault="00000000" w:rsidRPr="00000000" w14:paraId="00001233">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del w:author="Özlem Murzoğlu" w:id="47" w:date="2026-07-30T16:13:19Z"/>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del w:author="Özlem Murzoğlu" w:id="47" w:date="2026-07-30T16:13:19Z">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delText xml:space="preserve"> Öngörücü ortalama eşleme: atanacak değeri yalnız parametrik bir modelden çekmek yerine, kestirilen değere en yakın gözlenen olgulardan çekerek değişkenin gözlenen dağılımını koruyan yöntem.</w:delText>
        </w:r>
      </w:del>
    </w:p>
  </w:footnote>
  <w:footnote w:id="6">
    <w:p w:rsidR="00000000" w:rsidDel="00000000" w:rsidP="00000000" w:rsidRDefault="00000000" w:rsidRPr="00000000" w14:paraId="0000123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Arka-kapı kümesi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backdoor set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maruziyet ile sonuç arasında ortak-neden üzerinden uzanan nedensel-olmayan yolları kapatmak için ayarlanması gereken kovaryat kümesi.</w:t>
      </w:r>
    </w:p>
  </w:footnote>
  <w:footnote w:id="7">
    <w:p w:rsidR="00000000" w:rsidDel="00000000" w:rsidP="00000000" w:rsidRDefault="00000000" w:rsidRPr="00000000" w14:paraId="0000123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Nokta-tanımlanabilir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point-identified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olmak: nedensel etkinin tek bir sayısal değerinin veriden benzersiz biçimde geri kazanılabilmesi.</w:t>
      </w:r>
    </w:p>
  </w:footnote>
  <w:footnote w:id="8">
    <w:p w:rsidR="00000000" w:rsidDel="00000000" w:rsidP="00000000" w:rsidRDefault="00000000" w:rsidRPr="00000000" w14:paraId="0000123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Eğilim skoru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propensity score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gözlenen kovaryatlar verildiğinde bir ailenin T1DM grubunda yer alma olasılığı.</w:t>
      </w:r>
    </w:p>
  </w:footnote>
  <w:footnote w:id="9">
    <w:p w:rsidR="00000000" w:rsidDel="00000000" w:rsidP="00000000" w:rsidRDefault="00000000" w:rsidRPr="00000000" w14:paraId="0000123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Iraksayan geçiş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divergent transition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örnekleyicinin sonsal dağılımın yüksek eğrilikli bir bölgesini güvenilir biçimde tarayamadığını işaret eden, kestirim güvenilirliğine ilişkin uyarı sinyali.</w:t>
      </w:r>
    </w:p>
  </w:footnote>
  <w:footnote w:id="10">
    <w:p w:rsidR="00000000" w:rsidDel="00000000" w:rsidP="00000000" w:rsidRDefault="00000000" w:rsidRPr="00000000" w14:paraId="0000123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 tanımlayıcı yaklaşım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qualitative descriptive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olguyu katılımcının kendi diline yakın kalarak, yoğun kuramsal soyutlamaya taşımadan betimlemeyi önceleyen düşük-çıkarım düzeyli bir gelenek.</w:t>
      </w:r>
    </w:p>
  </w:footnote>
  <w:footnote w:id="11">
    <w:p w:rsidR="00000000" w:rsidDel="00000000" w:rsidP="00000000" w:rsidRDefault="00000000" w:rsidRPr="00000000" w14:paraId="00001239">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COREQ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Consolidated Criteria for Reporting Qualitative Research</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nitel araştırma raporlaması için birleştirilmiş ölçütler.</w:t>
      </w:r>
    </w:p>
  </w:footnote>
  <w:footnote w:id="0">
    <w:p w:rsidR="00000000" w:rsidDel="00000000" w:rsidP="00000000" w:rsidRDefault="00000000" w:rsidRPr="00000000" w14:paraId="0000123A">
      <w:pPr>
        <w:rPr>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Style w:val="FootnoteReference"/>
          <w:vertAlign w:val="superscript"/>
        </w:rPr>
        <w:footnoteRef/>
      </w:r>
      <w:r w:rsidDel="00000000" w:rsidR="00000000" w:rsidRPr="00000000">
        <w:rPr>
          <w:rtl w:val="0"/>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FIML: eksik satırları çözümlemeden atmak yerine tüm gözlemlerdeki mevcut bilgiyi kullanarak kestirim yapan yöntem.</w:t>
      </w:r>
    </w:p>
  </w:footnote>
  <w:footnote w:id="1">
    <w:p w:rsidR="00000000" w:rsidDel="00000000" w:rsidP="00000000" w:rsidRDefault="00000000" w:rsidRPr="00000000" w14:paraId="0000123B">
      <w:pPr>
        <w:rPr>
          <w:ins w:author="Özlem Murzoğlu" w:id="47" w:date="2026-07-30T16:13:19Z"/>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Style w:val="FootnoteReference"/>
          <w:vertAlign w:val="superscript"/>
        </w:rPr>
        <w:footnoteRef/>
      </w:r>
      <w:ins w:author="Özlem Murzoğlu" w:id="47" w:date="2026-07-30T16:13:19Z">
        <w:r w:rsidDel="00000000" w:rsidR="00000000" w:rsidRPr="00000000">
          <w:rPr>
            <w:rtl w:val="0"/>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Çoklu atama (</w:t>
        </w:r>
        <w:r w:rsidDel="00000000" w:rsidR="00000000" w:rsidRPr="00000000">
          <w:rPr>
            <w:i w:val="1"/>
            <w:iCs w:val="1"/>
            <w:rtl w:val="0"/>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multiple imputation</w:t>
        </w:r>
        <w:r w:rsidDel="00000000" w:rsidR="00000000" w:rsidRPr="00000000">
          <w:rPr>
            <w:rtl w:val="0"/>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her eksik değeri tek bir tahminle değil, kestirim belirsizliğini yansıtacak biçimde çok sayıda olası değerle dolduran ve sonuçları birleştiren yöntem.</w:t>
        </w:r>
      </w:ins>
    </w:p>
  </w:footnote>
  <w:footnote w:id="2">
    <w:p w:rsidR="00000000" w:rsidDel="00000000" w:rsidP="00000000" w:rsidRDefault="00000000" w:rsidRPr="00000000" w14:paraId="0000123C">
      <w:pPr>
        <w:rPr>
          <w:ins w:author="Özlem Murzoğlu" w:id="47" w:date="2026-07-30T16:13:19Z"/>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pPr>
      <w:r w:rsidDel="00000000" w:rsidR="00000000" w:rsidRPr="00000000">
        <w:rPr>
          <w:rStyle w:val="FootnoteReference"/>
          <w:vertAlign w:val="superscript"/>
        </w:rPr>
        <w:footnoteRef/>
      </w:r>
      <w:ins w:author="Özlem Murzoğlu" w:id="47" w:date="2026-07-30T16:13:19Z">
        <w:r w:rsidDel="00000000" w:rsidR="00000000" w:rsidRPr="00000000">
          <w:rPr>
            <w:rtl w:val="0"/>
            <w:rPrChange w:author="Özlem Murzoğlu" w:id="48" w:date="2026-07-30T16:13:19Z">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rPrChange>
          </w:rPr>
          <w:t xml:space="preserve"> Öngörücü ortalama eşleme: atanacak değeri yalnız parametrik bir modelden çekmek yerine, kestirilen değere en yakın gözlenen olgulardan çekerek değişkenin gözlenen dağılımını koruyan yöntem.</w:t>
        </w:r>
      </w:ins>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5">
    <w:lvl w:ilvl="0">
      <w:start w:val="1"/>
      <w:numFmt w:val="lowerRoman"/>
      <w:lvlText w:val="(%1)"/>
      <w:lvlJc w:val="left"/>
      <w:pPr>
        <w:ind w:left="720" w:hanging="360"/>
      </w:pPr>
      <w:rPr/>
    </w:lvl>
    <w:lvl w:ilvl="1">
      <w:start w:val="1"/>
      <w:numFmt w:val="lowerRoman"/>
      <w:lvlText w:val="(%2)"/>
      <w:lvlJc w:val="left"/>
      <w:pPr>
        <w:ind w:left="1440" w:hanging="360"/>
      </w:pPr>
      <w:rPr/>
    </w:lvl>
    <w:lvl w:ilvl="2">
      <w:start w:val="1"/>
      <w:numFmt w:val="lowerRoman"/>
      <w:lvlText w:val="(%3)"/>
      <w:lvlJc w:val="left"/>
      <w:pPr>
        <w:ind w:left="2160" w:hanging="360"/>
      </w:pPr>
      <w:rPr/>
    </w:lvl>
    <w:lvl w:ilvl="3">
      <w:start w:val="1"/>
      <w:numFmt w:val="lowerRoman"/>
      <w:lvlText w:val="(%4)"/>
      <w:lvlJc w:val="left"/>
      <w:pPr>
        <w:ind w:left="2880" w:hanging="360"/>
      </w:pPr>
      <w:rPr/>
    </w:lvl>
    <w:lvl w:ilvl="4">
      <w:start w:val="1"/>
      <w:numFmt w:val="lowerRoman"/>
      <w:lvlText w:val="(%5)"/>
      <w:lvlJc w:val="left"/>
      <w:pPr>
        <w:ind w:left="3600" w:hanging="360"/>
      </w:pPr>
      <w:rPr/>
    </w:lvl>
    <w:lvl w:ilvl="5">
      <w:start w:val="1"/>
      <w:numFmt w:val="lowerRoman"/>
      <w:lvlText w:val="(%6)"/>
      <w:lvlJc w:val="left"/>
      <w:pPr>
        <w:ind w:left="4320" w:hanging="360"/>
      </w:pPr>
      <w:rPr/>
    </w:lvl>
    <w:lvl w:ilvl="6">
      <w:start w:val="1"/>
      <w:numFmt w:val="lowerRoman"/>
      <w:lvlText w:val="(%7)"/>
      <w:lvlJc w:val="left"/>
      <w:pPr>
        <w:ind w:left="5040" w:hanging="360"/>
      </w:pPr>
      <w:rPr/>
    </w:lvl>
    <w:lvl w:ilvl="7">
      <w:start w:val="1"/>
      <w:numFmt w:val="lowerRoman"/>
      <w:lvlText w:val="(%8)"/>
      <w:lvlJc w:val="left"/>
      <w:pPr>
        <w:ind w:left="5760" w:hanging="360"/>
      </w:pPr>
      <w:rPr/>
    </w:lvl>
    <w:lvl w:ilvl="8">
      <w:start w:val="1"/>
      <w:numFmt w:val="lowerRoman"/>
      <w:lvlText w:val="(%9)"/>
      <w:lvlJc w:val="left"/>
      <w:pPr>
        <w:ind w:left="6480" w:hanging="360"/>
      </w:pPr>
      <w:rPr/>
    </w:lvl>
  </w:abstractNum>
  <w:abstractNum w:abstractNumId="16">
    <w:lvl w:ilvl="0">
      <w:start w:val="2"/>
      <w:numFmt w:val="lowerRoman"/>
      <w:lvlText w:val="(%1)"/>
      <w:lvlJc w:val="left"/>
      <w:pPr>
        <w:ind w:left="720" w:hanging="360"/>
      </w:pPr>
      <w:rPr/>
    </w:lvl>
    <w:lvl w:ilvl="1">
      <w:start w:val="2"/>
      <w:numFmt w:val="lowerRoman"/>
      <w:lvlText w:val="(%2)"/>
      <w:lvlJc w:val="left"/>
      <w:pPr>
        <w:ind w:left="1440" w:hanging="360"/>
      </w:pPr>
      <w:rPr/>
    </w:lvl>
    <w:lvl w:ilvl="2">
      <w:start w:val="2"/>
      <w:numFmt w:val="lowerRoman"/>
      <w:lvlText w:val="(%3)"/>
      <w:lvlJc w:val="left"/>
      <w:pPr>
        <w:ind w:left="2160" w:hanging="360"/>
      </w:pPr>
      <w:rPr/>
    </w:lvl>
    <w:lvl w:ilvl="3">
      <w:start w:val="2"/>
      <w:numFmt w:val="lowerRoman"/>
      <w:lvlText w:val="(%4)"/>
      <w:lvlJc w:val="left"/>
      <w:pPr>
        <w:ind w:left="2880" w:hanging="360"/>
      </w:pPr>
      <w:rPr/>
    </w:lvl>
    <w:lvl w:ilvl="4">
      <w:start w:val="2"/>
      <w:numFmt w:val="lowerRoman"/>
      <w:lvlText w:val="(%5)"/>
      <w:lvlJc w:val="left"/>
      <w:pPr>
        <w:ind w:left="3600" w:hanging="360"/>
      </w:pPr>
      <w:rPr/>
    </w:lvl>
    <w:lvl w:ilvl="5">
      <w:start w:val="2"/>
      <w:numFmt w:val="lowerRoman"/>
      <w:lvlText w:val="(%6)"/>
      <w:lvlJc w:val="left"/>
      <w:pPr>
        <w:ind w:left="4320" w:hanging="360"/>
      </w:pPr>
      <w:rPr/>
    </w:lvl>
    <w:lvl w:ilvl="6">
      <w:start w:val="2"/>
      <w:numFmt w:val="lowerRoman"/>
      <w:lvlText w:val="(%7)"/>
      <w:lvlJc w:val="left"/>
      <w:pPr>
        <w:ind w:left="5040" w:hanging="360"/>
      </w:pPr>
      <w:rPr/>
    </w:lvl>
    <w:lvl w:ilvl="7">
      <w:start w:val="2"/>
      <w:numFmt w:val="lowerRoman"/>
      <w:lvlText w:val="(%8)"/>
      <w:lvlJc w:val="left"/>
      <w:pPr>
        <w:ind w:left="5760" w:hanging="360"/>
      </w:pPr>
      <w:rPr/>
    </w:lvl>
    <w:lvl w:ilvl="8">
      <w:start w:val="2"/>
      <w:numFmt w:val="lowerRoman"/>
      <w:lvlText w:val="(%9)"/>
      <w:lvlJc w:val="left"/>
      <w:pPr>
        <w:ind w:left="6480" w:hanging="360"/>
      </w:pPr>
      <w:rPr/>
    </w:lvl>
  </w:abstractNum>
  <w:abstractNum w:abstractNumId="17">
    <w:lvl w:ilvl="0">
      <w:start w:val="3"/>
      <w:numFmt w:val="lowerRoman"/>
      <w:lvlText w:val="(%1)"/>
      <w:lvlJc w:val="left"/>
      <w:pPr>
        <w:ind w:left="720" w:hanging="360"/>
      </w:pPr>
      <w:rPr/>
    </w:lvl>
    <w:lvl w:ilvl="1">
      <w:start w:val="3"/>
      <w:numFmt w:val="lowerRoman"/>
      <w:lvlText w:val="(%2)"/>
      <w:lvlJc w:val="left"/>
      <w:pPr>
        <w:ind w:left="1440" w:hanging="360"/>
      </w:pPr>
      <w:rPr/>
    </w:lvl>
    <w:lvl w:ilvl="2">
      <w:start w:val="3"/>
      <w:numFmt w:val="lowerRoman"/>
      <w:lvlText w:val="(%3)"/>
      <w:lvlJc w:val="left"/>
      <w:pPr>
        <w:ind w:left="2160" w:hanging="360"/>
      </w:pPr>
      <w:rPr/>
    </w:lvl>
    <w:lvl w:ilvl="3">
      <w:start w:val="3"/>
      <w:numFmt w:val="lowerRoman"/>
      <w:lvlText w:val="(%4)"/>
      <w:lvlJc w:val="left"/>
      <w:pPr>
        <w:ind w:left="2880" w:hanging="360"/>
      </w:pPr>
      <w:rPr/>
    </w:lvl>
    <w:lvl w:ilvl="4">
      <w:start w:val="3"/>
      <w:numFmt w:val="lowerRoman"/>
      <w:lvlText w:val="(%5)"/>
      <w:lvlJc w:val="left"/>
      <w:pPr>
        <w:ind w:left="3600" w:hanging="360"/>
      </w:pPr>
      <w:rPr/>
    </w:lvl>
    <w:lvl w:ilvl="5">
      <w:start w:val="3"/>
      <w:numFmt w:val="lowerRoman"/>
      <w:lvlText w:val="(%6)"/>
      <w:lvlJc w:val="left"/>
      <w:pPr>
        <w:ind w:left="4320" w:hanging="360"/>
      </w:pPr>
      <w:rPr/>
    </w:lvl>
    <w:lvl w:ilvl="6">
      <w:start w:val="3"/>
      <w:numFmt w:val="lowerRoman"/>
      <w:lvlText w:val="(%7)"/>
      <w:lvlJc w:val="left"/>
      <w:pPr>
        <w:ind w:left="5040" w:hanging="360"/>
      </w:pPr>
      <w:rPr/>
    </w:lvl>
    <w:lvl w:ilvl="7">
      <w:start w:val="3"/>
      <w:numFmt w:val="lowerRoman"/>
      <w:lvlText w:val="(%8)"/>
      <w:lvlJc w:val="left"/>
      <w:pPr>
        <w:ind w:left="5760" w:hanging="360"/>
      </w:pPr>
      <w:rPr/>
    </w:lvl>
    <w:lvl w:ilvl="8">
      <w:start w:val="3"/>
      <w:numFmt w:val="lowerRoman"/>
      <w:lvlText w:val="(%9)"/>
      <w:lvlJc w:val="left"/>
      <w:pPr>
        <w:ind w:left="6480" w:hanging="360"/>
      </w:pPr>
      <w:rPr/>
    </w:lvl>
  </w:abstractNum>
  <w:abstractNum w:abstractNumId="18">
    <w:lvl w:ilvl="0">
      <w:start w:val="4"/>
      <w:numFmt w:val="lowerRoman"/>
      <w:lvlText w:val="(%1)"/>
      <w:lvlJc w:val="left"/>
      <w:pPr>
        <w:ind w:left="720" w:hanging="360"/>
      </w:pPr>
      <w:rPr/>
    </w:lvl>
    <w:lvl w:ilvl="1">
      <w:start w:val="4"/>
      <w:numFmt w:val="lowerRoman"/>
      <w:lvlText w:val="(%2)"/>
      <w:lvlJc w:val="left"/>
      <w:pPr>
        <w:ind w:left="1440" w:hanging="360"/>
      </w:pPr>
      <w:rPr/>
    </w:lvl>
    <w:lvl w:ilvl="2">
      <w:start w:val="4"/>
      <w:numFmt w:val="lowerRoman"/>
      <w:lvlText w:val="(%3)"/>
      <w:lvlJc w:val="left"/>
      <w:pPr>
        <w:ind w:left="2160" w:hanging="360"/>
      </w:pPr>
      <w:rPr/>
    </w:lvl>
    <w:lvl w:ilvl="3">
      <w:start w:val="4"/>
      <w:numFmt w:val="lowerRoman"/>
      <w:lvlText w:val="(%4)"/>
      <w:lvlJc w:val="left"/>
      <w:pPr>
        <w:ind w:left="2880" w:hanging="360"/>
      </w:pPr>
      <w:rPr/>
    </w:lvl>
    <w:lvl w:ilvl="4">
      <w:start w:val="4"/>
      <w:numFmt w:val="lowerRoman"/>
      <w:lvlText w:val="(%5)"/>
      <w:lvlJc w:val="left"/>
      <w:pPr>
        <w:ind w:left="3600" w:hanging="360"/>
      </w:pPr>
      <w:rPr/>
    </w:lvl>
    <w:lvl w:ilvl="5">
      <w:start w:val="4"/>
      <w:numFmt w:val="lowerRoman"/>
      <w:lvlText w:val="(%6)"/>
      <w:lvlJc w:val="left"/>
      <w:pPr>
        <w:ind w:left="4320" w:hanging="360"/>
      </w:pPr>
      <w:rPr/>
    </w:lvl>
    <w:lvl w:ilvl="6">
      <w:start w:val="4"/>
      <w:numFmt w:val="lowerRoman"/>
      <w:lvlText w:val="(%7)"/>
      <w:lvlJc w:val="left"/>
      <w:pPr>
        <w:ind w:left="5040" w:hanging="360"/>
      </w:pPr>
      <w:rPr/>
    </w:lvl>
    <w:lvl w:ilvl="7">
      <w:start w:val="4"/>
      <w:numFmt w:val="lowerRoman"/>
      <w:lvlText w:val="(%8)"/>
      <w:lvlJc w:val="left"/>
      <w:pPr>
        <w:ind w:left="5760" w:hanging="360"/>
      </w:pPr>
      <w:rPr/>
    </w:lvl>
    <w:lvl w:ilvl="8">
      <w:start w:val="4"/>
      <w:numFmt w:val="lowerRoman"/>
      <w:lvlText w:val="(%9)"/>
      <w:lvlJc w:val="left"/>
      <w:pPr>
        <w:ind w:left="6480" w:hanging="360"/>
      </w:pPr>
      <w:rPr/>
    </w:lvl>
  </w:abstractNum>
  <w:abstractNum w:abstractNumId="19">
    <w:lvl w:ilvl="0">
      <w:start w:val="22"/>
      <w:numFmt w:val="lowerLetter"/>
      <w:lvlText w:val="(%1)"/>
      <w:lvlJc w:val="left"/>
      <w:pPr>
        <w:ind w:left="720" w:hanging="360"/>
      </w:pPr>
      <w:rPr/>
    </w:lvl>
    <w:lvl w:ilvl="1">
      <w:start w:val="22"/>
      <w:numFmt w:val="lowerLetter"/>
      <w:lvlText w:val="(%2)"/>
      <w:lvlJc w:val="left"/>
      <w:pPr>
        <w:ind w:left="1440" w:hanging="360"/>
      </w:pPr>
      <w:rPr/>
    </w:lvl>
    <w:lvl w:ilvl="2">
      <w:start w:val="22"/>
      <w:numFmt w:val="lowerLetter"/>
      <w:lvlText w:val="(%3)"/>
      <w:lvlJc w:val="left"/>
      <w:pPr>
        <w:ind w:left="2160" w:hanging="360"/>
      </w:pPr>
      <w:rPr/>
    </w:lvl>
    <w:lvl w:ilvl="3">
      <w:start w:val="22"/>
      <w:numFmt w:val="lowerLetter"/>
      <w:lvlText w:val="(%4)"/>
      <w:lvlJc w:val="left"/>
      <w:pPr>
        <w:ind w:left="2880" w:hanging="360"/>
      </w:pPr>
      <w:rPr/>
    </w:lvl>
    <w:lvl w:ilvl="4">
      <w:start w:val="22"/>
      <w:numFmt w:val="lowerLetter"/>
      <w:lvlText w:val="(%5)"/>
      <w:lvlJc w:val="left"/>
      <w:pPr>
        <w:ind w:left="3600" w:hanging="360"/>
      </w:pPr>
      <w:rPr/>
    </w:lvl>
    <w:lvl w:ilvl="5">
      <w:start w:val="22"/>
      <w:numFmt w:val="lowerLetter"/>
      <w:lvlText w:val="(%6)"/>
      <w:lvlJc w:val="left"/>
      <w:pPr>
        <w:ind w:left="4320" w:hanging="360"/>
      </w:pPr>
      <w:rPr/>
    </w:lvl>
    <w:lvl w:ilvl="6">
      <w:start w:val="22"/>
      <w:numFmt w:val="lowerLetter"/>
      <w:lvlText w:val="(%7)"/>
      <w:lvlJc w:val="left"/>
      <w:pPr>
        <w:ind w:left="5040" w:hanging="360"/>
      </w:pPr>
      <w:rPr/>
    </w:lvl>
    <w:lvl w:ilvl="7">
      <w:start w:val="22"/>
      <w:numFmt w:val="lowerLetter"/>
      <w:lvlText w:val="(%8)"/>
      <w:lvlJc w:val="left"/>
      <w:pPr>
        <w:ind w:left="5760" w:hanging="360"/>
      </w:pPr>
      <w:rPr/>
    </w:lvl>
    <w:lvl w:ilvl="8">
      <w:start w:val="22"/>
      <w:numFmt w:val="lowerLetter"/>
      <w:lvlText w:val="(%9)"/>
      <w:lvlJc w:val="left"/>
      <w:pPr>
        <w:ind w:left="6480" w:hanging="360"/>
      </w:pPr>
      <w:rPr/>
    </w:lvl>
  </w:abstractNum>
  <w:abstractNum w:abstractNumId="20">
    <w:lvl w:ilvl="0">
      <w:start w:val="6"/>
      <w:numFmt w:val="lowerRoman"/>
      <w:lvlText w:val="(%1)"/>
      <w:lvlJc w:val="left"/>
      <w:pPr>
        <w:ind w:left="720" w:hanging="360"/>
      </w:pPr>
      <w:rPr/>
    </w:lvl>
    <w:lvl w:ilvl="1">
      <w:start w:val="6"/>
      <w:numFmt w:val="lowerRoman"/>
      <w:lvlText w:val="(%2)"/>
      <w:lvlJc w:val="left"/>
      <w:pPr>
        <w:ind w:left="1440" w:hanging="360"/>
      </w:pPr>
      <w:rPr/>
    </w:lvl>
    <w:lvl w:ilvl="2">
      <w:start w:val="6"/>
      <w:numFmt w:val="lowerRoman"/>
      <w:lvlText w:val="(%3)"/>
      <w:lvlJc w:val="left"/>
      <w:pPr>
        <w:ind w:left="2160" w:hanging="360"/>
      </w:pPr>
      <w:rPr/>
    </w:lvl>
    <w:lvl w:ilvl="3">
      <w:start w:val="6"/>
      <w:numFmt w:val="lowerRoman"/>
      <w:lvlText w:val="(%4)"/>
      <w:lvlJc w:val="left"/>
      <w:pPr>
        <w:ind w:left="2880" w:hanging="360"/>
      </w:pPr>
      <w:rPr/>
    </w:lvl>
    <w:lvl w:ilvl="4">
      <w:start w:val="6"/>
      <w:numFmt w:val="lowerRoman"/>
      <w:lvlText w:val="(%5)"/>
      <w:lvlJc w:val="left"/>
      <w:pPr>
        <w:ind w:left="3600" w:hanging="360"/>
      </w:pPr>
      <w:rPr/>
    </w:lvl>
    <w:lvl w:ilvl="5">
      <w:start w:val="6"/>
      <w:numFmt w:val="lowerRoman"/>
      <w:lvlText w:val="(%6)"/>
      <w:lvlJc w:val="left"/>
      <w:pPr>
        <w:ind w:left="4320" w:hanging="360"/>
      </w:pPr>
      <w:rPr/>
    </w:lvl>
    <w:lvl w:ilvl="6">
      <w:start w:val="6"/>
      <w:numFmt w:val="lowerRoman"/>
      <w:lvlText w:val="(%7)"/>
      <w:lvlJc w:val="left"/>
      <w:pPr>
        <w:ind w:left="5040" w:hanging="360"/>
      </w:pPr>
      <w:rPr/>
    </w:lvl>
    <w:lvl w:ilvl="7">
      <w:start w:val="6"/>
      <w:numFmt w:val="lowerRoman"/>
      <w:lvlText w:val="(%8)"/>
      <w:lvlJc w:val="left"/>
      <w:pPr>
        <w:ind w:left="5760" w:hanging="360"/>
      </w:pPr>
      <w:rPr/>
    </w:lvl>
    <w:lvl w:ilvl="8">
      <w:start w:val="6"/>
      <w:numFmt w:val="lowerRoman"/>
      <w:lvlText w:val="(%9)"/>
      <w:lvlJc w:val="left"/>
      <w:pPr>
        <w:ind w:left="6480" w:hanging="360"/>
      </w:pPr>
      <w:rPr/>
    </w:lvl>
  </w:abstractNum>
  <w:abstractNum w:abstractNumId="2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Letter"/>
      <w:lvlText w:val="(%3)"/>
      <w:lvlJc w:val="left"/>
      <w:pPr>
        <w:ind w:left="2160" w:hanging="360"/>
      </w:pPr>
      <w:rPr/>
    </w:lvl>
    <w:lvl w:ilvl="3">
      <w:start w:val="1"/>
      <w:numFmt w:val="lowerLetter"/>
      <w:lvlText w:val="(%4)"/>
      <w:lvlJc w:val="left"/>
      <w:pPr>
        <w:ind w:left="2880" w:hanging="360"/>
      </w:pPr>
      <w:rPr/>
    </w:lvl>
    <w:lvl w:ilvl="4">
      <w:start w:val="1"/>
      <w:numFmt w:val="lowerLetter"/>
      <w:lvlText w:val="(%5)"/>
      <w:lvlJc w:val="left"/>
      <w:pPr>
        <w:ind w:left="3600" w:hanging="360"/>
      </w:pPr>
      <w:rPr/>
    </w:lvl>
    <w:lvl w:ilvl="5">
      <w:start w:val="1"/>
      <w:numFmt w:val="lowerLetter"/>
      <w:lvlText w:val="(%6)"/>
      <w:lvlJc w:val="left"/>
      <w:pPr>
        <w:ind w:left="4320" w:hanging="360"/>
      </w:pPr>
      <w:rPr/>
    </w:lvl>
    <w:lvl w:ilvl="6">
      <w:start w:val="1"/>
      <w:numFmt w:val="lowerLetter"/>
      <w:lvlText w:val="(%7)"/>
      <w:lvlJc w:val="left"/>
      <w:pPr>
        <w:ind w:left="5040" w:hanging="360"/>
      </w:pPr>
      <w:rPr/>
    </w:lvl>
    <w:lvl w:ilvl="7">
      <w:start w:val="1"/>
      <w:numFmt w:val="lowerLetter"/>
      <w:lvlText w:val="(%8)"/>
      <w:lvlJc w:val="left"/>
      <w:pPr>
        <w:ind w:left="5760" w:hanging="360"/>
      </w:pPr>
      <w:rPr/>
    </w:lvl>
    <w:lvl w:ilvl="8">
      <w:start w:val="1"/>
      <w:numFmt w:val="lowerLetter"/>
      <w:lvlText w:val="(%9)"/>
      <w:lvlJc w:val="left"/>
      <w:pPr>
        <w:ind w:left="6480" w:hanging="360"/>
      </w:pPr>
      <w:rPr/>
    </w:lvl>
  </w:abstractNum>
  <w:abstractNum w:abstractNumId="2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tr"/>
      </w:rPr>
    </w:rPrDefault>
    <w:pPrDefault>
      <w:pPr>
        <w:spacing w:after="12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360" w:lineRule="auto"/>
    </w:pPr>
    <w:rPr>
      <w:rFonts w:ascii="Times New Roman" w:cs="Times New Roman" w:eastAsia="Times New Roman" w:hAnsi="Times New Roman"/>
      <w:b w:val="1"/>
      <w:bCs w:val="1"/>
      <w:sz w:val="28"/>
      <w:szCs w:val="28"/>
    </w:rPr>
  </w:style>
  <w:style w:type="paragraph" w:styleId="Heading2">
    <w:name w:val="heading 2"/>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Heading4">
    <w:name w:val="heading 4"/>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spacing w:after="120" w:before="120" w:line="360" w:lineRule="auto"/>
    </w:pPr>
    <w:rPr>
      <w:rFonts w:ascii="Times New Roman" w:cs="Times New Roman" w:eastAsia="Times New Roman" w:hAnsi="Times New Roman"/>
      <w:b w:val="1"/>
      <w:bCs w:val="1"/>
      <w:sz w:val="24"/>
      <w:szCs w:val="24"/>
    </w:rPr>
  </w:style>
  <w:style w:type="paragraph" w:styleId="Title">
    <w:name w:val="Title"/>
    <w:basedOn w:val="Normal"/>
    <w:next w:val="Normal"/>
    <w:pPr>
      <w:spacing w:after="80" w:line="240" w:lineRule="auto"/>
      <w:jc w:val="center"/>
    </w:pPr>
    <w:rPr>
      <w:rFonts w:ascii="Times New Roman" w:cs="Times New Roman" w:eastAsia="Times New Roman" w:hAnsi="Times New Roman"/>
      <w:b w:val="1"/>
      <w:bCs w:val="1"/>
      <w:sz w:val="36"/>
      <w:szCs w:val="36"/>
    </w:rPr>
  </w:style>
  <w:style w:type="paragraph" w:styleId="Subtitle">
    <w:name w:val="Subtitle"/>
    <w:basedOn w:val="Normal"/>
    <w:next w:val="Normal"/>
    <w:pPr>
      <w:spacing w:after="80" w:line="240" w:lineRule="auto"/>
      <w:jc w:val="center"/>
    </w:pPr>
    <w:rPr>
      <w:rFonts w:ascii="Times New Roman" w:cs="Times New Roman" w:eastAsia="Times New Roman" w:hAnsi="Times New Roman"/>
      <w:b w:val="1"/>
      <w:bCs w:val="1"/>
      <w:sz w:val="28"/>
      <w:szCs w:val="28"/>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8">
    <w:basedOn w:val="TableNormal"/>
    <w:tblPr>
      <w:tblStyleRowBandSize w:val="1"/>
      <w:tblStyleColBandSize w:val="1"/>
      <w:tblCellMar>
        <w:top w:w="0.0" w:type="dxa"/>
        <w:left w:w="115.0" w:type="dxa"/>
        <w:bottom w:w="0.0" w:type="dxa"/>
        <w:right w:w="115.0" w:type="dxa"/>
      </w:tblCellMar>
    </w:tblPr>
  </w:style>
  <w:style w:type="table" w:styleId="Table5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7">
    <w:basedOn w:val="TableNormal"/>
    <w:tblPr>
      <w:tblStyleRowBandSize w:val="1"/>
      <w:tblStyleColBandSize w:val="1"/>
      <w:tblCellMar>
        <w:top w:w="0.0" w:type="dxa"/>
        <w:left w:w="115.0" w:type="dxa"/>
        <w:bottom w:w="0.0" w:type="dxa"/>
        <w:right w:w="115.0" w:type="dxa"/>
      </w:tblCellMar>
    </w:tblPr>
  </w:style>
  <w:style w:type="table" w:styleId="Table6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9">
    <w:basedOn w:val="TableNormal"/>
    <w:tblPr>
      <w:tblStyleRowBandSize w:val="1"/>
      <w:tblStyleColBandSize w:val="1"/>
      <w:tblCellMar>
        <w:top w:w="0.0" w:type="dxa"/>
        <w:left w:w="115.0" w:type="dxa"/>
        <w:bottom w:w="0.0" w:type="dxa"/>
        <w:right w:w="115.0" w:type="dxa"/>
      </w:tblCellMar>
    </w:tblPr>
  </w:style>
  <w:style w:type="table" w:styleId="Table70">
    <w:basedOn w:val="TableNormal"/>
    <w:tblPr>
      <w:tblStyleRowBandSize w:val="1"/>
      <w:tblStyleColBandSize w:val="1"/>
      <w:tblCellMar>
        <w:top w:w="0.0" w:type="dxa"/>
        <w:left w:w="115.0" w:type="dxa"/>
        <w:bottom w:w="0.0" w:type="dxa"/>
        <w:right w:w="115.0" w:type="dxa"/>
      </w:tblCellMar>
    </w:tblPr>
  </w:style>
  <w:style w:type="table" w:styleId="Table7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3">
    <w:basedOn w:val="TableNormal"/>
    <w:tblPr>
      <w:tblStyleRowBandSize w:val="1"/>
      <w:tblStyleColBandSize w:val="1"/>
      <w:tblCellMar>
        <w:top w:w="0.0" w:type="dxa"/>
        <w:left w:w="115.0" w:type="dxa"/>
        <w:bottom w:w="0.0" w:type="dxa"/>
        <w:right w:w="115.0" w:type="dxa"/>
      </w:tblCellMar>
    </w:tblPr>
  </w:style>
  <w:style w:type="table" w:styleId="Table74">
    <w:basedOn w:val="TableNormal"/>
    <w:tblPr>
      <w:tblStyleRowBandSize w:val="1"/>
      <w:tblStyleColBandSize w:val="1"/>
      <w:tblCellMar>
        <w:top w:w="0.0" w:type="dxa"/>
        <w:left w:w="0.0" w:type="dxa"/>
        <w:bottom w:w="0.0" w:type="dxa"/>
        <w:right w:w="0.0" w:type="dxa"/>
      </w:tblCellMar>
    </w:tblPr>
    <w:tblStylePr w:type="firstRow">
      <w:tcPr>
        <w:tcBorders>
          <w:bottom w:color="000000" w:space="0" w:sz="0" w:val="nil"/>
        </w:tcBorders>
        <w:vAlign w:val="bottom"/>
      </w:tcPr>
    </w:tblStylePr>
  </w:style>
  <w:style w:type="table" w:styleId="Table7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6">
    <w:basedOn w:val="TableNormal"/>
    <w:tblPr>
      <w:tblStyleRowBandSize w:val="1"/>
      <w:tblStyleColBandSize w:val="1"/>
      <w:tblCellMar>
        <w:top w:w="0.0" w:type="dxa"/>
        <w:left w:w="0.0" w:type="dxa"/>
        <w:bottom w:w="0.0" w:type="dxa"/>
        <w:right w:w="0.0" w:type="dxa"/>
      </w:tblCellMar>
    </w:tblPr>
    <w:tblStylePr w:type="firstRow">
      <w:tcPr>
        <w:tcBorders>
          <w:bottom w:color="000000" w:space="0" w:sz="0" w:val="nil"/>
        </w:tcBorders>
        <w:vAlign w:val="bottom"/>
      </w:tcPr>
    </w:tblStylePr>
  </w:style>
  <w:style w:type="table" w:styleId="Table7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0">
    <w:basedOn w:val="TableNormal"/>
    <w:tblPr>
      <w:tblStyleRowBandSize w:val="1"/>
      <w:tblStyleColBandSize w:val="1"/>
      <w:tblCellMar>
        <w:top w:w="0.0" w:type="dxa"/>
        <w:left w:w="115.0" w:type="dxa"/>
        <w:bottom w:w="0.0" w:type="dxa"/>
        <w:right w:w="115.0" w:type="dxa"/>
      </w:tblCellMar>
    </w:tblPr>
  </w:style>
  <w:style w:type="table" w:styleId="Table8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11/pedi.13452" TargetMode="External"/><Relationship Id="rId190" Type="http://schemas.openxmlformats.org/officeDocument/2006/relationships/hyperlink" Target="https://doi.org/10.1258/jhsrp.2007.007074" TargetMode="External"/><Relationship Id="rId42" Type="http://schemas.openxmlformats.org/officeDocument/2006/relationships/hyperlink" Target="https://doi.org/10.21764/maeuefd.340206" TargetMode="External"/><Relationship Id="rId41" Type="http://schemas.openxmlformats.org/officeDocument/2006/relationships/hyperlink" Target="https://doi.org/10.1016/j.pedn.2026.01.040" TargetMode="External"/><Relationship Id="rId44" Type="http://schemas.openxmlformats.org/officeDocument/2006/relationships/hyperlink" Target="https://doi.org/10.2337/dc26-S014" TargetMode="External"/><Relationship Id="rId194" Type="http://schemas.openxmlformats.org/officeDocument/2006/relationships/hyperlink" Target="https://doi.org/10.1111/j.2044-8341.1979.tb02487.x" TargetMode="External"/><Relationship Id="rId43" Type="http://schemas.openxmlformats.org/officeDocument/2006/relationships/hyperlink" Target="https://turkjfampract.org/article/view/208" TargetMode="External"/><Relationship Id="rId193" Type="http://schemas.openxmlformats.org/officeDocument/2006/relationships/hyperlink" Target="https://doi.org/10.4274/jcrpe.galenos.2024.2024-4-7" TargetMode="External"/><Relationship Id="rId46" Type="http://schemas.openxmlformats.org/officeDocument/2006/relationships/hyperlink" Target="https://doi.org/10.1037/amp0000191" TargetMode="External"/><Relationship Id="rId192" Type="http://schemas.openxmlformats.org/officeDocument/2006/relationships/hyperlink" Target="https://doi.org/10.1037/1082-989X.11.2.127" TargetMode="External"/><Relationship Id="rId45" Type="http://schemas.openxmlformats.org/officeDocument/2006/relationships/hyperlink" Target="https://tez.yok.gov.tr/UlusalTezMerkezi/tezDetay.jsp?id=hJ3EPiUcex4VqnPi_fClcA&amp;no=hJ3EPiUcex4VqnPi_fClcA" TargetMode="External"/><Relationship Id="rId191" Type="http://schemas.openxmlformats.org/officeDocument/2006/relationships/hyperlink" Target="https://doi.org/10.1016/j.diabres.2021.109083" TargetMode="External"/><Relationship Id="rId48" Type="http://schemas.openxmlformats.org/officeDocument/2006/relationships/hyperlink" Target="https://doi.org/10.1111/j.1600-0447.1983.tb00338.x" TargetMode="External"/><Relationship Id="rId187" Type="http://schemas.openxmlformats.org/officeDocument/2006/relationships/hyperlink" Target="https://doi.org/10.3390/ijerph17072176" TargetMode="External"/><Relationship Id="rId47" Type="http://schemas.openxmlformats.org/officeDocument/2006/relationships/hyperlink" Target="https://doi.org/10.1027/1015-5759.21.1.56" TargetMode="External"/><Relationship Id="rId186" Type="http://schemas.openxmlformats.org/officeDocument/2006/relationships/hyperlink" Target="https://doi.org/10.1037/a0026802" TargetMode="External"/><Relationship Id="rId185" Type="http://schemas.openxmlformats.org/officeDocument/2006/relationships/hyperlink" Target="https://doi.org/10.1007/s10567-006-0001-5" TargetMode="External"/><Relationship Id="rId49" Type="http://schemas.openxmlformats.org/officeDocument/2006/relationships/hyperlink" Target="https://doi.org/10.1016/S0191-8869(98)00192-5" TargetMode="External"/><Relationship Id="rId184" Type="http://schemas.openxmlformats.org/officeDocument/2006/relationships/hyperlink" Target="https://doi.org/10.1007/s11136-017-1765-4" TargetMode="External"/><Relationship Id="rId189" Type="http://schemas.openxmlformats.org/officeDocument/2006/relationships/hyperlink" Target="https://doi.org/10.1097/acm.0000000000000388" TargetMode="External"/><Relationship Id="rId188" Type="http://schemas.openxmlformats.org/officeDocument/2006/relationships/hyperlink" Target="https://doi.org/10.1080/10705510701575396" TargetMode="External"/><Relationship Id="rId31" Type="http://schemas.openxmlformats.org/officeDocument/2006/relationships/image" Target="media/image5.png"/><Relationship Id="rId30" Type="http://schemas.openxmlformats.org/officeDocument/2006/relationships/image" Target="media/image7.png"/><Relationship Id="rId33" Type="http://schemas.openxmlformats.org/officeDocument/2006/relationships/image" Target="media/image16.png"/><Relationship Id="rId183" Type="http://schemas.openxmlformats.org/officeDocument/2006/relationships/hyperlink" Target="https://doi.org/10.5334/pb.493" TargetMode="External"/><Relationship Id="rId32" Type="http://schemas.openxmlformats.org/officeDocument/2006/relationships/image" Target="media/image2.png"/><Relationship Id="rId182" Type="http://schemas.openxmlformats.org/officeDocument/2006/relationships/hyperlink" Target="https://doi.org/10.3758/s13428-020-01398-0" TargetMode="External"/><Relationship Id="rId35" Type="http://schemas.openxmlformats.org/officeDocument/2006/relationships/image" Target="media/image6.png"/><Relationship Id="rId181" Type="http://schemas.openxmlformats.org/officeDocument/2006/relationships/hyperlink" Target="https://doi.org/10.1080/00273171.2011.606716" TargetMode="External"/><Relationship Id="rId34" Type="http://schemas.openxmlformats.org/officeDocument/2006/relationships/image" Target="media/image12.png"/><Relationship Id="rId180" Type="http://schemas.openxmlformats.org/officeDocument/2006/relationships/hyperlink" Target="https://doi.org/10.1146/annurev-clinpsy-032813-153700" TargetMode="External"/><Relationship Id="rId37" Type="http://schemas.openxmlformats.org/officeDocument/2006/relationships/hyperlink" Target="https://doi.org/10.1111/pedi.13443" TargetMode="External"/><Relationship Id="rId176" Type="http://schemas.openxmlformats.org/officeDocument/2006/relationships/hyperlink" Target="https://doi.org/10.1007/s10654-016-0139-5" TargetMode="External"/><Relationship Id="rId36" Type="http://schemas.openxmlformats.org/officeDocument/2006/relationships/hyperlink" Target="https://doi.org/10.1093/jpepsy/jsad070" TargetMode="External"/><Relationship Id="rId175" Type="http://schemas.openxmlformats.org/officeDocument/2006/relationships/hyperlink" Target="https://doi.org/10.1177/1074840720977177" TargetMode="External"/><Relationship Id="rId39" Type="http://schemas.openxmlformats.org/officeDocument/2006/relationships/hyperlink" Target="https://doi.org/10.4274/jcrpe.1745" TargetMode="External"/><Relationship Id="rId174" Type="http://schemas.openxmlformats.org/officeDocument/2006/relationships/hyperlink" Target="https://doi.org/10.1177/26350106261442180" TargetMode="External"/><Relationship Id="rId38" Type="http://schemas.openxmlformats.org/officeDocument/2006/relationships/hyperlink" Target="https://doi.org/10.1037/0033-2909.101.2.213" TargetMode="External"/><Relationship Id="rId173" Type="http://schemas.openxmlformats.org/officeDocument/2006/relationships/hyperlink" Target="https://doi.org/10.1016/S0272-7358(98)00100-7" TargetMode="External"/><Relationship Id="rId179" Type="http://schemas.openxmlformats.org/officeDocument/2006/relationships/hyperlink" Target="https://doi.org/10.1177/1049732315617444" TargetMode="External"/><Relationship Id="rId178" Type="http://schemas.openxmlformats.org/officeDocument/2006/relationships/hyperlink" Target="https://doi.org/10.1080/15402002.2019.1647207" TargetMode="External"/><Relationship Id="rId177" Type="http://schemas.openxmlformats.org/officeDocument/2006/relationships/hyperlink" Target="https://doi.org/10.1027/1614-2241.1.3.86" TargetMode="External"/><Relationship Id="rId20" Type="http://schemas.openxmlformats.org/officeDocument/2006/relationships/image" Target="media/image4.png"/><Relationship Id="rId22" Type="http://schemas.openxmlformats.org/officeDocument/2006/relationships/image" Target="media/image13.png"/><Relationship Id="rId21" Type="http://schemas.openxmlformats.org/officeDocument/2006/relationships/image" Target="media/image15.png"/><Relationship Id="rId24" Type="http://schemas.openxmlformats.org/officeDocument/2006/relationships/image" Target="media/image17.png"/><Relationship Id="rId23" Type="http://schemas.openxmlformats.org/officeDocument/2006/relationships/image" Target="media/image21.png"/><Relationship Id="rId26" Type="http://schemas.openxmlformats.org/officeDocument/2006/relationships/image" Target="media/image26.png"/><Relationship Id="rId25" Type="http://schemas.openxmlformats.org/officeDocument/2006/relationships/image" Target="media/image3.png"/><Relationship Id="rId28" Type="http://schemas.openxmlformats.org/officeDocument/2006/relationships/image" Target="media/image20.png"/><Relationship Id="rId27" Type="http://schemas.openxmlformats.org/officeDocument/2006/relationships/image" Target="media/image9.png"/><Relationship Id="rId29" Type="http://schemas.openxmlformats.org/officeDocument/2006/relationships/image" Target="media/image1.png"/><Relationship Id="rId11" Type="http://schemas.openxmlformats.org/officeDocument/2006/relationships/image" Target="media/image29.png"/><Relationship Id="rId10" Type="http://schemas.openxmlformats.org/officeDocument/2006/relationships/image" Target="media/image31.png"/><Relationship Id="rId13" Type="http://schemas.openxmlformats.org/officeDocument/2006/relationships/image" Target="media/image30.png"/><Relationship Id="rId12" Type="http://schemas.openxmlformats.org/officeDocument/2006/relationships/image" Target="media/image27.png"/><Relationship Id="rId15" Type="http://schemas.openxmlformats.org/officeDocument/2006/relationships/image" Target="media/image22.png"/><Relationship Id="rId198" Type="http://schemas.openxmlformats.org/officeDocument/2006/relationships/hyperlink" Target="https://doi.org/10.3389/fpsyg.2019.01214" TargetMode="External"/><Relationship Id="rId14" Type="http://schemas.openxmlformats.org/officeDocument/2006/relationships/image" Target="media/image14.png"/><Relationship Id="rId197" Type="http://schemas.openxmlformats.org/officeDocument/2006/relationships/hyperlink" Target="https://doi.org/10.1111/j.1600-0447.1980.tb00581.x" TargetMode="External"/><Relationship Id="rId17" Type="http://schemas.openxmlformats.org/officeDocument/2006/relationships/image" Target="media/image32.png"/><Relationship Id="rId196" Type="http://schemas.openxmlformats.org/officeDocument/2006/relationships/hyperlink" Target="https://doi.org/10.1016/j.comppsych.2011.01.009" TargetMode="External"/><Relationship Id="rId16" Type="http://schemas.openxmlformats.org/officeDocument/2006/relationships/image" Target="media/image24.png"/><Relationship Id="rId195" Type="http://schemas.openxmlformats.org/officeDocument/2006/relationships/hyperlink" Target="https://doi.org/10.1016/j.comppsych.2009.08.003" TargetMode="External"/><Relationship Id="rId19" Type="http://schemas.openxmlformats.org/officeDocument/2006/relationships/image" Target="media/image23.png"/><Relationship Id="rId18" Type="http://schemas.openxmlformats.org/officeDocument/2006/relationships/image" Target="media/image33.png"/><Relationship Id="rId199" Type="http://schemas.openxmlformats.org/officeDocument/2006/relationships/hyperlink" Target="https://doi.org/10.1093/jpepsy/jst020" TargetMode="External"/><Relationship Id="rId84" Type="http://schemas.openxmlformats.org/officeDocument/2006/relationships/hyperlink" Target="https://doi.org/10.1037/1040-3590.6.4.284" TargetMode="External"/><Relationship Id="rId83" Type="http://schemas.openxmlformats.org/officeDocument/2006/relationships/hyperlink" Target="https://doi.org/10.1207/S15328007SEM0902_5" TargetMode="External"/><Relationship Id="rId86" Type="http://schemas.openxmlformats.org/officeDocument/2006/relationships/hyperlink" Target="https://doi.org/10.1037/1040-3590.7.3.309" TargetMode="External"/><Relationship Id="rId85" Type="http://schemas.openxmlformats.org/officeDocument/2006/relationships/hyperlink" Target="https://doi.org/10.1111/rssb.12348" TargetMode="External"/><Relationship Id="rId88" Type="http://schemas.openxmlformats.org/officeDocument/2006/relationships/hyperlink" Target="https://doi.org/10.1177/1049732316628835" TargetMode="External"/><Relationship Id="rId150" Type="http://schemas.openxmlformats.org/officeDocument/2006/relationships/hyperlink" Target="https://doi.org/10.1177/1074840703255435" TargetMode="External"/><Relationship Id="rId87" Type="http://schemas.openxmlformats.org/officeDocument/2006/relationships/hyperlink" Target="https://doi.org/10.1136/bmj.g7594" TargetMode="External"/><Relationship Id="rId89" Type="http://schemas.openxmlformats.org/officeDocument/2006/relationships/hyperlink" Target="https://doi.org/10.1146/annurev-clinpsy-032511-143108" TargetMode="External"/><Relationship Id="rId80" Type="http://schemas.openxmlformats.org/officeDocument/2006/relationships/hyperlink" Target="https://doi.org/10.1136/bmj-2024-081477" TargetMode="External"/><Relationship Id="rId82" Type="http://schemas.openxmlformats.org/officeDocument/2006/relationships/hyperlink" Target="https://doi.org/10.3389/fendo.2023.1095729" TargetMode="External"/><Relationship Id="rId81" Type="http://schemas.openxmlformats.org/officeDocument/2006/relationships/hyperlink" Target="https://doi.org/10.1080/1070551070130183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149" Type="http://schemas.openxmlformats.org/officeDocument/2006/relationships/hyperlink" Target="https://doi.org/10.1093/jpepsy/jsaf017" TargetMode="External"/><Relationship Id="rId4" Type="http://schemas.openxmlformats.org/officeDocument/2006/relationships/fontTable" Target="fontTable.xml"/><Relationship Id="rId148" Type="http://schemas.openxmlformats.org/officeDocument/2006/relationships/hyperlink" Target="https://doi.org/10.1016/j.giq.2023.101805" TargetMode="External"/><Relationship Id="rId9" Type="http://schemas.openxmlformats.org/officeDocument/2006/relationships/image" Target="media/image25.png"/><Relationship Id="rId143" Type="http://schemas.openxmlformats.org/officeDocument/2006/relationships/hyperlink" Target="https://doi.org/10.1080/10705519909540118" TargetMode="External"/><Relationship Id="rId142" Type="http://schemas.openxmlformats.org/officeDocument/2006/relationships/hyperlink" Target="https://doi.org/10.4324/9781315650982" TargetMode="External"/><Relationship Id="rId141" Type="http://schemas.openxmlformats.org/officeDocument/2006/relationships/hyperlink" Target="https://doi.org/10.1007/BF02289447" TargetMode="External"/><Relationship Id="rId140" Type="http://schemas.openxmlformats.org/officeDocument/2006/relationships/hyperlink" Target="https://doi.org/10.1136/bmj-2024-081123" TargetMode="External"/><Relationship Id="rId261" Type="http://schemas.openxmlformats.org/officeDocument/2006/relationships/image" Target="media/image8.png"/><Relationship Id="rId5" Type="http://schemas.openxmlformats.org/officeDocument/2006/relationships/footnotes" Target="footnotes.xml"/><Relationship Id="rId147" Type="http://schemas.openxmlformats.org/officeDocument/2006/relationships/hyperlink" Target="https://doi.org/10.1093/jpepsy/jsm104" TargetMode="External"/><Relationship Id="rId6" Type="http://schemas.openxmlformats.org/officeDocument/2006/relationships/numbering" Target="numbering.xml"/><Relationship Id="rId146" Type="http://schemas.openxmlformats.org/officeDocument/2006/relationships/hyperlink" Target="https://doi.org/10.1007/s11892-011-0222-y" TargetMode="External"/><Relationship Id="rId7" Type="http://schemas.openxmlformats.org/officeDocument/2006/relationships/styles" Target="styles.xml"/><Relationship Id="rId145" Type="http://schemas.openxmlformats.org/officeDocument/2006/relationships/hyperlink" Target="https://doi.org/10.1093/jpepsy/jsaf078" TargetMode="External"/><Relationship Id="rId8" Type="http://schemas.openxmlformats.org/officeDocument/2006/relationships/image" Target="media/image28.png"/><Relationship Id="rId144" Type="http://schemas.openxmlformats.org/officeDocument/2006/relationships/hyperlink" Target="https://doi.org/10.1214/10-sts321" TargetMode="External"/><Relationship Id="rId73" Type="http://schemas.openxmlformats.org/officeDocument/2006/relationships/hyperlink" Target="https://doi.org/10.1037/a0015363" TargetMode="External"/><Relationship Id="rId72" Type="http://schemas.openxmlformats.org/officeDocument/2006/relationships/hyperlink" Target="https://doi.org/10.1016/j.cpr.2012.10.007" TargetMode="External"/><Relationship Id="rId75" Type="http://schemas.openxmlformats.org/officeDocument/2006/relationships/hyperlink" Target="https://doi.org/10.18637/jss.v080.i01" TargetMode="External"/><Relationship Id="rId74" Type="http://schemas.openxmlformats.org/officeDocument/2006/relationships/hyperlink" Target="https://doi.org/10.18637/jss.v045.i03" TargetMode="External"/><Relationship Id="rId77" Type="http://schemas.openxmlformats.org/officeDocument/2006/relationships/hyperlink" Target="https://doi.org/10.1177/002076409303900105" TargetMode="External"/><Relationship Id="rId260" Type="http://schemas.openxmlformats.org/officeDocument/2006/relationships/image" Target="media/image19.png"/><Relationship Id="rId76" Type="http://schemas.openxmlformats.org/officeDocument/2006/relationships/hyperlink" Target="https://doi.org/10.1111/dme.15503" TargetMode="External"/><Relationship Id="rId79" Type="http://schemas.openxmlformats.org/officeDocument/2006/relationships/hyperlink" Target="https://doi.org/10.1111/jspn.12308" TargetMode="External"/><Relationship Id="rId78" Type="http://schemas.openxmlformats.org/officeDocument/2006/relationships/hyperlink" Target="https://doi.org/10.1007/s00431-024-05650-z" TargetMode="External"/><Relationship Id="rId71" Type="http://schemas.openxmlformats.org/officeDocument/2006/relationships/hyperlink" Target="https://doi.org/10.1016/j.psyneuen.2016.04.019" TargetMode="External"/><Relationship Id="rId70" Type="http://schemas.openxmlformats.org/officeDocument/2006/relationships/hyperlink" Target="https://doi.org/10.1080/2159676X.2019.1704846" TargetMode="External"/><Relationship Id="rId139" Type="http://schemas.openxmlformats.org/officeDocument/2006/relationships/hyperlink" Target="https://doi.org/10.1198/000313001300339897" TargetMode="External"/><Relationship Id="rId138" Type="http://schemas.openxmlformats.org/officeDocument/2006/relationships/hyperlink" Target="https://psikolog.org.tr/tr/yayinlar/dergiler/1031828/tpd1300443319890000m000366.pdf" TargetMode="External"/><Relationship Id="rId259" Type="http://schemas.openxmlformats.org/officeDocument/2006/relationships/image" Target="media/image18.png"/><Relationship Id="rId137" Type="http://schemas.openxmlformats.org/officeDocument/2006/relationships/hyperlink" Target="https://doi.org/10.1016/j.pcl.2023.08.003" TargetMode="External"/><Relationship Id="rId258" Type="http://schemas.openxmlformats.org/officeDocument/2006/relationships/hyperlink" Target="https://doi.org/10.1001/jama.2013.6285" TargetMode="External"/><Relationship Id="rId132" Type="http://schemas.openxmlformats.org/officeDocument/2006/relationships/hyperlink" Target="https://doi.org/10.1159/000543035" TargetMode="External"/><Relationship Id="rId253" Type="http://schemas.openxmlformats.org/officeDocument/2006/relationships/hyperlink" Target="https://doi.org/10.1111/dme.13063" TargetMode="External"/><Relationship Id="rId131" Type="http://schemas.openxmlformats.org/officeDocument/2006/relationships/hyperlink" Target="https://doi.org/10.1186/s12902-022-01045-z" TargetMode="External"/><Relationship Id="rId252" Type="http://schemas.openxmlformats.org/officeDocument/2006/relationships/hyperlink" Target="https://doi.org/10.1111/dme.15254" TargetMode="External"/><Relationship Id="rId130" Type="http://schemas.openxmlformats.org/officeDocument/2006/relationships/hyperlink" Target="https://doi.org/10.1007/s11892-015-0694-2" TargetMode="External"/><Relationship Id="rId251" Type="http://schemas.openxmlformats.org/officeDocument/2006/relationships/hyperlink" Target="https://doi.org/10.1111/pedi.13428" TargetMode="External"/><Relationship Id="rId250" Type="http://schemas.openxmlformats.org/officeDocument/2006/relationships/hyperlink" Target="https://doi.org/10.1177/0145721712445216" TargetMode="External"/><Relationship Id="rId136" Type="http://schemas.openxmlformats.org/officeDocument/2006/relationships/hyperlink" Target="https://doi.org/10.1097/01.ede.0000135174.63482.43" TargetMode="External"/><Relationship Id="rId257" Type="http://schemas.openxmlformats.org/officeDocument/2006/relationships/hyperlink" Target="https://doi.org/10.20429/jgpha.2019.070217" TargetMode="External"/><Relationship Id="rId135" Type="http://schemas.openxmlformats.org/officeDocument/2006/relationships/hyperlink" Target="https://doi.org/10.1371/journal.pcbi.1013588" TargetMode="External"/><Relationship Id="rId256" Type="http://schemas.openxmlformats.org/officeDocument/2006/relationships/hyperlink" Target="https://doi.org/10.14744/semb.2024.21456" TargetMode="External"/><Relationship Id="rId134" Type="http://schemas.openxmlformats.org/officeDocument/2006/relationships/hyperlink" Target="https://doi.org/10.1111/j.1399-5448.2010.00661.x" TargetMode="External"/><Relationship Id="rId255" Type="http://schemas.openxmlformats.org/officeDocument/2006/relationships/hyperlink" Target="https://doi.org/10.2337/dc16-2053" TargetMode="External"/><Relationship Id="rId133" Type="http://schemas.openxmlformats.org/officeDocument/2006/relationships/hyperlink" Target="https://doi.org/10.1037/a0038889" TargetMode="External"/><Relationship Id="rId254" Type="http://schemas.openxmlformats.org/officeDocument/2006/relationships/hyperlink" Target="https://doi.org/10.1007/s11892-014-0546-5" TargetMode="External"/><Relationship Id="rId62" Type="http://schemas.openxmlformats.org/officeDocument/2006/relationships/hyperlink" Target="https://doi.org/10.1177/1049732316654870" TargetMode="External"/><Relationship Id="rId61" Type="http://schemas.openxmlformats.org/officeDocument/2006/relationships/hyperlink" Target="https://doi.org/10.1111/j.2517-6161.1995.tb02031.x" TargetMode="External"/><Relationship Id="rId64" Type="http://schemas.openxmlformats.org/officeDocument/2006/relationships/hyperlink" Target="https://doi.org/10.1016/S0140-6736(86)90837-8" TargetMode="External"/><Relationship Id="rId63" Type="http://schemas.openxmlformats.org/officeDocument/2006/relationships/hyperlink" Target="https://doi.org/10.1016/j.pedn.2024.03.022" TargetMode="External"/><Relationship Id="rId66" Type="http://schemas.openxmlformats.org/officeDocument/2006/relationships/hyperlink" Target="https://doi.org/10.1037/met0000476" TargetMode="External"/><Relationship Id="rId172" Type="http://schemas.openxmlformats.org/officeDocument/2006/relationships/hyperlink" Target="https://doi.org/10.1002/pon.4669" TargetMode="External"/><Relationship Id="rId65" Type="http://schemas.openxmlformats.org/officeDocument/2006/relationships/hyperlink" Target="https://doi.org/10.1111/pedi.13455" TargetMode="External"/><Relationship Id="rId171" Type="http://schemas.openxmlformats.org/officeDocument/2006/relationships/hyperlink" Target="https://doi.org/10.1080/01621459.1988.10478722" TargetMode="External"/><Relationship Id="rId68" Type="http://schemas.openxmlformats.org/officeDocument/2006/relationships/hyperlink" Target="https://doi.org/10.1191/1478088706qp063oa" TargetMode="External"/><Relationship Id="rId170" Type="http://schemas.openxmlformats.org/officeDocument/2006/relationships/hyperlink" Target="https://doi.org/10.1111/dme.70145" TargetMode="External"/><Relationship Id="rId67" Type="http://schemas.openxmlformats.org/officeDocument/2006/relationships/hyperlink" Target="https://doi.org/10.1111/1467-6494.t01-1-00001" TargetMode="External"/><Relationship Id="rId60" Type="http://schemas.openxmlformats.org/officeDocument/2006/relationships/hyperlink" Target="https://doi.org/10.1186/s12916-023-03039-7" TargetMode="External"/><Relationship Id="rId165" Type="http://schemas.openxmlformats.org/officeDocument/2006/relationships/hyperlink" Target="https://doi.org/10.2466/02.08.09.21.PR0.110.1.263-275" TargetMode="External"/><Relationship Id="rId69" Type="http://schemas.openxmlformats.org/officeDocument/2006/relationships/hyperlink" Target="https://doi.org/10.1080/2159676X.2019.1628806" TargetMode="External"/><Relationship Id="rId164" Type="http://schemas.openxmlformats.org/officeDocument/2006/relationships/hyperlink" Target="https://doi.org/10.3758/s13428-015-0619-7" TargetMode="External"/><Relationship Id="rId163" Type="http://schemas.openxmlformats.org/officeDocument/2006/relationships/hyperlink" Target="https://doi.org/10.1037/amp0000151" TargetMode="External"/><Relationship Id="rId162" Type="http://schemas.openxmlformats.org/officeDocument/2006/relationships/hyperlink" Target="https://doi.org/10.1111/dme.14443" TargetMode="External"/><Relationship Id="rId169" Type="http://schemas.openxmlformats.org/officeDocument/2006/relationships/hyperlink" Target="https://doi.org/10.1097/EDE.0b013e3181d61eeb" TargetMode="External"/><Relationship Id="rId168" Type="http://schemas.openxmlformats.org/officeDocument/2006/relationships/hyperlink" Target="https://doi.org/10.1136/bmjpo-2024-003189" TargetMode="External"/><Relationship Id="rId167" Type="http://schemas.openxmlformats.org/officeDocument/2006/relationships/hyperlink" Target="https://doi.org/10.1016/j.pedn.2017.06.002" TargetMode="External"/><Relationship Id="rId166" Type="http://schemas.openxmlformats.org/officeDocument/2006/relationships/hyperlink" Target="https://doi.org/10.1111/pedi.13418" TargetMode="External"/><Relationship Id="rId51" Type="http://schemas.openxmlformats.org/officeDocument/2006/relationships/hyperlink" Target="https://doi.org/10.1080/00273171.2011.568786" TargetMode="External"/><Relationship Id="rId50" Type="http://schemas.openxmlformats.org/officeDocument/2006/relationships/hyperlink" Target="https://doi.org/10.1002/sim.3697" TargetMode="External"/><Relationship Id="rId53" Type="http://schemas.openxmlformats.org/officeDocument/2006/relationships/hyperlink" Target="https://doi.org/10.1016/j.heliyon.2024.e27539" TargetMode="External"/><Relationship Id="rId52" Type="http://schemas.openxmlformats.org/officeDocument/2006/relationships/hyperlink" Target="https://doi.org/10.1002/sim.6607" TargetMode="External"/><Relationship Id="rId55" Type="http://schemas.openxmlformats.org/officeDocument/2006/relationships/hyperlink" Target="https://doi.org/10.1093/jpepsy/jsz089" TargetMode="External"/><Relationship Id="rId161" Type="http://schemas.openxmlformats.org/officeDocument/2006/relationships/hyperlink" Target="https://doi.org/10.1093/jpepsy/jsu067" TargetMode="External"/><Relationship Id="rId54" Type="http://schemas.openxmlformats.org/officeDocument/2006/relationships/hyperlink" Target="https://doi.org/10.1371/journal.pbio.3000937" TargetMode="External"/><Relationship Id="rId160" Type="http://schemas.openxmlformats.org/officeDocument/2006/relationships/hyperlink" Target="https://doi.org/10.1177/2515245918770963" TargetMode="External"/><Relationship Id="rId57" Type="http://schemas.openxmlformats.org/officeDocument/2006/relationships/hyperlink" Target="https://doi.org/10.1016/0272-7358(88)90050-5" TargetMode="External"/><Relationship Id="rId56" Type="http://schemas.openxmlformats.org/officeDocument/2006/relationships/hyperlink" Target="https://doi.org/10.1037/h0030372" TargetMode="External"/><Relationship Id="rId159" Type="http://schemas.openxmlformats.org/officeDocument/2006/relationships/hyperlink" Target="https://doi.org/10.1093/geronb/gby065" TargetMode="External"/><Relationship Id="rId59" Type="http://schemas.openxmlformats.org/officeDocument/2006/relationships/hyperlink" Target="https://doi.org/10.1111/dom.16501" TargetMode="External"/><Relationship Id="rId154" Type="http://schemas.openxmlformats.org/officeDocument/2006/relationships/hyperlink" Target="https://doi.org/10.1046/j.1365-2648.2003.02643.x" TargetMode="External"/><Relationship Id="rId58" Type="http://schemas.openxmlformats.org/officeDocument/2006/relationships/hyperlink" Target="https://doi.org/10.1001/archpsyc.1961.01710120031004" TargetMode="External"/><Relationship Id="rId153" Type="http://schemas.openxmlformats.org/officeDocument/2006/relationships/hyperlink" Target="https://doi.org/10.1007/s10964-016-0524-0" TargetMode="External"/><Relationship Id="rId152" Type="http://schemas.openxmlformats.org/officeDocument/2006/relationships/hyperlink" Target="https://doi.org/10.1016/j.jcm.2016.02.012" TargetMode="External"/><Relationship Id="rId151" Type="http://schemas.openxmlformats.org/officeDocument/2006/relationships/hyperlink" Target="https://doi.org/10.1177/1074840711427294" TargetMode="External"/><Relationship Id="rId158" Type="http://schemas.openxmlformats.org/officeDocument/2006/relationships/hyperlink" Target="https://doi.org/10.1177/1948550617697177" TargetMode="External"/><Relationship Id="rId157" Type="http://schemas.openxmlformats.org/officeDocument/2006/relationships/hyperlink" Target="https://doi.org/10.1067/mpd.2003.138" TargetMode="External"/><Relationship Id="rId156" Type="http://schemas.openxmlformats.org/officeDocument/2006/relationships/hyperlink" Target="https://doi.org/10.4183/aeb.2024.477" TargetMode="External"/><Relationship Id="rId155" Type="http://schemas.openxmlformats.org/officeDocument/2006/relationships/hyperlink" Target="https://doi.org/10.1177/2515245918771304" TargetMode="External"/><Relationship Id="rId107" Type="http://schemas.openxmlformats.org/officeDocument/2006/relationships/hyperlink" Target="https://doi.org/10.1177/1049732310376520" TargetMode="External"/><Relationship Id="rId228" Type="http://schemas.openxmlformats.org/officeDocument/2006/relationships/hyperlink" Target="https://doi.org/10.5116/ijme.4dfb.8dfd" TargetMode="External"/><Relationship Id="rId106" Type="http://schemas.openxmlformats.org/officeDocument/2006/relationships/hyperlink" Target="https://doi.org/10.1037/met0000083" TargetMode="External"/><Relationship Id="rId227" Type="http://schemas.openxmlformats.org/officeDocument/2006/relationships/hyperlink" Target="https://doi.org/10.1159/000543156" TargetMode="External"/><Relationship Id="rId105" Type="http://schemas.openxmlformats.org/officeDocument/2006/relationships/hyperlink" Target="https://doi.org/10.5465/256822" TargetMode="External"/><Relationship Id="rId226" Type="http://schemas.openxmlformats.org/officeDocument/2006/relationships/hyperlink" Target="https://doi.org/10.1007/s00431-024-05826-7" TargetMode="External"/><Relationship Id="rId104" Type="http://schemas.openxmlformats.org/officeDocument/2006/relationships/hyperlink" Target="https://doi.org/10.1093/jpepsy/jsp068" TargetMode="External"/><Relationship Id="rId225" Type="http://schemas.openxmlformats.org/officeDocument/2006/relationships/hyperlink" Target="https://doi.org/10.4274/jcrpe.5028" TargetMode="External"/><Relationship Id="rId109" Type="http://schemas.openxmlformats.org/officeDocument/2006/relationships/hyperlink" Target="https://doi.org/10.1016/j.pedn.2023.10.024" TargetMode="External"/><Relationship Id="rId108" Type="http://schemas.openxmlformats.org/officeDocument/2006/relationships/hyperlink" Target="https://doi.org/10.1007/s00038-012-0416-3" TargetMode="External"/><Relationship Id="rId229" Type="http://schemas.openxmlformats.org/officeDocument/2006/relationships/hyperlink" Target="https://doi.org/10.1177/1049732311415288" TargetMode="External"/><Relationship Id="rId220" Type="http://schemas.openxmlformats.org/officeDocument/2006/relationships/hyperlink" Target="https://doi.org/10.3758/s13428-025-02812-1" TargetMode="External"/><Relationship Id="rId103" Type="http://schemas.openxmlformats.org/officeDocument/2006/relationships/hyperlink" Target="https://doi.org/10.5152/TurkArchPediatr.2023.23036" TargetMode="External"/><Relationship Id="rId224" Type="http://schemas.openxmlformats.org/officeDocument/2006/relationships/hyperlink" Target="https://doi.org/10.5152/npa.2015.7248" TargetMode="External"/><Relationship Id="rId102" Type="http://schemas.openxmlformats.org/officeDocument/2006/relationships/hyperlink" Target="https://doi.org/10.1111/bjop.12046" TargetMode="External"/><Relationship Id="rId223" Type="http://schemas.openxmlformats.org/officeDocument/2006/relationships/hyperlink" Target="https://doi.org/10.1007/s11892-014-0520-2" TargetMode="External"/><Relationship Id="rId101" Type="http://schemas.openxmlformats.org/officeDocument/2006/relationships/hyperlink" Target="https://www.ncbi.nlm.nih.gov/pubmed/26111288" TargetMode="External"/><Relationship Id="rId222" Type="http://schemas.openxmlformats.org/officeDocument/2006/relationships/hyperlink" Target="https://doi.org/10.1093/eurheartj/ehu207" TargetMode="External"/><Relationship Id="rId100" Type="http://schemas.openxmlformats.org/officeDocument/2006/relationships/hyperlink" Target="https://doi.org/10.4274/balkanmedj.galenos.2019.2019.7.142" TargetMode="External"/><Relationship Id="rId221" Type="http://schemas.openxmlformats.org/officeDocument/2006/relationships/hyperlink" Target="https://doi.org/10.1177/1745691616658637" TargetMode="External"/><Relationship Id="rId217" Type="http://schemas.openxmlformats.org/officeDocument/2006/relationships/hyperlink" Target="https://doi.org/10.1093/jpepsy/27.8.699" TargetMode="External"/><Relationship Id="rId216" Type="http://schemas.openxmlformats.org/officeDocument/2006/relationships/hyperlink" Target="https://doi.org/10.2307/1126465" TargetMode="External"/><Relationship Id="rId215" Type="http://schemas.openxmlformats.org/officeDocument/2006/relationships/hyperlink" Target="https://doi.org/10.1037/h0041114" TargetMode="External"/><Relationship Id="rId214" Type="http://schemas.openxmlformats.org/officeDocument/2006/relationships/hyperlink" Target="https://doi.org/10.3389/fcdhc.2026.1652578" TargetMode="External"/><Relationship Id="rId219" Type="http://schemas.openxmlformats.org/officeDocument/2006/relationships/hyperlink" Target="https://doi.org/10.1038/s41562-020-0912-z" TargetMode="External"/><Relationship Id="rId218" Type="http://schemas.openxmlformats.org/officeDocument/2006/relationships/hyperlink" Target="https://doi.org/10.1007/s11336-008-9101-0" TargetMode="External"/><Relationship Id="rId213" Type="http://schemas.openxmlformats.org/officeDocument/2006/relationships/hyperlink" Target="https://doi.org/10.1002/1098-240X(200008)23:4%3C334::AID-NUR9%3E3.0.CO;2-G" TargetMode="External"/><Relationship Id="rId212" Type="http://schemas.openxmlformats.org/officeDocument/2006/relationships/hyperlink" Target="https://doi.org/10.1007/BF03372160" TargetMode="External"/><Relationship Id="rId211" Type="http://schemas.openxmlformats.org/officeDocument/2006/relationships/hyperlink" Target="https://doi.org/10.1111/pedi.12350" TargetMode="External"/><Relationship Id="rId210" Type="http://schemas.openxmlformats.org/officeDocument/2006/relationships/hyperlink" Target="https://doi.org/10.1007/s10865-011-9354-4" TargetMode="External"/><Relationship Id="rId129" Type="http://schemas.openxmlformats.org/officeDocument/2006/relationships/hyperlink" Target="https://doi.org/10.1348/000711006X126600" TargetMode="External"/><Relationship Id="rId128" Type="http://schemas.openxmlformats.org/officeDocument/2006/relationships/hyperlink" Target="https://doi.org/10.1370/afm.1865" TargetMode="External"/><Relationship Id="rId249" Type="http://schemas.openxmlformats.org/officeDocument/2006/relationships/hyperlink" Target="https://doi.org/10.1111/1467-9566.12627" TargetMode="External"/><Relationship Id="rId127" Type="http://schemas.openxmlformats.org/officeDocument/2006/relationships/hyperlink" Target="https://doi.org/10.1111/2041-210X.12504" TargetMode="External"/><Relationship Id="rId248" Type="http://schemas.openxmlformats.org/officeDocument/2006/relationships/hyperlink" Target="https://doi.org/10.1111/1753-0407.70112" TargetMode="External"/><Relationship Id="rId126" Type="http://schemas.openxmlformats.org/officeDocument/2006/relationships/hyperlink" Target="https://doi.org/10.1007/s10567-020-00322-4" TargetMode="External"/><Relationship Id="rId247" Type="http://schemas.openxmlformats.org/officeDocument/2006/relationships/hyperlink" Target="https://doi.org/10.1111/bjhp.12409" TargetMode="External"/><Relationship Id="rId121" Type="http://schemas.openxmlformats.org/officeDocument/2006/relationships/hyperlink" Target="https://doi.org/10.1177/2515245919847202" TargetMode="External"/><Relationship Id="rId242" Type="http://schemas.openxmlformats.org/officeDocument/2006/relationships/hyperlink" Target="https://doi.org/10.1214/20-BA1221" TargetMode="External"/><Relationship Id="rId120" Type="http://schemas.openxmlformats.org/officeDocument/2006/relationships/hyperlink" Target="https://doi.org/10.3389/fped.2021.660173" TargetMode="External"/><Relationship Id="rId241" Type="http://schemas.openxmlformats.org/officeDocument/2006/relationships/hyperlink" Target="https://doi.org/10.7326/M16-2607" TargetMode="External"/><Relationship Id="rId240" Type="http://schemas.openxmlformats.org/officeDocument/2006/relationships/hyperlink" Target="https://doi.org/10.1371/journal.pmed.0040297" TargetMode="External"/><Relationship Id="rId125" Type="http://schemas.openxmlformats.org/officeDocument/2006/relationships/hyperlink" Target="https://doi.org/10.1007/s10567-010-0080-1" TargetMode="External"/><Relationship Id="rId246" Type="http://schemas.openxmlformats.org/officeDocument/2006/relationships/hyperlink" Target="https://doi.org/10.1016/j.cogpsych.2009.12.001" TargetMode="External"/><Relationship Id="rId124" Type="http://schemas.openxmlformats.org/officeDocument/2006/relationships/hyperlink" Target="https://doi.org/10.1037/0033-295X.106.3.458" TargetMode="External"/><Relationship Id="rId245" Type="http://schemas.openxmlformats.org/officeDocument/2006/relationships/hyperlink" Target="https://doi.org/10.3390/bs16060942" TargetMode="External"/><Relationship Id="rId123" Type="http://schemas.openxmlformats.org/officeDocument/2006/relationships/hyperlink" Target="https://doi.org/10.1006/ssre.1996.0010" TargetMode="External"/><Relationship Id="rId244" Type="http://schemas.openxmlformats.org/officeDocument/2006/relationships/hyperlink" Target="https://doi.org/10.1177/0272989X06295361" TargetMode="External"/><Relationship Id="rId122" Type="http://schemas.openxmlformats.org/officeDocument/2006/relationships/hyperlink" Target="https://www.ncbi.nlm.nih.gov/pubmed/3987418" TargetMode="External"/><Relationship Id="rId243" Type="http://schemas.openxmlformats.org/officeDocument/2006/relationships/hyperlink" Target="https://doi.org/10.1093/jpepsy/jsr081" TargetMode="External"/><Relationship Id="rId95" Type="http://schemas.openxmlformats.org/officeDocument/2006/relationships/hyperlink" Target="https://doi.org/10.1037/0033-2909.131.4.483" TargetMode="External"/><Relationship Id="rId94" Type="http://schemas.openxmlformats.org/officeDocument/2006/relationships/hyperlink" Target="https://doi.org/10.1037/a0038498" TargetMode="External"/><Relationship Id="rId97" Type="http://schemas.openxmlformats.org/officeDocument/2006/relationships/hyperlink" Target="https://doi.org/10.3389/fpsyg.2022.931296" TargetMode="External"/><Relationship Id="rId96" Type="http://schemas.openxmlformats.org/officeDocument/2006/relationships/hyperlink" Target="https://doi.org/10.1016/j.cpr.2021.102114" TargetMode="External"/><Relationship Id="rId99" Type="http://schemas.openxmlformats.org/officeDocument/2006/relationships/hyperlink" Target="https://doi.org/10.1016/s0140-6736(18)31320-5" TargetMode="External"/><Relationship Id="rId98" Type="http://schemas.openxmlformats.org/officeDocument/2006/relationships/hyperlink" Target="https://doi.org/10.1007/BF02895149" TargetMode="External"/><Relationship Id="rId91" Type="http://schemas.openxmlformats.org/officeDocument/2006/relationships/hyperlink" Target="https://doi.org/10.7816/nesne-06-12-02" TargetMode="External"/><Relationship Id="rId90" Type="http://schemas.openxmlformats.org/officeDocument/2006/relationships/hyperlink" Target="https://doi.org/10.1037/fsh0000305" TargetMode="External"/><Relationship Id="rId93" Type="http://schemas.openxmlformats.org/officeDocument/2006/relationships/hyperlink" Target="https://doi.org/10.1017/S0954579413000096" TargetMode="External"/><Relationship Id="rId92" Type="http://schemas.openxmlformats.org/officeDocument/2006/relationships/hyperlink" Target="https://doi.org/10.1037/0033-2909.113.3.487" TargetMode="External"/><Relationship Id="rId118" Type="http://schemas.openxmlformats.org/officeDocument/2006/relationships/hyperlink" Target="https://doi.org/10.1111/1475-6773.12117" TargetMode="External"/><Relationship Id="rId239" Type="http://schemas.openxmlformats.org/officeDocument/2006/relationships/hyperlink" Target="https://doi.org/10.1111/pedi.12942" TargetMode="External"/><Relationship Id="rId117" Type="http://schemas.openxmlformats.org/officeDocument/2006/relationships/hyperlink" Target="https://doi.org/10.1177/07067437221074430" TargetMode="External"/><Relationship Id="rId238" Type="http://schemas.openxmlformats.org/officeDocument/2006/relationships/hyperlink" Target="https://doi.org/10.1002/nop2.70673" TargetMode="External"/><Relationship Id="rId116" Type="http://schemas.openxmlformats.org/officeDocument/2006/relationships/hyperlink" Target="https://doi.org/10.1001/jamanetworkopen.2025.26353" TargetMode="External"/><Relationship Id="rId237" Type="http://schemas.openxmlformats.org/officeDocument/2006/relationships/hyperlink" Target="https://doi.org/10.1093/jpepsy/jsab064" TargetMode="External"/><Relationship Id="rId115" Type="http://schemas.openxmlformats.org/officeDocument/2006/relationships/hyperlink" Target="https://doi.org/10.4274/jcrpe.galenos.2025.2025-1-7" TargetMode="External"/><Relationship Id="rId236" Type="http://schemas.openxmlformats.org/officeDocument/2006/relationships/hyperlink" Target="https://doi.org/10.3389/fpsyg.2016.00769" TargetMode="External"/><Relationship Id="rId119" Type="http://schemas.openxmlformats.org/officeDocument/2006/relationships/hyperlink" Target="https://doi.org/10.1177/002224378101800104" TargetMode="External"/><Relationship Id="rId110" Type="http://schemas.openxmlformats.org/officeDocument/2006/relationships/hyperlink" Target="https://doi.org/10.1207/S15328007SEM0803_5" TargetMode="External"/><Relationship Id="rId231" Type="http://schemas.openxmlformats.org/officeDocument/2006/relationships/hyperlink" Target="https://doi.org/10.1007/s10964-021-01538-5" TargetMode="External"/><Relationship Id="rId230" Type="http://schemas.openxmlformats.org/officeDocument/2006/relationships/hyperlink" Target="https://doi.org/10.1007/s12144-018-9904-9" TargetMode="External"/><Relationship Id="rId114" Type="http://schemas.openxmlformats.org/officeDocument/2006/relationships/hyperlink" Target="https://doi.org/10.1111/jora.70093" TargetMode="External"/><Relationship Id="rId235" Type="http://schemas.openxmlformats.org/officeDocument/2006/relationships/hyperlink" Target="https://doi.org/10.1080/17405629.2016.1266248" TargetMode="External"/><Relationship Id="rId113" Type="http://schemas.openxmlformats.org/officeDocument/2006/relationships/hyperlink" Target="https://doi.org/10.1007/s00520-021-06456-7" TargetMode="External"/><Relationship Id="rId234" Type="http://schemas.openxmlformats.org/officeDocument/2006/relationships/hyperlink" Target="https://doi.org/10.1177/1077800410383121" TargetMode="External"/><Relationship Id="rId112" Type="http://schemas.openxmlformats.org/officeDocument/2006/relationships/hyperlink" Target="https://doi.org/10.1037/met0000167" TargetMode="External"/><Relationship Id="rId233" Type="http://schemas.openxmlformats.org/officeDocument/2006/relationships/hyperlink" Target="https://doi.org/10.1093/intqhc/mzm042" TargetMode="External"/><Relationship Id="rId111" Type="http://schemas.openxmlformats.org/officeDocument/2006/relationships/hyperlink" Target="https://doi.org/10.3758/s13428-017-0862-1" TargetMode="External"/><Relationship Id="rId232" Type="http://schemas.openxmlformats.org/officeDocument/2006/relationships/hyperlink" Target="https://doi.org/10.1093/ije/dyw341" TargetMode="External"/><Relationship Id="rId206" Type="http://schemas.openxmlformats.org/officeDocument/2006/relationships/hyperlink" Target="https://doi.org/10.2307/271063" TargetMode="External"/><Relationship Id="rId205" Type="http://schemas.openxmlformats.org/officeDocument/2006/relationships/hyperlink" Target="https://doi.org/10.3390/children10030587" TargetMode="External"/><Relationship Id="rId204" Type="http://schemas.openxmlformats.org/officeDocument/2006/relationships/hyperlink" Target="https://doi.org/10.1007/s00125-026-06717-2" TargetMode="External"/><Relationship Id="rId203" Type="http://schemas.openxmlformats.org/officeDocument/2006/relationships/hyperlink" Target="https://doi.org/10.1016/j.dr.2016.06.004" TargetMode="External"/><Relationship Id="rId209" Type="http://schemas.openxmlformats.org/officeDocument/2006/relationships/hyperlink" Target="https://doi.org/10.1093/biomet/70.1.41" TargetMode="External"/><Relationship Id="rId208" Type="http://schemas.openxmlformats.org/officeDocument/2006/relationships/hyperlink" Target="https://doi.org/10.1097/01.mop.0000245354.83454.68" TargetMode="External"/><Relationship Id="rId207" Type="http://schemas.openxmlformats.org/officeDocument/2006/relationships/hyperlink" Target="https://doi.org/10.1037/0003-066x.59.8.830" TargetMode="External"/><Relationship Id="rId202" Type="http://schemas.openxmlformats.org/officeDocument/2006/relationships/hyperlink" Target="https://doi.org/10.1093/jpepsy/jsr042" TargetMode="External"/><Relationship Id="rId201" Type="http://schemas.openxmlformats.org/officeDocument/2006/relationships/hyperlink" Target="https://doi.org/10.1002/smi.2780" TargetMode="External"/><Relationship Id="rId200" Type="http://schemas.openxmlformats.org/officeDocument/2006/relationships/hyperlink" Target="https://doi.org/10.1037/dev0000295" TargetMode="External"/></Relationships>
</file>

<file path=word/_rels/fontTable.xml.rels><?xml version="1.0" encoding="UTF-8" standalone="yes"?><Relationships xmlns="http://schemas.openxmlformats.org/package/2006/relationships"><Relationship Id="rId11" Type="http://schemas.openxmlformats.org/officeDocument/2006/relationships/font" Target="fonts/Roboto-bold.ttf"/><Relationship Id="rId10" Type="http://schemas.openxmlformats.org/officeDocument/2006/relationships/font" Target="fonts/Roboto-regular.ttf"/><Relationship Id="rId13" Type="http://schemas.openxmlformats.org/officeDocument/2006/relationships/font" Target="fonts/Roboto-boldItalic.ttf"/><Relationship Id="rId12" Type="http://schemas.openxmlformats.org/officeDocument/2006/relationships/font" Target="fonts/Roboto-italic.ttf"/><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Caudex-regular.ttf"/><Relationship Id="rId4" Type="http://schemas.openxmlformats.org/officeDocument/2006/relationships/font" Target="fonts/Caudex-bold.ttf"/><Relationship Id="rId9" Type="http://schemas.openxmlformats.org/officeDocument/2006/relationships/font" Target="fonts/Cardo-italic.ttf"/><Relationship Id="rId15" Type="http://schemas.openxmlformats.org/officeDocument/2006/relationships/font" Target="fonts/NotoSansSymbols-bold.ttf"/><Relationship Id="rId14" Type="http://schemas.openxmlformats.org/officeDocument/2006/relationships/font" Target="fonts/NotoSansSymbols-regular.ttf"/><Relationship Id="rId5" Type="http://schemas.openxmlformats.org/officeDocument/2006/relationships/font" Target="fonts/Caudex-italic.ttf"/><Relationship Id="rId6" Type="http://schemas.openxmlformats.org/officeDocument/2006/relationships/font" Target="fonts/Caudex-boldItalic.ttf"/><Relationship Id="rId7" Type="http://schemas.openxmlformats.org/officeDocument/2006/relationships/font" Target="fonts/Cardo-regular.ttf"/><Relationship Id="rId8" Type="http://schemas.openxmlformats.org/officeDocument/2006/relationships/font" Target="fonts/Card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authors">
    <vt:lpwstr>authors</vt:lpwstr>
  </property>
  <property fmtid="{D5CDD505-2E9C-101B-9397-08002B2CF9AE}" pid="3" name="biblio-config">
    <vt:lpwstr>True</vt:lpwstr>
  </property>
  <property fmtid="{D5CDD505-2E9C-101B-9397-08002B2CF9AE}" pid="4" name="bibliography">
    <vt:lpwstr>bibliography</vt:lpwstr>
  </property>
  <property fmtid="{D5CDD505-2E9C-101B-9397-08002B2CF9AE}" pid="5" name="by-author">
    <vt:lpwstr>by-author</vt:lpwstr>
  </property>
  <property fmtid="{D5CDD505-2E9C-101B-9397-08002B2CF9AE}" pid="6" name="crossref">
    <vt:lpwstr>crossref</vt:lpwstr>
  </property>
  <property fmtid="{D5CDD505-2E9C-101B-9397-08002B2CF9AE}" pid="7" name="csl">
    <vt:lpwstr>references/marmara-ama11.csl</vt:lpwstr>
  </property>
  <property fmtid="{D5CDD505-2E9C-101B-9397-08002B2CF9AE}" pid="8" name="engines">
    <vt:lpwstr>engines</vt:lpwstr>
  </property>
  <property fmtid="{D5CDD505-2E9C-101B-9397-08002B2CF9AE}" pid="9" name="header-includes">
    <vt:lpwstr>header-includes</vt:lpwstr>
  </property>
  <property fmtid="{D5CDD505-2E9C-101B-9397-08002B2CF9AE}" pid="10" name="include-after">
    <vt:lpwstr>include-after</vt:lpwstr>
  </property>
  <property fmtid="{D5CDD505-2E9C-101B-9397-08002B2CF9AE}" pid="11" name="include-before">
    <vt:lpwstr>include-before</vt:lpwstr>
  </property>
  <property fmtid="{D5CDD505-2E9C-101B-9397-08002B2CF9AE}" pid="12" name="labels">
    <vt:lpwstr>labels</vt:lpwstr>
  </property>
  <property fmtid="{D5CDD505-2E9C-101B-9397-08002B2CF9AE}" pid="13" name="lof">
    <vt:lpwstr>True</vt:lpwstr>
  </property>
  <property fmtid="{D5CDD505-2E9C-101B-9397-08002B2CF9AE}" pid="14" name="lot">
    <vt:lpwstr>True</vt:lpwstr>
  </property>
  <property fmtid="{D5CDD505-2E9C-101B-9397-08002B2CF9AE}" pid="15" name="toc-title">
    <vt:lpwstr>İÇİNDEKİLER</vt:lpwstr>
  </property>
</Properties>
</file>